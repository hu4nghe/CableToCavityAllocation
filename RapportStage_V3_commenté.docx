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bookmarkStart w:id="0" w:name="_Hlk204781646" w:displacedByCustomXml="next"/>
    <w:bookmarkEnd w:id="0" w:displacedByCustomXml="next"/>
    <w:sdt>
      <w:sdtPr>
        <w:rPr>
          <w:rFonts w:ascii="3DS V2" w:hAnsi="3DS V2" w:cs="Arial"/>
          <w:lang w:val="en-US"/>
        </w:rPr>
        <w:id w:val="1142131156"/>
        <w:docPartObj>
          <w:docPartGallery w:val="Cover Pages"/>
          <w:docPartUnique/>
        </w:docPartObj>
      </w:sdtPr>
      <w:sdtEndPr/>
      <w:sdtContent>
        <w:p w14:paraId="70C13CA9" w14:textId="11144232" w:rsidR="009509B5" w:rsidRPr="0041418D" w:rsidRDefault="00B6649D" w:rsidP="00656C66">
          <w:pPr>
            <w:jc w:val="right"/>
            <w:rPr>
              <w:rFonts w:ascii="3DS V2" w:hAnsi="3DS V2" w:cs="Arial"/>
              <w:lang w:val="en-US"/>
            </w:rPr>
          </w:pPr>
          <w:r w:rsidRPr="004018AE">
            <w:rPr>
              <w:noProof/>
            </w:rPr>
            <w:drawing>
              <wp:anchor distT="0" distB="0" distL="114300" distR="114300" simplePos="0" relativeHeight="251793920" behindDoc="0" locked="0" layoutInCell="1" allowOverlap="1" wp14:anchorId="1C4C98C3" wp14:editId="5D084F8B">
                <wp:simplePos x="0" y="0"/>
                <wp:positionH relativeFrom="margin">
                  <wp:posOffset>3598647</wp:posOffset>
                </wp:positionH>
                <wp:positionV relativeFrom="paragraph">
                  <wp:posOffset>59537</wp:posOffset>
                </wp:positionV>
                <wp:extent cx="2326233" cy="857454"/>
                <wp:effectExtent l="0" t="0" r="0" b="0"/>
                <wp:wrapNone/>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6233" cy="85745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4944" behindDoc="0" locked="0" layoutInCell="1" allowOverlap="1" wp14:anchorId="06998B1D" wp14:editId="1B307B00">
                <wp:simplePos x="0" y="0"/>
                <wp:positionH relativeFrom="margin">
                  <wp:posOffset>-219380</wp:posOffset>
                </wp:positionH>
                <wp:positionV relativeFrom="paragraph">
                  <wp:posOffset>116713</wp:posOffset>
                </wp:positionV>
                <wp:extent cx="2656015" cy="800100"/>
                <wp:effectExtent l="0" t="0" r="0" b="0"/>
                <wp:wrapNone/>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601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3166" w:rsidRPr="00E13166">
            <w:rPr>
              <w:rFonts w:ascii="Times New Roman" w:eastAsia="Times New Roman" w:hAnsi="Times New Roman" w:cs="Times New Roman"/>
              <w:noProof/>
              <w:sz w:val="24"/>
              <w:szCs w:val="24"/>
              <w:lang w:val="en-US" w:eastAsia="zh-CN"/>
            </w:rPr>
            <w:drawing>
              <wp:anchor distT="0" distB="0" distL="114300" distR="114300" simplePos="0" relativeHeight="251792896" behindDoc="1" locked="0" layoutInCell="1" allowOverlap="1" wp14:anchorId="47406BBF" wp14:editId="7E879BD7">
                <wp:simplePos x="0" y="0"/>
                <wp:positionH relativeFrom="page">
                  <wp:align>right</wp:align>
                </wp:positionH>
                <wp:positionV relativeFrom="paragraph">
                  <wp:posOffset>-1371600</wp:posOffset>
                </wp:positionV>
                <wp:extent cx="7633977" cy="11455195"/>
                <wp:effectExtent l="0" t="0" r="508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33977" cy="11455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10D51" w14:textId="69BB8D07" w:rsidR="009509B5" w:rsidRPr="0041418D" w:rsidRDefault="009509B5" w:rsidP="00656C66">
          <w:pPr>
            <w:jc w:val="right"/>
            <w:rPr>
              <w:rFonts w:ascii="3DS V2" w:hAnsi="3DS V2" w:cs="Arial"/>
              <w:lang w:val="en-US"/>
            </w:rPr>
          </w:pPr>
        </w:p>
        <w:p w14:paraId="1AA8A1E3" w14:textId="7E7338B5" w:rsidR="009509B5" w:rsidRPr="0041418D" w:rsidRDefault="009509B5" w:rsidP="00656C66">
          <w:pPr>
            <w:jc w:val="right"/>
            <w:rPr>
              <w:rFonts w:ascii="3DS V2" w:hAnsi="3DS V2" w:cs="Arial"/>
              <w:lang w:val="en-US"/>
            </w:rPr>
          </w:pPr>
        </w:p>
        <w:p w14:paraId="5257438D" w14:textId="34538448" w:rsidR="009509B5" w:rsidRPr="0041418D" w:rsidRDefault="009509B5" w:rsidP="00656C66">
          <w:pPr>
            <w:jc w:val="right"/>
            <w:rPr>
              <w:rFonts w:ascii="3DS V2" w:hAnsi="3DS V2" w:cs="Arial"/>
              <w:lang w:val="en-US"/>
            </w:rPr>
          </w:pPr>
        </w:p>
        <w:p w14:paraId="78C75A00" w14:textId="1B4CDEC3" w:rsidR="009509B5" w:rsidRPr="0041418D" w:rsidRDefault="009509B5" w:rsidP="00656C66">
          <w:pPr>
            <w:jc w:val="right"/>
            <w:rPr>
              <w:rFonts w:ascii="3DS V2" w:hAnsi="3DS V2" w:cs="Arial"/>
              <w:lang w:val="en-US"/>
            </w:rPr>
          </w:pPr>
        </w:p>
        <w:p w14:paraId="12D4B3C7" w14:textId="17D2FF43" w:rsidR="009509B5" w:rsidRPr="0041418D" w:rsidRDefault="009509B5" w:rsidP="00656C66">
          <w:pPr>
            <w:jc w:val="right"/>
            <w:rPr>
              <w:rFonts w:ascii="3DS V2" w:hAnsi="3DS V2" w:cs="Arial"/>
              <w:lang w:val="en-US"/>
            </w:rPr>
          </w:pPr>
        </w:p>
        <w:p w14:paraId="0D72498B" w14:textId="322A272B" w:rsidR="00E13166" w:rsidRPr="00E13166" w:rsidRDefault="00E13166" w:rsidP="00E13166">
          <w:pPr>
            <w:spacing w:before="100" w:beforeAutospacing="1" w:after="100" w:afterAutospacing="1" w:line="240" w:lineRule="auto"/>
            <w:rPr>
              <w:rFonts w:ascii="Times New Roman" w:eastAsia="Times New Roman" w:hAnsi="Times New Roman" w:cs="Times New Roman"/>
              <w:sz w:val="24"/>
              <w:szCs w:val="24"/>
              <w:lang w:val="en-US" w:eastAsia="zh-CN"/>
            </w:rPr>
          </w:pPr>
        </w:p>
        <w:p w14:paraId="2AF78B68" w14:textId="7ED18305" w:rsidR="009509B5" w:rsidRPr="0041418D" w:rsidRDefault="009509B5" w:rsidP="009509B5">
          <w:pPr>
            <w:rPr>
              <w:rFonts w:ascii="3DS V2" w:hAnsi="3DS V2" w:cs="Arial"/>
              <w:sz w:val="56"/>
              <w:szCs w:val="56"/>
              <w:lang w:val="en-US"/>
            </w:rPr>
          </w:pPr>
        </w:p>
        <w:p w14:paraId="77B1A76D" w14:textId="77777777" w:rsidR="004018AE" w:rsidRDefault="004018AE" w:rsidP="009509B5">
          <w:pPr>
            <w:spacing w:line="240" w:lineRule="auto"/>
            <w:rPr>
              <w:rFonts w:ascii="3DS V2" w:hAnsi="3DS V2" w:cs="Arial"/>
              <w:b/>
              <w:bCs/>
              <w:color w:val="FFFFFF" w:themeColor="background1"/>
              <w:sz w:val="56"/>
              <w:szCs w:val="56"/>
              <w:lang w:val="en-US"/>
            </w:rPr>
          </w:pPr>
        </w:p>
        <w:p w14:paraId="75ABEADF" w14:textId="75710AFD" w:rsidR="00656C66" w:rsidRPr="00E13166" w:rsidRDefault="00A66145" w:rsidP="009509B5">
          <w:pPr>
            <w:spacing w:line="240" w:lineRule="auto"/>
            <w:rPr>
              <w:rFonts w:ascii="3DS V2" w:hAnsi="3DS V2" w:cs="Arial"/>
              <w:b/>
              <w:bCs/>
              <w:color w:val="FFFFFF" w:themeColor="background1"/>
              <w:sz w:val="56"/>
              <w:szCs w:val="56"/>
              <w:lang w:val="en-US"/>
            </w:rPr>
          </w:pPr>
          <w:r w:rsidRPr="00E13166">
            <w:rPr>
              <w:rFonts w:ascii="3DS V2" w:hAnsi="3DS V2" w:cs="Arial"/>
              <w:b/>
              <w:bCs/>
              <w:color w:val="FFFFFF" w:themeColor="background1"/>
              <w:sz w:val="56"/>
              <w:szCs w:val="56"/>
              <w:lang w:val="en-US"/>
            </w:rPr>
            <w:t>Rapport de stage</w:t>
          </w:r>
        </w:p>
        <w:p w14:paraId="16D3DA3E" w14:textId="6AC5DC4A" w:rsidR="00D51A67" w:rsidRPr="00E13166" w:rsidRDefault="00A66145" w:rsidP="00A66145">
          <w:pPr>
            <w:spacing w:line="240" w:lineRule="auto"/>
            <w:rPr>
              <w:rFonts w:ascii="3DS V2" w:hAnsi="3DS V2" w:cs="Arial"/>
              <w:color w:val="FFFFFF" w:themeColor="background1"/>
              <w:sz w:val="36"/>
              <w:szCs w:val="36"/>
              <w:lang w:val="en-US"/>
            </w:rPr>
          </w:pPr>
          <w:r w:rsidRPr="00E13166">
            <w:rPr>
              <w:rFonts w:ascii="3DS V2" w:hAnsi="3DS V2" w:cs="Arial"/>
              <w:color w:val="FFFFFF" w:themeColor="background1"/>
              <w:sz w:val="36"/>
              <w:szCs w:val="36"/>
              <w:lang w:val="en-US"/>
            </w:rPr>
            <w:t xml:space="preserve">CATIA </w:t>
          </w:r>
          <w:r w:rsidR="00AC3A1F" w:rsidRPr="00E13166">
            <w:rPr>
              <w:rFonts w:ascii="3DS V2" w:hAnsi="3DS V2" w:cs="Arial"/>
              <w:color w:val="FFFFFF" w:themeColor="background1"/>
              <w:sz w:val="36"/>
              <w:szCs w:val="36"/>
              <w:lang w:val="en-US"/>
            </w:rPr>
            <w:t>Electrical Logical System Design:</w:t>
          </w:r>
          <w:r w:rsidR="00D51A67" w:rsidRPr="00E13166">
            <w:rPr>
              <w:rFonts w:ascii="3DS V2" w:hAnsi="3DS V2" w:cs="Arial"/>
              <w:color w:val="FFFFFF" w:themeColor="background1"/>
              <w:sz w:val="36"/>
              <w:szCs w:val="36"/>
              <w:lang w:val="en-US"/>
            </w:rPr>
            <w:t xml:space="preserve"> </w:t>
          </w:r>
        </w:p>
        <w:p w14:paraId="23C52135" w14:textId="53C550B9" w:rsidR="00A66145" w:rsidRPr="00E13166" w:rsidRDefault="00A66145" w:rsidP="00A66145">
          <w:pPr>
            <w:spacing w:line="240" w:lineRule="auto"/>
            <w:rPr>
              <w:rFonts w:ascii="3DS V2" w:hAnsi="3DS V2" w:cs="Arial"/>
              <w:color w:val="FFFFFF" w:themeColor="background1"/>
              <w:sz w:val="36"/>
              <w:szCs w:val="36"/>
            </w:rPr>
          </w:pPr>
          <w:r w:rsidRPr="00E13166">
            <w:rPr>
              <w:rFonts w:ascii="3DS V2" w:hAnsi="3DS V2" w:cs="Arial"/>
              <w:color w:val="FFFFFF" w:themeColor="background1"/>
              <w:sz w:val="36"/>
              <w:szCs w:val="36"/>
            </w:rPr>
            <w:t xml:space="preserve">Automatisation d’allocation de câbles </w:t>
          </w:r>
          <w:r w:rsidR="00682231" w:rsidRPr="00E13166">
            <w:rPr>
              <w:rFonts w:ascii="3DS V2" w:hAnsi="3DS V2" w:cs="Arial"/>
              <w:color w:val="FFFFFF" w:themeColor="background1"/>
              <w:sz w:val="36"/>
              <w:szCs w:val="36"/>
            </w:rPr>
            <w:t>aux connecteurs</w:t>
          </w:r>
          <w:r w:rsidR="005979F9" w:rsidRPr="00E13166">
            <w:rPr>
              <w:rFonts w:ascii="3DS V2" w:hAnsi="3DS V2" w:cs="Arial"/>
              <w:color w:val="FFFFFF" w:themeColor="background1"/>
              <w:sz w:val="36"/>
              <w:szCs w:val="36"/>
            </w:rPr>
            <w:t xml:space="preserve"> de coupure</w:t>
          </w:r>
        </w:p>
        <w:p w14:paraId="5F5E61E6" w14:textId="643D4E3E" w:rsidR="00584320" w:rsidRPr="0040636C" w:rsidRDefault="00584320" w:rsidP="009509B5">
          <w:pPr>
            <w:spacing w:line="240" w:lineRule="auto"/>
            <w:rPr>
              <w:rFonts w:ascii="3DS V2" w:hAnsi="3DS V2" w:cs="Arial"/>
              <w:sz w:val="44"/>
              <w:szCs w:val="44"/>
            </w:rPr>
          </w:pPr>
        </w:p>
        <w:p w14:paraId="42DE9C2E" w14:textId="0D3F0951" w:rsidR="00584320" w:rsidRPr="0040636C" w:rsidRDefault="00584320" w:rsidP="000976C8">
          <w:pPr>
            <w:jc w:val="right"/>
            <w:rPr>
              <w:rFonts w:ascii="3DS V2" w:hAnsi="3DS V2" w:cs="Arial"/>
              <w:sz w:val="56"/>
              <w:szCs w:val="56"/>
            </w:rPr>
          </w:pPr>
        </w:p>
        <w:p w14:paraId="711A7291" w14:textId="77E4A975" w:rsidR="00584320" w:rsidRPr="0040636C" w:rsidRDefault="00584320" w:rsidP="000976C8">
          <w:pPr>
            <w:jc w:val="right"/>
            <w:rPr>
              <w:rFonts w:ascii="3DS V2" w:hAnsi="3DS V2" w:cs="Arial"/>
              <w:sz w:val="56"/>
              <w:szCs w:val="56"/>
            </w:rPr>
          </w:pPr>
        </w:p>
        <w:p w14:paraId="6EEF926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68573E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650E8CFC"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BEA81BE"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45BFFC4" w14:textId="001AC89D" w:rsidR="00CE2911" w:rsidRPr="00E13166"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lang w:eastAsia="zh-CN"/>
            </w:rPr>
            <w:t xml:space="preserve">Elève : </w:t>
          </w:r>
          <w:r w:rsidR="0093790F" w:rsidRPr="00E13166">
            <w:rPr>
              <w:rFonts w:ascii="3DS V2" w:hAnsi="3DS V2" w:cs="Arial"/>
              <w:color w:val="FFFFFF" w:themeColor="background1"/>
              <w:sz w:val="24"/>
              <w:szCs w:val="24"/>
            </w:rPr>
            <w:t>HUANG He</w:t>
          </w:r>
        </w:p>
        <w:p w14:paraId="47E0B850" w14:textId="77777777" w:rsidR="004018AE"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rPr>
            <w:t>Tuteur : Sébastien GOUTAUDIER</w:t>
          </w:r>
        </w:p>
        <w:p w14:paraId="66771E4F" w14:textId="12816F01" w:rsidR="00584320" w:rsidRPr="004018AE" w:rsidRDefault="004018AE" w:rsidP="004018AE">
          <w:pPr>
            <w:rPr>
              <w:rFonts w:ascii="3DS V2" w:hAnsi="3DS V2" w:cs="Arial"/>
              <w:color w:val="FFFFFF" w:themeColor="background1"/>
              <w:sz w:val="24"/>
              <w:szCs w:val="24"/>
            </w:rPr>
          </w:pPr>
          <w:r>
            <w:rPr>
              <w:rFonts w:ascii="3DS V2" w:hAnsi="3DS V2" w:cs="Arial"/>
              <w:color w:val="FFFFFF" w:themeColor="background1"/>
              <w:sz w:val="24"/>
              <w:szCs w:val="24"/>
            </w:rPr>
            <w:br w:type="page"/>
          </w:r>
        </w:p>
      </w:sdtContent>
    </w:sdt>
    <w:bookmarkStart w:id="1" w:name="_Toc188340679" w:displacedByCustomXml="next"/>
    <w:bookmarkStart w:id="2" w:name="_Toc181188180" w:displacedByCustomXml="next"/>
    <w:bookmarkStart w:id="3" w:name="_Toc181410982" w:displacedByCustomXml="next"/>
    <w:bookmarkStart w:id="4" w:name="_Ref181006413" w:displacedByCustomXml="next"/>
    <w:bookmarkStart w:id="5" w:name="_Toc180835501" w:displacedByCustomXml="next"/>
    <w:bookmarkStart w:id="6" w:name="_Toc180835435" w:displacedByCustomXml="next"/>
    <w:bookmarkStart w:id="7" w:name="_Toc180835369" w:displacedByCustomXml="next"/>
    <w:bookmarkStart w:id="8" w:name="_Toc180835303" w:displacedByCustomXml="next"/>
    <w:bookmarkStart w:id="9" w:name="_Toc171918586"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SimSun"/>
          <w:sz w:val="24"/>
          <w:szCs w:val="24"/>
        </w:rPr>
      </w:sdtEndPr>
      <w:sdtContent>
        <w:p w14:paraId="02D2A946" w14:textId="54CDB2CA" w:rsidR="00C674AC" w:rsidRPr="00D10A30" w:rsidRDefault="0069364A" w:rsidP="00FE259C">
          <w:pPr>
            <w:pStyle w:val="TOCHeading"/>
            <w:spacing w:line="20" w:lineRule="atLeast"/>
            <w:rPr>
              <w:rFonts w:ascii="3DS V2" w:hAnsi="3DS V2"/>
              <w:sz w:val="32"/>
              <w:szCs w:val="32"/>
            </w:rPr>
          </w:pPr>
          <w:r w:rsidRPr="00D10A30">
            <w:rPr>
              <w:rFonts w:ascii="3DS V2" w:hAnsi="3DS V2"/>
              <w:sz w:val="32"/>
              <w:szCs w:val="32"/>
            </w:rPr>
            <w:t>Table</w:t>
          </w:r>
          <w:r w:rsidR="000239B5" w:rsidRPr="00D10A30">
            <w:rPr>
              <w:rFonts w:ascii="3DS V2" w:hAnsi="3DS V2"/>
              <w:sz w:val="32"/>
              <w:szCs w:val="32"/>
            </w:rPr>
            <w:t xml:space="preserve"> </w:t>
          </w:r>
          <w:r w:rsidRPr="00D10A30">
            <w:rPr>
              <w:rFonts w:ascii="3DS V2" w:hAnsi="3DS V2"/>
              <w:sz w:val="32"/>
              <w:szCs w:val="32"/>
            </w:rPr>
            <w:t>des matières</w:t>
          </w:r>
        </w:p>
        <w:p w14:paraId="6BEAD7E1" w14:textId="710723CA" w:rsidR="009D4812" w:rsidRDefault="00C674AC">
          <w:pPr>
            <w:pStyle w:val="TOC2"/>
            <w:tabs>
              <w:tab w:val="right" w:leader="dot" w:pos="9016"/>
            </w:tabs>
            <w:rPr>
              <w:rFonts w:asciiTheme="minorHAnsi" w:eastAsiaTheme="minorEastAsia" w:hAnsiTheme="minorHAnsi"/>
              <w:noProof/>
              <w:kern w:val="2"/>
              <w:szCs w:val="24"/>
              <w:lang w:val="en-US" w:eastAsia="zh-CN"/>
              <w14:ligatures w14:val="standardContextual"/>
            </w:rPr>
          </w:pPr>
          <w:r w:rsidRPr="00D10A30">
            <w:rPr>
              <w:rFonts w:ascii="3DS V2" w:hAnsi="3DS V2"/>
              <w:sz w:val="20"/>
              <w:szCs w:val="20"/>
              <w:lang w:val="en-US"/>
            </w:rPr>
            <w:fldChar w:fldCharType="begin"/>
          </w:r>
          <w:r w:rsidRPr="00D10A30">
            <w:rPr>
              <w:rFonts w:ascii="3DS V2" w:hAnsi="3DS V2"/>
              <w:sz w:val="20"/>
              <w:szCs w:val="20"/>
              <w:lang w:val="en-US"/>
            </w:rPr>
            <w:instrText xml:space="preserve"> TOC \o "1-3" \h \z \u </w:instrText>
          </w:r>
          <w:r w:rsidRPr="00D10A30">
            <w:rPr>
              <w:rFonts w:ascii="3DS V2" w:hAnsi="3DS V2"/>
              <w:sz w:val="20"/>
              <w:szCs w:val="20"/>
              <w:lang w:val="en-US"/>
            </w:rPr>
            <w:fldChar w:fldCharType="separate"/>
          </w:r>
          <w:hyperlink w:anchor="_Toc204887627" w:history="1">
            <w:r w:rsidR="009D4812" w:rsidRPr="00AE1C24">
              <w:rPr>
                <w:rStyle w:val="Hyperlink"/>
                <w:rFonts w:ascii="3DS V2" w:hAnsi="3DS V2" w:cs="Arial"/>
                <w:noProof/>
              </w:rPr>
              <w:t>Remerciements</w:t>
            </w:r>
            <w:r w:rsidR="009D4812">
              <w:rPr>
                <w:noProof/>
                <w:webHidden/>
              </w:rPr>
              <w:tab/>
            </w:r>
            <w:r w:rsidR="009D4812">
              <w:rPr>
                <w:noProof/>
                <w:webHidden/>
              </w:rPr>
              <w:fldChar w:fldCharType="begin"/>
            </w:r>
            <w:r w:rsidR="009D4812">
              <w:rPr>
                <w:noProof/>
                <w:webHidden/>
              </w:rPr>
              <w:instrText xml:space="preserve"> PAGEREF _Toc204887627 \h </w:instrText>
            </w:r>
            <w:r w:rsidR="009D4812">
              <w:rPr>
                <w:noProof/>
                <w:webHidden/>
              </w:rPr>
            </w:r>
            <w:r w:rsidR="009D4812">
              <w:rPr>
                <w:noProof/>
                <w:webHidden/>
              </w:rPr>
              <w:fldChar w:fldCharType="separate"/>
            </w:r>
            <w:r w:rsidR="009D4812">
              <w:rPr>
                <w:noProof/>
                <w:webHidden/>
              </w:rPr>
              <w:t>3</w:t>
            </w:r>
            <w:r w:rsidR="009D4812">
              <w:rPr>
                <w:noProof/>
                <w:webHidden/>
              </w:rPr>
              <w:fldChar w:fldCharType="end"/>
            </w:r>
          </w:hyperlink>
        </w:p>
        <w:p w14:paraId="2B68C4C8" w14:textId="029705C4" w:rsidR="009D4812" w:rsidRDefault="00371DED">
          <w:pPr>
            <w:pStyle w:val="TOC2"/>
            <w:tabs>
              <w:tab w:val="right" w:leader="dot" w:pos="9016"/>
            </w:tabs>
            <w:rPr>
              <w:rFonts w:asciiTheme="minorHAnsi" w:eastAsiaTheme="minorEastAsia" w:hAnsiTheme="minorHAnsi"/>
              <w:noProof/>
              <w:kern w:val="2"/>
              <w:szCs w:val="24"/>
              <w:lang w:val="en-US" w:eastAsia="zh-CN"/>
              <w14:ligatures w14:val="standardContextual"/>
            </w:rPr>
          </w:pPr>
          <w:hyperlink w:anchor="_Toc204887628" w:history="1">
            <w:r w:rsidR="009D4812" w:rsidRPr="00AE1C24">
              <w:rPr>
                <w:rStyle w:val="Hyperlink"/>
                <w:rFonts w:ascii="3DS V2" w:hAnsi="3DS V2" w:cs="Arial"/>
                <w:noProof/>
              </w:rPr>
              <w:t>Présentation de l’entreprise : Dassault Systèmes</w:t>
            </w:r>
            <w:r w:rsidR="009D4812">
              <w:rPr>
                <w:noProof/>
                <w:webHidden/>
              </w:rPr>
              <w:tab/>
            </w:r>
            <w:r w:rsidR="009D4812">
              <w:rPr>
                <w:noProof/>
                <w:webHidden/>
              </w:rPr>
              <w:fldChar w:fldCharType="begin"/>
            </w:r>
            <w:r w:rsidR="009D4812">
              <w:rPr>
                <w:noProof/>
                <w:webHidden/>
              </w:rPr>
              <w:instrText xml:space="preserve"> PAGEREF _Toc204887628 \h </w:instrText>
            </w:r>
            <w:r w:rsidR="009D4812">
              <w:rPr>
                <w:noProof/>
                <w:webHidden/>
              </w:rPr>
            </w:r>
            <w:r w:rsidR="009D4812">
              <w:rPr>
                <w:noProof/>
                <w:webHidden/>
              </w:rPr>
              <w:fldChar w:fldCharType="separate"/>
            </w:r>
            <w:r w:rsidR="009D4812">
              <w:rPr>
                <w:noProof/>
                <w:webHidden/>
              </w:rPr>
              <w:t>4</w:t>
            </w:r>
            <w:r w:rsidR="009D4812">
              <w:rPr>
                <w:noProof/>
                <w:webHidden/>
              </w:rPr>
              <w:fldChar w:fldCharType="end"/>
            </w:r>
          </w:hyperlink>
        </w:p>
        <w:p w14:paraId="6D51F1D0" w14:textId="7A457D0C"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29" w:history="1">
            <w:r w:rsidR="009D4812" w:rsidRPr="00AE1C24">
              <w:rPr>
                <w:rStyle w:val="Hyperlink"/>
                <w:rFonts w:ascii="3DS V2" w:hAnsi="3DS V2"/>
                <w:noProof/>
              </w:rPr>
              <w:t>Une présence mondiale</w:t>
            </w:r>
            <w:r w:rsidR="009D4812">
              <w:rPr>
                <w:noProof/>
                <w:webHidden/>
              </w:rPr>
              <w:tab/>
            </w:r>
            <w:r w:rsidR="009D4812">
              <w:rPr>
                <w:noProof/>
                <w:webHidden/>
              </w:rPr>
              <w:fldChar w:fldCharType="begin"/>
            </w:r>
            <w:r w:rsidR="009D4812">
              <w:rPr>
                <w:noProof/>
                <w:webHidden/>
              </w:rPr>
              <w:instrText xml:space="preserve"> PAGEREF _Toc204887629 \h </w:instrText>
            </w:r>
            <w:r w:rsidR="009D4812">
              <w:rPr>
                <w:noProof/>
                <w:webHidden/>
              </w:rPr>
            </w:r>
            <w:r w:rsidR="009D4812">
              <w:rPr>
                <w:noProof/>
                <w:webHidden/>
              </w:rPr>
              <w:fldChar w:fldCharType="separate"/>
            </w:r>
            <w:r w:rsidR="009D4812">
              <w:rPr>
                <w:noProof/>
                <w:webHidden/>
              </w:rPr>
              <w:t>5</w:t>
            </w:r>
            <w:r w:rsidR="009D4812">
              <w:rPr>
                <w:noProof/>
                <w:webHidden/>
              </w:rPr>
              <w:fldChar w:fldCharType="end"/>
            </w:r>
          </w:hyperlink>
        </w:p>
        <w:p w14:paraId="7BB6AB80" w14:textId="3013448C"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30" w:history="1">
            <w:r w:rsidR="009D4812" w:rsidRPr="00AE1C24">
              <w:rPr>
                <w:rStyle w:val="Hyperlink"/>
                <w:rFonts w:ascii="3DS V2" w:hAnsi="3DS V2"/>
                <w:noProof/>
              </w:rPr>
              <w:t>Une vision forte : le virtuel au service du réel</w:t>
            </w:r>
            <w:r w:rsidR="009D4812">
              <w:rPr>
                <w:noProof/>
                <w:webHidden/>
              </w:rPr>
              <w:tab/>
            </w:r>
            <w:r w:rsidR="009D4812">
              <w:rPr>
                <w:noProof/>
                <w:webHidden/>
              </w:rPr>
              <w:fldChar w:fldCharType="begin"/>
            </w:r>
            <w:r w:rsidR="009D4812">
              <w:rPr>
                <w:noProof/>
                <w:webHidden/>
              </w:rPr>
              <w:instrText xml:space="preserve"> PAGEREF _Toc204887630 \h </w:instrText>
            </w:r>
            <w:r w:rsidR="009D4812">
              <w:rPr>
                <w:noProof/>
                <w:webHidden/>
              </w:rPr>
            </w:r>
            <w:r w:rsidR="009D4812">
              <w:rPr>
                <w:noProof/>
                <w:webHidden/>
              </w:rPr>
              <w:fldChar w:fldCharType="separate"/>
            </w:r>
            <w:r w:rsidR="009D4812">
              <w:rPr>
                <w:noProof/>
                <w:webHidden/>
              </w:rPr>
              <w:t>5</w:t>
            </w:r>
            <w:r w:rsidR="009D4812">
              <w:rPr>
                <w:noProof/>
                <w:webHidden/>
              </w:rPr>
              <w:fldChar w:fldCharType="end"/>
            </w:r>
          </w:hyperlink>
        </w:p>
        <w:p w14:paraId="29DE3FEB" w14:textId="2E4CC313"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31" w:history="1">
            <w:r w:rsidR="009D4812" w:rsidRPr="00AE1C24">
              <w:rPr>
                <w:rStyle w:val="Hyperlink"/>
                <w:rFonts w:ascii="3DS V2" w:hAnsi="3DS V2"/>
                <w:noProof/>
              </w:rPr>
              <w:t>Une culture d’innovation portée par l’esprit « IFWE »</w:t>
            </w:r>
            <w:r w:rsidR="009D4812">
              <w:rPr>
                <w:noProof/>
                <w:webHidden/>
              </w:rPr>
              <w:tab/>
            </w:r>
            <w:r w:rsidR="009D4812">
              <w:rPr>
                <w:noProof/>
                <w:webHidden/>
              </w:rPr>
              <w:fldChar w:fldCharType="begin"/>
            </w:r>
            <w:r w:rsidR="009D4812">
              <w:rPr>
                <w:noProof/>
                <w:webHidden/>
              </w:rPr>
              <w:instrText xml:space="preserve"> PAGEREF _Toc204887631 \h </w:instrText>
            </w:r>
            <w:r w:rsidR="009D4812">
              <w:rPr>
                <w:noProof/>
                <w:webHidden/>
              </w:rPr>
            </w:r>
            <w:r w:rsidR="009D4812">
              <w:rPr>
                <w:noProof/>
                <w:webHidden/>
              </w:rPr>
              <w:fldChar w:fldCharType="separate"/>
            </w:r>
            <w:r w:rsidR="009D4812">
              <w:rPr>
                <w:noProof/>
                <w:webHidden/>
              </w:rPr>
              <w:t>6</w:t>
            </w:r>
            <w:r w:rsidR="009D4812">
              <w:rPr>
                <w:noProof/>
                <w:webHidden/>
              </w:rPr>
              <w:fldChar w:fldCharType="end"/>
            </w:r>
          </w:hyperlink>
        </w:p>
        <w:p w14:paraId="4E46DBEF" w14:textId="45126BE3"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32" w:history="1">
            <w:r w:rsidR="009D4812" w:rsidRPr="00AE1C24">
              <w:rPr>
                <w:rStyle w:val="Hyperlink"/>
                <w:rFonts w:ascii="3DS V2" w:hAnsi="3DS V2"/>
                <w:noProof/>
              </w:rPr>
              <w:t>Une stratégie autour de l’humain, l’industrie et les expériences</w:t>
            </w:r>
            <w:r w:rsidR="009D4812">
              <w:rPr>
                <w:noProof/>
                <w:webHidden/>
              </w:rPr>
              <w:tab/>
            </w:r>
            <w:r w:rsidR="009D4812">
              <w:rPr>
                <w:noProof/>
                <w:webHidden/>
              </w:rPr>
              <w:fldChar w:fldCharType="begin"/>
            </w:r>
            <w:r w:rsidR="009D4812">
              <w:rPr>
                <w:noProof/>
                <w:webHidden/>
              </w:rPr>
              <w:instrText xml:space="preserve"> PAGEREF _Toc204887632 \h </w:instrText>
            </w:r>
            <w:r w:rsidR="009D4812">
              <w:rPr>
                <w:noProof/>
                <w:webHidden/>
              </w:rPr>
            </w:r>
            <w:r w:rsidR="009D4812">
              <w:rPr>
                <w:noProof/>
                <w:webHidden/>
              </w:rPr>
              <w:fldChar w:fldCharType="separate"/>
            </w:r>
            <w:r w:rsidR="009D4812">
              <w:rPr>
                <w:noProof/>
                <w:webHidden/>
              </w:rPr>
              <w:t>6</w:t>
            </w:r>
            <w:r w:rsidR="009D4812">
              <w:rPr>
                <w:noProof/>
                <w:webHidden/>
              </w:rPr>
              <w:fldChar w:fldCharType="end"/>
            </w:r>
          </w:hyperlink>
        </w:p>
        <w:p w14:paraId="0F703732" w14:textId="1BDE101C"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33" w:history="1">
            <w:r w:rsidR="009D4812" w:rsidRPr="00AE1C24">
              <w:rPr>
                <w:rStyle w:val="Hyperlink"/>
                <w:rFonts w:ascii="3DS V2" w:hAnsi="3DS V2"/>
                <w:noProof/>
              </w:rPr>
              <w:t>L’Equipe de CATIA – schématique électrique</w:t>
            </w:r>
            <w:r w:rsidR="009D4812">
              <w:rPr>
                <w:noProof/>
                <w:webHidden/>
              </w:rPr>
              <w:tab/>
            </w:r>
            <w:r w:rsidR="009D4812">
              <w:rPr>
                <w:noProof/>
                <w:webHidden/>
              </w:rPr>
              <w:fldChar w:fldCharType="begin"/>
            </w:r>
            <w:r w:rsidR="009D4812">
              <w:rPr>
                <w:noProof/>
                <w:webHidden/>
              </w:rPr>
              <w:instrText xml:space="preserve"> PAGEREF _Toc204887633 \h </w:instrText>
            </w:r>
            <w:r w:rsidR="009D4812">
              <w:rPr>
                <w:noProof/>
                <w:webHidden/>
              </w:rPr>
            </w:r>
            <w:r w:rsidR="009D4812">
              <w:rPr>
                <w:noProof/>
                <w:webHidden/>
              </w:rPr>
              <w:fldChar w:fldCharType="separate"/>
            </w:r>
            <w:r w:rsidR="009D4812">
              <w:rPr>
                <w:noProof/>
                <w:webHidden/>
              </w:rPr>
              <w:t>10</w:t>
            </w:r>
            <w:r w:rsidR="009D4812">
              <w:rPr>
                <w:noProof/>
                <w:webHidden/>
              </w:rPr>
              <w:fldChar w:fldCharType="end"/>
            </w:r>
          </w:hyperlink>
        </w:p>
        <w:p w14:paraId="5F0224B2" w14:textId="392BC80B" w:rsidR="009D4812" w:rsidRDefault="00371DED">
          <w:pPr>
            <w:pStyle w:val="TOC1"/>
            <w:tabs>
              <w:tab w:val="right" w:leader="dot" w:pos="9016"/>
            </w:tabs>
            <w:rPr>
              <w:rFonts w:asciiTheme="minorHAnsi" w:eastAsiaTheme="minorEastAsia" w:hAnsiTheme="minorHAnsi"/>
              <w:noProof/>
              <w:kern w:val="2"/>
              <w:szCs w:val="24"/>
              <w:lang w:val="en-US" w:eastAsia="zh-CN"/>
              <w14:ligatures w14:val="standardContextual"/>
            </w:rPr>
          </w:pPr>
          <w:hyperlink w:anchor="_Toc204887634" w:history="1">
            <w:r w:rsidR="009D4812">
              <w:rPr>
                <w:noProof/>
                <w:webHidden/>
              </w:rPr>
              <w:tab/>
            </w:r>
            <w:r w:rsidR="009D4812">
              <w:rPr>
                <w:noProof/>
                <w:webHidden/>
              </w:rPr>
              <w:fldChar w:fldCharType="begin"/>
            </w:r>
            <w:r w:rsidR="009D4812">
              <w:rPr>
                <w:noProof/>
                <w:webHidden/>
              </w:rPr>
              <w:instrText xml:space="preserve"> PAGEREF _Toc204887634 \h </w:instrText>
            </w:r>
            <w:r w:rsidR="009D4812">
              <w:rPr>
                <w:noProof/>
                <w:webHidden/>
              </w:rPr>
            </w:r>
            <w:r w:rsidR="009D4812">
              <w:rPr>
                <w:noProof/>
                <w:webHidden/>
              </w:rPr>
              <w:fldChar w:fldCharType="separate"/>
            </w:r>
            <w:r w:rsidR="009D4812">
              <w:rPr>
                <w:noProof/>
                <w:webHidden/>
              </w:rPr>
              <w:t>11</w:t>
            </w:r>
            <w:r w:rsidR="009D4812">
              <w:rPr>
                <w:noProof/>
                <w:webHidden/>
              </w:rPr>
              <w:fldChar w:fldCharType="end"/>
            </w:r>
          </w:hyperlink>
        </w:p>
        <w:p w14:paraId="7046AEF5" w14:textId="00707B2A" w:rsidR="009D4812" w:rsidRDefault="00371DED">
          <w:pPr>
            <w:pStyle w:val="TOC1"/>
            <w:tabs>
              <w:tab w:val="right" w:leader="dot" w:pos="9016"/>
            </w:tabs>
            <w:rPr>
              <w:rFonts w:asciiTheme="minorHAnsi" w:eastAsiaTheme="minorEastAsia" w:hAnsiTheme="minorHAnsi"/>
              <w:noProof/>
              <w:kern w:val="2"/>
              <w:szCs w:val="24"/>
              <w:lang w:val="en-US" w:eastAsia="zh-CN"/>
              <w14:ligatures w14:val="standardContextual"/>
            </w:rPr>
          </w:pPr>
          <w:hyperlink w:anchor="_Toc204887635" w:history="1">
            <w:r w:rsidR="009D4812" w:rsidRPr="00AE1C24">
              <w:rPr>
                <w:rStyle w:val="Hyperlink"/>
                <w:rFonts w:ascii="3DS V2" w:hAnsi="3DS V2"/>
                <w:b/>
                <w:noProof/>
              </w:rPr>
              <w:t>La mission du stage</w:t>
            </w:r>
            <w:r w:rsidR="009D4812">
              <w:rPr>
                <w:noProof/>
                <w:webHidden/>
              </w:rPr>
              <w:tab/>
            </w:r>
            <w:r w:rsidR="009D4812">
              <w:rPr>
                <w:noProof/>
                <w:webHidden/>
              </w:rPr>
              <w:fldChar w:fldCharType="begin"/>
            </w:r>
            <w:r w:rsidR="009D4812">
              <w:rPr>
                <w:noProof/>
                <w:webHidden/>
              </w:rPr>
              <w:instrText xml:space="preserve"> PAGEREF _Toc204887635 \h </w:instrText>
            </w:r>
            <w:r w:rsidR="009D4812">
              <w:rPr>
                <w:noProof/>
                <w:webHidden/>
              </w:rPr>
            </w:r>
            <w:r w:rsidR="009D4812">
              <w:rPr>
                <w:noProof/>
                <w:webHidden/>
              </w:rPr>
              <w:fldChar w:fldCharType="separate"/>
            </w:r>
            <w:r w:rsidR="009D4812">
              <w:rPr>
                <w:noProof/>
                <w:webHidden/>
              </w:rPr>
              <w:t>11</w:t>
            </w:r>
            <w:r w:rsidR="009D4812">
              <w:rPr>
                <w:noProof/>
                <w:webHidden/>
              </w:rPr>
              <w:fldChar w:fldCharType="end"/>
            </w:r>
          </w:hyperlink>
        </w:p>
        <w:p w14:paraId="62B2D53A" w14:textId="6BC8CC9F" w:rsidR="009D4812" w:rsidRDefault="00371DED">
          <w:pPr>
            <w:pStyle w:val="TOC2"/>
            <w:tabs>
              <w:tab w:val="right" w:leader="dot" w:pos="9016"/>
            </w:tabs>
            <w:rPr>
              <w:rFonts w:asciiTheme="minorHAnsi" w:eastAsiaTheme="minorEastAsia" w:hAnsiTheme="minorHAnsi"/>
              <w:noProof/>
              <w:kern w:val="2"/>
              <w:szCs w:val="24"/>
              <w:lang w:val="en-US" w:eastAsia="zh-CN"/>
              <w14:ligatures w14:val="standardContextual"/>
            </w:rPr>
          </w:pPr>
          <w:hyperlink w:anchor="_Toc204887636" w:history="1">
            <w:r w:rsidR="009D4812" w:rsidRPr="00AE1C24">
              <w:rPr>
                <w:rStyle w:val="Hyperlink"/>
                <w:rFonts w:ascii="3DS V2" w:hAnsi="3DS V2" w:cs="Arial"/>
                <w:noProof/>
              </w:rPr>
              <w:t>Contexte et Objectif</w:t>
            </w:r>
            <w:r w:rsidR="009D4812">
              <w:rPr>
                <w:noProof/>
                <w:webHidden/>
              </w:rPr>
              <w:tab/>
            </w:r>
            <w:r w:rsidR="009D4812">
              <w:rPr>
                <w:noProof/>
                <w:webHidden/>
              </w:rPr>
              <w:fldChar w:fldCharType="begin"/>
            </w:r>
            <w:r w:rsidR="009D4812">
              <w:rPr>
                <w:noProof/>
                <w:webHidden/>
              </w:rPr>
              <w:instrText xml:space="preserve"> PAGEREF _Toc204887636 \h </w:instrText>
            </w:r>
            <w:r w:rsidR="009D4812">
              <w:rPr>
                <w:noProof/>
                <w:webHidden/>
              </w:rPr>
            </w:r>
            <w:r w:rsidR="009D4812">
              <w:rPr>
                <w:noProof/>
                <w:webHidden/>
              </w:rPr>
              <w:fldChar w:fldCharType="separate"/>
            </w:r>
            <w:r w:rsidR="009D4812">
              <w:rPr>
                <w:noProof/>
                <w:webHidden/>
              </w:rPr>
              <w:t>12</w:t>
            </w:r>
            <w:r w:rsidR="009D4812">
              <w:rPr>
                <w:noProof/>
                <w:webHidden/>
              </w:rPr>
              <w:fldChar w:fldCharType="end"/>
            </w:r>
          </w:hyperlink>
        </w:p>
        <w:p w14:paraId="01AB0564" w14:textId="00683CA8"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37" w:history="1">
            <w:r w:rsidR="009D4812" w:rsidRPr="00AE1C24">
              <w:rPr>
                <w:rStyle w:val="Hyperlink"/>
                <w:rFonts w:ascii="3DS V2" w:hAnsi="3DS V2"/>
                <w:noProof/>
              </w:rPr>
              <w:t>Net to Wire</w:t>
            </w:r>
            <w:r w:rsidR="009D4812">
              <w:rPr>
                <w:noProof/>
                <w:webHidden/>
              </w:rPr>
              <w:tab/>
            </w:r>
            <w:r w:rsidR="009D4812">
              <w:rPr>
                <w:noProof/>
                <w:webHidden/>
              </w:rPr>
              <w:fldChar w:fldCharType="begin"/>
            </w:r>
            <w:r w:rsidR="009D4812">
              <w:rPr>
                <w:noProof/>
                <w:webHidden/>
              </w:rPr>
              <w:instrText xml:space="preserve"> PAGEREF _Toc204887637 \h </w:instrText>
            </w:r>
            <w:r w:rsidR="009D4812">
              <w:rPr>
                <w:noProof/>
                <w:webHidden/>
              </w:rPr>
            </w:r>
            <w:r w:rsidR="009D4812">
              <w:rPr>
                <w:noProof/>
                <w:webHidden/>
              </w:rPr>
              <w:fldChar w:fldCharType="separate"/>
            </w:r>
            <w:r w:rsidR="009D4812">
              <w:rPr>
                <w:noProof/>
                <w:webHidden/>
              </w:rPr>
              <w:t>12</w:t>
            </w:r>
            <w:r w:rsidR="009D4812">
              <w:rPr>
                <w:noProof/>
                <w:webHidden/>
              </w:rPr>
              <w:fldChar w:fldCharType="end"/>
            </w:r>
          </w:hyperlink>
        </w:p>
        <w:p w14:paraId="18FA6F59" w14:textId="20DB6DB0"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38" w:history="1">
            <w:r w:rsidR="009D4812" w:rsidRPr="00AE1C24">
              <w:rPr>
                <w:rStyle w:val="Hyperlink"/>
                <w:rFonts w:ascii="3DS V2" w:hAnsi="3DS V2"/>
                <w:noProof/>
              </w:rPr>
              <w:t>Connecteur de coupure et branchement des câbles</w:t>
            </w:r>
            <w:r w:rsidR="009D4812">
              <w:rPr>
                <w:noProof/>
                <w:webHidden/>
              </w:rPr>
              <w:tab/>
            </w:r>
            <w:r w:rsidR="009D4812">
              <w:rPr>
                <w:noProof/>
                <w:webHidden/>
              </w:rPr>
              <w:fldChar w:fldCharType="begin"/>
            </w:r>
            <w:r w:rsidR="009D4812">
              <w:rPr>
                <w:noProof/>
                <w:webHidden/>
              </w:rPr>
              <w:instrText xml:space="preserve"> PAGEREF _Toc204887638 \h </w:instrText>
            </w:r>
            <w:r w:rsidR="009D4812">
              <w:rPr>
                <w:noProof/>
                <w:webHidden/>
              </w:rPr>
            </w:r>
            <w:r w:rsidR="009D4812">
              <w:rPr>
                <w:noProof/>
                <w:webHidden/>
              </w:rPr>
              <w:fldChar w:fldCharType="separate"/>
            </w:r>
            <w:r w:rsidR="009D4812">
              <w:rPr>
                <w:noProof/>
                <w:webHidden/>
              </w:rPr>
              <w:t>14</w:t>
            </w:r>
            <w:r w:rsidR="009D4812">
              <w:rPr>
                <w:noProof/>
                <w:webHidden/>
              </w:rPr>
              <w:fldChar w:fldCharType="end"/>
            </w:r>
          </w:hyperlink>
        </w:p>
        <w:p w14:paraId="5A8E6EA4" w14:textId="65D379CE"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39" w:history="1">
            <w:r w:rsidR="009D4812" w:rsidRPr="00AE1C24">
              <w:rPr>
                <w:rStyle w:val="Hyperlink"/>
                <w:rFonts w:ascii="3DS V2" w:hAnsi="3DS V2"/>
                <w:noProof/>
              </w:rPr>
              <w:t>Objectif du stage</w:t>
            </w:r>
            <w:r w:rsidR="009D4812">
              <w:rPr>
                <w:noProof/>
                <w:webHidden/>
              </w:rPr>
              <w:tab/>
            </w:r>
            <w:r w:rsidR="009D4812">
              <w:rPr>
                <w:noProof/>
                <w:webHidden/>
              </w:rPr>
              <w:fldChar w:fldCharType="begin"/>
            </w:r>
            <w:r w:rsidR="009D4812">
              <w:rPr>
                <w:noProof/>
                <w:webHidden/>
              </w:rPr>
              <w:instrText xml:space="preserve"> PAGEREF _Toc204887639 \h </w:instrText>
            </w:r>
            <w:r w:rsidR="009D4812">
              <w:rPr>
                <w:noProof/>
                <w:webHidden/>
              </w:rPr>
            </w:r>
            <w:r w:rsidR="009D4812">
              <w:rPr>
                <w:noProof/>
                <w:webHidden/>
              </w:rPr>
              <w:fldChar w:fldCharType="separate"/>
            </w:r>
            <w:r w:rsidR="009D4812">
              <w:rPr>
                <w:noProof/>
                <w:webHidden/>
              </w:rPr>
              <w:t>15</w:t>
            </w:r>
            <w:r w:rsidR="009D4812">
              <w:rPr>
                <w:noProof/>
                <w:webHidden/>
              </w:rPr>
              <w:fldChar w:fldCharType="end"/>
            </w:r>
          </w:hyperlink>
        </w:p>
        <w:p w14:paraId="25377B19" w14:textId="540A9CC0" w:rsidR="009D4812" w:rsidRDefault="00371DED">
          <w:pPr>
            <w:pStyle w:val="TOC2"/>
            <w:tabs>
              <w:tab w:val="right" w:leader="dot" w:pos="9016"/>
            </w:tabs>
            <w:rPr>
              <w:rFonts w:asciiTheme="minorHAnsi" w:eastAsiaTheme="minorEastAsia" w:hAnsiTheme="minorHAnsi"/>
              <w:noProof/>
              <w:kern w:val="2"/>
              <w:szCs w:val="24"/>
              <w:lang w:val="en-US" w:eastAsia="zh-CN"/>
              <w14:ligatures w14:val="standardContextual"/>
            </w:rPr>
          </w:pPr>
          <w:hyperlink w:anchor="_Toc204887640" w:history="1">
            <w:r w:rsidR="009D4812" w:rsidRPr="00AE1C24">
              <w:rPr>
                <w:rStyle w:val="Hyperlink"/>
                <w:rFonts w:ascii="3DS V2" w:hAnsi="3DS V2" w:cs="Arial"/>
                <w:noProof/>
              </w:rPr>
              <w:t>Phase 1 : Conception d’algorithme</w:t>
            </w:r>
            <w:r w:rsidR="009D4812">
              <w:rPr>
                <w:noProof/>
                <w:webHidden/>
              </w:rPr>
              <w:tab/>
            </w:r>
            <w:r w:rsidR="009D4812">
              <w:rPr>
                <w:noProof/>
                <w:webHidden/>
              </w:rPr>
              <w:fldChar w:fldCharType="begin"/>
            </w:r>
            <w:r w:rsidR="009D4812">
              <w:rPr>
                <w:noProof/>
                <w:webHidden/>
              </w:rPr>
              <w:instrText xml:space="preserve"> PAGEREF _Toc204887640 \h </w:instrText>
            </w:r>
            <w:r w:rsidR="009D4812">
              <w:rPr>
                <w:noProof/>
                <w:webHidden/>
              </w:rPr>
            </w:r>
            <w:r w:rsidR="009D4812">
              <w:rPr>
                <w:noProof/>
                <w:webHidden/>
              </w:rPr>
              <w:fldChar w:fldCharType="separate"/>
            </w:r>
            <w:r w:rsidR="009D4812">
              <w:rPr>
                <w:noProof/>
                <w:webHidden/>
              </w:rPr>
              <w:t>16</w:t>
            </w:r>
            <w:r w:rsidR="009D4812">
              <w:rPr>
                <w:noProof/>
                <w:webHidden/>
              </w:rPr>
              <w:fldChar w:fldCharType="end"/>
            </w:r>
          </w:hyperlink>
        </w:p>
        <w:p w14:paraId="5C7A28AD" w14:textId="5AF281D2"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41" w:history="1">
            <w:r w:rsidR="009D4812" w:rsidRPr="00AE1C24">
              <w:rPr>
                <w:rStyle w:val="Hyperlink"/>
                <w:rFonts w:ascii="3DS V2" w:hAnsi="3DS V2"/>
                <w:noProof/>
              </w:rPr>
              <w:t>Modélisation du problématique</w:t>
            </w:r>
            <w:r w:rsidR="009D4812">
              <w:rPr>
                <w:noProof/>
                <w:webHidden/>
              </w:rPr>
              <w:tab/>
            </w:r>
            <w:r w:rsidR="009D4812">
              <w:rPr>
                <w:noProof/>
                <w:webHidden/>
              </w:rPr>
              <w:fldChar w:fldCharType="begin"/>
            </w:r>
            <w:r w:rsidR="009D4812">
              <w:rPr>
                <w:noProof/>
                <w:webHidden/>
              </w:rPr>
              <w:instrText xml:space="preserve"> PAGEREF _Toc204887641 \h </w:instrText>
            </w:r>
            <w:r w:rsidR="009D4812">
              <w:rPr>
                <w:noProof/>
                <w:webHidden/>
              </w:rPr>
            </w:r>
            <w:r w:rsidR="009D4812">
              <w:rPr>
                <w:noProof/>
                <w:webHidden/>
              </w:rPr>
              <w:fldChar w:fldCharType="separate"/>
            </w:r>
            <w:r w:rsidR="009D4812">
              <w:rPr>
                <w:noProof/>
                <w:webHidden/>
              </w:rPr>
              <w:t>16</w:t>
            </w:r>
            <w:r w:rsidR="009D4812">
              <w:rPr>
                <w:noProof/>
                <w:webHidden/>
              </w:rPr>
              <w:fldChar w:fldCharType="end"/>
            </w:r>
          </w:hyperlink>
        </w:p>
        <w:p w14:paraId="55775056" w14:textId="41FE3400"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42" w:history="1">
            <w:r w:rsidR="009D4812" w:rsidRPr="00AE1C24">
              <w:rPr>
                <w:rStyle w:val="Hyperlink"/>
                <w:rFonts w:ascii="3DS V2" w:hAnsi="3DS V2"/>
                <w:noProof/>
              </w:rPr>
              <w:t>La notion de proximité</w:t>
            </w:r>
            <w:r w:rsidR="009D4812">
              <w:rPr>
                <w:noProof/>
                <w:webHidden/>
              </w:rPr>
              <w:tab/>
            </w:r>
            <w:r w:rsidR="009D4812">
              <w:rPr>
                <w:noProof/>
                <w:webHidden/>
              </w:rPr>
              <w:fldChar w:fldCharType="begin"/>
            </w:r>
            <w:r w:rsidR="009D4812">
              <w:rPr>
                <w:noProof/>
                <w:webHidden/>
              </w:rPr>
              <w:instrText xml:space="preserve"> PAGEREF _Toc204887642 \h </w:instrText>
            </w:r>
            <w:r w:rsidR="009D4812">
              <w:rPr>
                <w:noProof/>
                <w:webHidden/>
              </w:rPr>
            </w:r>
            <w:r w:rsidR="009D4812">
              <w:rPr>
                <w:noProof/>
                <w:webHidden/>
              </w:rPr>
              <w:fldChar w:fldCharType="separate"/>
            </w:r>
            <w:r w:rsidR="009D4812">
              <w:rPr>
                <w:noProof/>
                <w:webHidden/>
              </w:rPr>
              <w:t>17</w:t>
            </w:r>
            <w:r w:rsidR="009D4812">
              <w:rPr>
                <w:noProof/>
                <w:webHidden/>
              </w:rPr>
              <w:fldChar w:fldCharType="end"/>
            </w:r>
          </w:hyperlink>
        </w:p>
        <w:p w14:paraId="5D51C4C3" w14:textId="212DE597"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43" w:history="1">
            <w:r w:rsidR="009D4812" w:rsidRPr="00AE1C24">
              <w:rPr>
                <w:rStyle w:val="Hyperlink"/>
                <w:rFonts w:ascii="3DS V2" w:hAnsi="3DS V2"/>
                <w:noProof/>
              </w:rPr>
              <w:t>Le croisement des câbles</w:t>
            </w:r>
            <w:r w:rsidR="009D4812">
              <w:rPr>
                <w:noProof/>
                <w:webHidden/>
              </w:rPr>
              <w:tab/>
            </w:r>
            <w:r w:rsidR="009D4812">
              <w:rPr>
                <w:noProof/>
                <w:webHidden/>
              </w:rPr>
              <w:fldChar w:fldCharType="begin"/>
            </w:r>
            <w:r w:rsidR="009D4812">
              <w:rPr>
                <w:noProof/>
                <w:webHidden/>
              </w:rPr>
              <w:instrText xml:space="preserve"> PAGEREF _Toc204887643 \h </w:instrText>
            </w:r>
            <w:r w:rsidR="009D4812">
              <w:rPr>
                <w:noProof/>
                <w:webHidden/>
              </w:rPr>
            </w:r>
            <w:r w:rsidR="009D4812">
              <w:rPr>
                <w:noProof/>
                <w:webHidden/>
              </w:rPr>
              <w:fldChar w:fldCharType="separate"/>
            </w:r>
            <w:r w:rsidR="009D4812">
              <w:rPr>
                <w:noProof/>
                <w:webHidden/>
              </w:rPr>
              <w:t>19</w:t>
            </w:r>
            <w:r w:rsidR="009D4812">
              <w:rPr>
                <w:noProof/>
                <w:webHidden/>
              </w:rPr>
              <w:fldChar w:fldCharType="end"/>
            </w:r>
          </w:hyperlink>
        </w:p>
        <w:p w14:paraId="24F65EA8" w14:textId="7FAEDD7A"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44" w:history="1">
            <w:r w:rsidR="009D4812" w:rsidRPr="00AE1C24">
              <w:rPr>
                <w:rStyle w:val="Hyperlink"/>
                <w:rFonts w:ascii="3DS V2" w:hAnsi="3DS V2"/>
                <w:noProof/>
              </w:rPr>
              <w:t>Stratégie de recherche</w:t>
            </w:r>
            <w:r w:rsidR="009D4812">
              <w:rPr>
                <w:noProof/>
                <w:webHidden/>
              </w:rPr>
              <w:tab/>
            </w:r>
            <w:r w:rsidR="009D4812">
              <w:rPr>
                <w:noProof/>
                <w:webHidden/>
              </w:rPr>
              <w:fldChar w:fldCharType="begin"/>
            </w:r>
            <w:r w:rsidR="009D4812">
              <w:rPr>
                <w:noProof/>
                <w:webHidden/>
              </w:rPr>
              <w:instrText xml:space="preserve"> PAGEREF _Toc204887644 \h </w:instrText>
            </w:r>
            <w:r w:rsidR="009D4812">
              <w:rPr>
                <w:noProof/>
                <w:webHidden/>
              </w:rPr>
            </w:r>
            <w:r w:rsidR="009D4812">
              <w:rPr>
                <w:noProof/>
                <w:webHidden/>
              </w:rPr>
              <w:fldChar w:fldCharType="separate"/>
            </w:r>
            <w:r w:rsidR="009D4812">
              <w:rPr>
                <w:noProof/>
                <w:webHidden/>
              </w:rPr>
              <w:t>21</w:t>
            </w:r>
            <w:r w:rsidR="009D4812">
              <w:rPr>
                <w:noProof/>
                <w:webHidden/>
              </w:rPr>
              <w:fldChar w:fldCharType="end"/>
            </w:r>
          </w:hyperlink>
        </w:p>
        <w:p w14:paraId="1A9A2980" w14:textId="58350152" w:rsidR="009D4812" w:rsidRDefault="00371DED">
          <w:pPr>
            <w:pStyle w:val="TOC2"/>
            <w:tabs>
              <w:tab w:val="right" w:leader="dot" w:pos="9016"/>
            </w:tabs>
            <w:rPr>
              <w:rFonts w:asciiTheme="minorHAnsi" w:eastAsiaTheme="minorEastAsia" w:hAnsiTheme="minorHAnsi"/>
              <w:noProof/>
              <w:kern w:val="2"/>
              <w:szCs w:val="24"/>
              <w:lang w:val="en-US" w:eastAsia="zh-CN"/>
              <w14:ligatures w14:val="standardContextual"/>
            </w:rPr>
          </w:pPr>
          <w:hyperlink w:anchor="_Toc204887645" w:history="1">
            <w:r w:rsidR="009D4812" w:rsidRPr="00AE1C24">
              <w:rPr>
                <w:rStyle w:val="Hyperlink"/>
                <w:rFonts w:ascii="3DS V2" w:hAnsi="3DS V2" w:cs="Arial"/>
                <w:noProof/>
              </w:rPr>
              <w:t>Phase 2 : Implémentation d’un prototype</w:t>
            </w:r>
            <w:r w:rsidR="009D4812">
              <w:rPr>
                <w:noProof/>
                <w:webHidden/>
              </w:rPr>
              <w:tab/>
            </w:r>
            <w:r w:rsidR="009D4812">
              <w:rPr>
                <w:noProof/>
                <w:webHidden/>
              </w:rPr>
              <w:fldChar w:fldCharType="begin"/>
            </w:r>
            <w:r w:rsidR="009D4812">
              <w:rPr>
                <w:noProof/>
                <w:webHidden/>
              </w:rPr>
              <w:instrText xml:space="preserve"> PAGEREF _Toc204887645 \h </w:instrText>
            </w:r>
            <w:r w:rsidR="009D4812">
              <w:rPr>
                <w:noProof/>
                <w:webHidden/>
              </w:rPr>
            </w:r>
            <w:r w:rsidR="009D4812">
              <w:rPr>
                <w:noProof/>
                <w:webHidden/>
              </w:rPr>
              <w:fldChar w:fldCharType="separate"/>
            </w:r>
            <w:r w:rsidR="009D4812">
              <w:rPr>
                <w:noProof/>
                <w:webHidden/>
              </w:rPr>
              <w:t>24</w:t>
            </w:r>
            <w:r w:rsidR="009D4812">
              <w:rPr>
                <w:noProof/>
                <w:webHidden/>
              </w:rPr>
              <w:fldChar w:fldCharType="end"/>
            </w:r>
          </w:hyperlink>
        </w:p>
        <w:p w14:paraId="2736DE81" w14:textId="5196E95D"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46" w:history="1">
            <w:r w:rsidR="009D4812" w:rsidRPr="00AE1C24">
              <w:rPr>
                <w:rStyle w:val="Hyperlink"/>
                <w:rFonts w:ascii="3DS V2" w:hAnsi="3DS V2"/>
                <w:noProof/>
              </w:rPr>
              <w:t>Auto-détections des cavités</w:t>
            </w:r>
            <w:r w:rsidR="009D4812">
              <w:rPr>
                <w:noProof/>
                <w:webHidden/>
              </w:rPr>
              <w:tab/>
            </w:r>
            <w:r w:rsidR="009D4812">
              <w:rPr>
                <w:noProof/>
                <w:webHidden/>
              </w:rPr>
              <w:fldChar w:fldCharType="begin"/>
            </w:r>
            <w:r w:rsidR="009D4812">
              <w:rPr>
                <w:noProof/>
                <w:webHidden/>
              </w:rPr>
              <w:instrText xml:space="preserve"> PAGEREF _Toc204887646 \h </w:instrText>
            </w:r>
            <w:r w:rsidR="009D4812">
              <w:rPr>
                <w:noProof/>
                <w:webHidden/>
              </w:rPr>
            </w:r>
            <w:r w:rsidR="009D4812">
              <w:rPr>
                <w:noProof/>
                <w:webHidden/>
              </w:rPr>
              <w:fldChar w:fldCharType="separate"/>
            </w:r>
            <w:r w:rsidR="009D4812">
              <w:rPr>
                <w:noProof/>
                <w:webHidden/>
              </w:rPr>
              <w:t>24</w:t>
            </w:r>
            <w:r w:rsidR="009D4812">
              <w:rPr>
                <w:noProof/>
                <w:webHidden/>
              </w:rPr>
              <w:fldChar w:fldCharType="end"/>
            </w:r>
          </w:hyperlink>
        </w:p>
        <w:p w14:paraId="7F02CDE1" w14:textId="4225D488"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47" w:history="1">
            <w:r w:rsidR="009D4812" w:rsidRPr="00AE1C24">
              <w:rPr>
                <w:rStyle w:val="Hyperlink"/>
                <w:rFonts w:ascii="3DS V2" w:hAnsi="3DS V2"/>
                <w:noProof/>
              </w:rPr>
              <w:t>Conception de la structure de données</w:t>
            </w:r>
            <w:r w:rsidR="009D4812">
              <w:rPr>
                <w:noProof/>
                <w:webHidden/>
              </w:rPr>
              <w:tab/>
            </w:r>
            <w:r w:rsidR="009D4812">
              <w:rPr>
                <w:noProof/>
                <w:webHidden/>
              </w:rPr>
              <w:fldChar w:fldCharType="begin"/>
            </w:r>
            <w:r w:rsidR="009D4812">
              <w:rPr>
                <w:noProof/>
                <w:webHidden/>
              </w:rPr>
              <w:instrText xml:space="preserve"> PAGEREF _Toc204887647 \h </w:instrText>
            </w:r>
            <w:r w:rsidR="009D4812">
              <w:rPr>
                <w:noProof/>
                <w:webHidden/>
              </w:rPr>
            </w:r>
            <w:r w:rsidR="009D4812">
              <w:rPr>
                <w:noProof/>
                <w:webHidden/>
              </w:rPr>
              <w:fldChar w:fldCharType="separate"/>
            </w:r>
            <w:r w:rsidR="009D4812">
              <w:rPr>
                <w:noProof/>
                <w:webHidden/>
              </w:rPr>
              <w:t>24</w:t>
            </w:r>
            <w:r w:rsidR="009D4812">
              <w:rPr>
                <w:noProof/>
                <w:webHidden/>
              </w:rPr>
              <w:fldChar w:fldCharType="end"/>
            </w:r>
          </w:hyperlink>
        </w:p>
        <w:p w14:paraId="29A13AD5" w14:textId="70610BB1"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48" w:history="1">
            <w:r w:rsidR="009D4812" w:rsidRPr="00AE1C24">
              <w:rPr>
                <w:rStyle w:val="Hyperlink"/>
                <w:rFonts w:ascii="3DS V2" w:hAnsi="3DS V2"/>
                <w:noProof/>
              </w:rPr>
              <w:t>Triangulation Delaunay</w:t>
            </w:r>
            <w:r w:rsidR="009D4812">
              <w:rPr>
                <w:noProof/>
                <w:webHidden/>
              </w:rPr>
              <w:tab/>
            </w:r>
            <w:r w:rsidR="009D4812">
              <w:rPr>
                <w:noProof/>
                <w:webHidden/>
              </w:rPr>
              <w:fldChar w:fldCharType="begin"/>
            </w:r>
            <w:r w:rsidR="009D4812">
              <w:rPr>
                <w:noProof/>
                <w:webHidden/>
              </w:rPr>
              <w:instrText xml:space="preserve"> PAGEREF _Toc204887648 \h </w:instrText>
            </w:r>
            <w:r w:rsidR="009D4812">
              <w:rPr>
                <w:noProof/>
                <w:webHidden/>
              </w:rPr>
            </w:r>
            <w:r w:rsidR="009D4812">
              <w:rPr>
                <w:noProof/>
                <w:webHidden/>
              </w:rPr>
              <w:fldChar w:fldCharType="separate"/>
            </w:r>
            <w:r w:rsidR="009D4812">
              <w:rPr>
                <w:noProof/>
                <w:webHidden/>
              </w:rPr>
              <w:t>25</w:t>
            </w:r>
            <w:r w:rsidR="009D4812">
              <w:rPr>
                <w:noProof/>
                <w:webHidden/>
              </w:rPr>
              <w:fldChar w:fldCharType="end"/>
            </w:r>
          </w:hyperlink>
        </w:p>
        <w:p w14:paraId="295ACE3A" w14:textId="69D65875"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49" w:history="1">
            <w:r w:rsidR="009D4812" w:rsidRPr="00AE1C24">
              <w:rPr>
                <w:rStyle w:val="Hyperlink"/>
                <w:rFonts w:ascii="3DS V2" w:hAnsi="3DS V2"/>
                <w:noProof/>
              </w:rPr>
              <w:t>Recherche DFS</w:t>
            </w:r>
            <w:r w:rsidR="009D4812">
              <w:rPr>
                <w:noProof/>
                <w:webHidden/>
              </w:rPr>
              <w:tab/>
            </w:r>
            <w:r w:rsidR="009D4812">
              <w:rPr>
                <w:noProof/>
                <w:webHidden/>
              </w:rPr>
              <w:fldChar w:fldCharType="begin"/>
            </w:r>
            <w:r w:rsidR="009D4812">
              <w:rPr>
                <w:noProof/>
                <w:webHidden/>
              </w:rPr>
              <w:instrText xml:space="preserve"> PAGEREF _Toc204887649 \h </w:instrText>
            </w:r>
            <w:r w:rsidR="009D4812">
              <w:rPr>
                <w:noProof/>
                <w:webHidden/>
              </w:rPr>
            </w:r>
            <w:r w:rsidR="009D4812">
              <w:rPr>
                <w:noProof/>
                <w:webHidden/>
              </w:rPr>
              <w:fldChar w:fldCharType="separate"/>
            </w:r>
            <w:r w:rsidR="009D4812">
              <w:rPr>
                <w:noProof/>
                <w:webHidden/>
              </w:rPr>
              <w:t>26</w:t>
            </w:r>
            <w:r w:rsidR="009D4812">
              <w:rPr>
                <w:noProof/>
                <w:webHidden/>
              </w:rPr>
              <w:fldChar w:fldCharType="end"/>
            </w:r>
          </w:hyperlink>
        </w:p>
        <w:p w14:paraId="1BA6608A" w14:textId="7A907581"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50" w:history="1">
            <w:r w:rsidR="009D4812" w:rsidRPr="00AE1C24">
              <w:rPr>
                <w:rStyle w:val="Hyperlink"/>
                <w:rFonts w:ascii="3DS V2" w:hAnsi="3DS V2"/>
                <w:noProof/>
              </w:rPr>
              <w:t>Allocation et son évaluation</w:t>
            </w:r>
            <w:r w:rsidR="009D4812">
              <w:rPr>
                <w:noProof/>
                <w:webHidden/>
              </w:rPr>
              <w:tab/>
            </w:r>
            <w:r w:rsidR="009D4812">
              <w:rPr>
                <w:noProof/>
                <w:webHidden/>
              </w:rPr>
              <w:fldChar w:fldCharType="begin"/>
            </w:r>
            <w:r w:rsidR="009D4812">
              <w:rPr>
                <w:noProof/>
                <w:webHidden/>
              </w:rPr>
              <w:instrText xml:space="preserve"> PAGEREF _Toc204887650 \h </w:instrText>
            </w:r>
            <w:r w:rsidR="009D4812">
              <w:rPr>
                <w:noProof/>
                <w:webHidden/>
              </w:rPr>
            </w:r>
            <w:r w:rsidR="009D4812">
              <w:rPr>
                <w:noProof/>
                <w:webHidden/>
              </w:rPr>
              <w:fldChar w:fldCharType="separate"/>
            </w:r>
            <w:r w:rsidR="009D4812">
              <w:rPr>
                <w:noProof/>
                <w:webHidden/>
              </w:rPr>
              <w:t>26</w:t>
            </w:r>
            <w:r w:rsidR="009D4812">
              <w:rPr>
                <w:noProof/>
                <w:webHidden/>
              </w:rPr>
              <w:fldChar w:fldCharType="end"/>
            </w:r>
          </w:hyperlink>
        </w:p>
        <w:p w14:paraId="58D23CF6" w14:textId="6EFCBEB6"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51" w:history="1">
            <w:r w:rsidR="009D4812" w:rsidRPr="00AE1C24">
              <w:rPr>
                <w:rStyle w:val="Hyperlink"/>
                <w:rFonts w:ascii="3DS V2" w:hAnsi="3DS V2"/>
                <w:noProof/>
              </w:rPr>
              <w:t>Visualisation</w:t>
            </w:r>
            <w:r w:rsidR="009D4812">
              <w:rPr>
                <w:noProof/>
                <w:webHidden/>
              </w:rPr>
              <w:tab/>
            </w:r>
            <w:r w:rsidR="009D4812">
              <w:rPr>
                <w:noProof/>
                <w:webHidden/>
              </w:rPr>
              <w:fldChar w:fldCharType="begin"/>
            </w:r>
            <w:r w:rsidR="009D4812">
              <w:rPr>
                <w:noProof/>
                <w:webHidden/>
              </w:rPr>
              <w:instrText xml:space="preserve"> PAGEREF _Toc204887651 \h </w:instrText>
            </w:r>
            <w:r w:rsidR="009D4812">
              <w:rPr>
                <w:noProof/>
                <w:webHidden/>
              </w:rPr>
            </w:r>
            <w:r w:rsidR="009D4812">
              <w:rPr>
                <w:noProof/>
                <w:webHidden/>
              </w:rPr>
              <w:fldChar w:fldCharType="separate"/>
            </w:r>
            <w:r w:rsidR="009D4812">
              <w:rPr>
                <w:noProof/>
                <w:webHidden/>
              </w:rPr>
              <w:t>27</w:t>
            </w:r>
            <w:r w:rsidR="009D4812">
              <w:rPr>
                <w:noProof/>
                <w:webHidden/>
              </w:rPr>
              <w:fldChar w:fldCharType="end"/>
            </w:r>
          </w:hyperlink>
        </w:p>
        <w:p w14:paraId="1479975D" w14:textId="6F93F19A" w:rsidR="009D4812" w:rsidRDefault="00371DED">
          <w:pPr>
            <w:pStyle w:val="TOC2"/>
            <w:tabs>
              <w:tab w:val="right" w:leader="dot" w:pos="9016"/>
            </w:tabs>
            <w:rPr>
              <w:rFonts w:asciiTheme="minorHAnsi" w:eastAsiaTheme="minorEastAsia" w:hAnsiTheme="minorHAnsi"/>
              <w:noProof/>
              <w:kern w:val="2"/>
              <w:szCs w:val="24"/>
              <w:lang w:val="en-US" w:eastAsia="zh-CN"/>
              <w14:ligatures w14:val="standardContextual"/>
            </w:rPr>
          </w:pPr>
          <w:hyperlink w:anchor="_Toc204887652" w:history="1">
            <w:r w:rsidR="009D4812" w:rsidRPr="00AE1C24">
              <w:rPr>
                <w:rStyle w:val="Hyperlink"/>
                <w:rFonts w:ascii="3DS V2" w:hAnsi="3DS V2" w:cs="Arial"/>
                <w:noProof/>
              </w:rPr>
              <w:t>Phase 3 : Implémentation d’une commande CATIA</w:t>
            </w:r>
            <w:r w:rsidR="009D4812">
              <w:rPr>
                <w:noProof/>
                <w:webHidden/>
              </w:rPr>
              <w:tab/>
            </w:r>
            <w:r w:rsidR="009D4812">
              <w:rPr>
                <w:noProof/>
                <w:webHidden/>
              </w:rPr>
              <w:fldChar w:fldCharType="begin"/>
            </w:r>
            <w:r w:rsidR="009D4812">
              <w:rPr>
                <w:noProof/>
                <w:webHidden/>
              </w:rPr>
              <w:instrText xml:space="preserve"> PAGEREF _Toc204887652 \h </w:instrText>
            </w:r>
            <w:r w:rsidR="009D4812">
              <w:rPr>
                <w:noProof/>
                <w:webHidden/>
              </w:rPr>
            </w:r>
            <w:r w:rsidR="009D4812">
              <w:rPr>
                <w:noProof/>
                <w:webHidden/>
              </w:rPr>
              <w:fldChar w:fldCharType="separate"/>
            </w:r>
            <w:r w:rsidR="009D4812">
              <w:rPr>
                <w:noProof/>
                <w:webHidden/>
              </w:rPr>
              <w:t>28</w:t>
            </w:r>
            <w:r w:rsidR="009D4812">
              <w:rPr>
                <w:noProof/>
                <w:webHidden/>
              </w:rPr>
              <w:fldChar w:fldCharType="end"/>
            </w:r>
          </w:hyperlink>
        </w:p>
        <w:p w14:paraId="17B09724" w14:textId="74EA842B"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53" w:history="1">
            <w:r w:rsidR="009D4812" w:rsidRPr="00AE1C24">
              <w:rPr>
                <w:rStyle w:val="Hyperlink"/>
                <w:rFonts w:ascii="3DS V2" w:hAnsi="3DS V2"/>
                <w:noProof/>
              </w:rPr>
              <w:t>Introduction d’infrastructure code de Dassault Systèmes</w:t>
            </w:r>
            <w:r w:rsidR="009D4812">
              <w:rPr>
                <w:noProof/>
                <w:webHidden/>
              </w:rPr>
              <w:tab/>
            </w:r>
            <w:r w:rsidR="009D4812">
              <w:rPr>
                <w:noProof/>
                <w:webHidden/>
              </w:rPr>
              <w:fldChar w:fldCharType="begin"/>
            </w:r>
            <w:r w:rsidR="009D4812">
              <w:rPr>
                <w:noProof/>
                <w:webHidden/>
              </w:rPr>
              <w:instrText xml:space="preserve"> PAGEREF _Toc204887653 \h </w:instrText>
            </w:r>
            <w:r w:rsidR="009D4812">
              <w:rPr>
                <w:noProof/>
                <w:webHidden/>
              </w:rPr>
            </w:r>
            <w:r w:rsidR="009D4812">
              <w:rPr>
                <w:noProof/>
                <w:webHidden/>
              </w:rPr>
              <w:fldChar w:fldCharType="separate"/>
            </w:r>
            <w:r w:rsidR="009D4812">
              <w:rPr>
                <w:noProof/>
                <w:webHidden/>
              </w:rPr>
              <w:t>28</w:t>
            </w:r>
            <w:r w:rsidR="009D4812">
              <w:rPr>
                <w:noProof/>
                <w:webHidden/>
              </w:rPr>
              <w:fldChar w:fldCharType="end"/>
            </w:r>
          </w:hyperlink>
        </w:p>
        <w:p w14:paraId="6CA2F713" w14:textId="409DB5B5"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54" w:history="1">
            <w:r w:rsidR="009D4812" w:rsidRPr="00AE1C24">
              <w:rPr>
                <w:rStyle w:val="Hyperlink"/>
                <w:rFonts w:ascii="3DS V2" w:hAnsi="3DS V2"/>
                <w:noProof/>
              </w:rPr>
              <w:t>Création d’une nouvelle commande dans CATIA Electrical System Design</w:t>
            </w:r>
            <w:r w:rsidR="009D4812">
              <w:rPr>
                <w:noProof/>
                <w:webHidden/>
              </w:rPr>
              <w:tab/>
            </w:r>
            <w:r w:rsidR="009D4812">
              <w:rPr>
                <w:noProof/>
                <w:webHidden/>
              </w:rPr>
              <w:fldChar w:fldCharType="begin"/>
            </w:r>
            <w:r w:rsidR="009D4812">
              <w:rPr>
                <w:noProof/>
                <w:webHidden/>
              </w:rPr>
              <w:instrText xml:space="preserve"> PAGEREF _Toc204887654 \h </w:instrText>
            </w:r>
            <w:r w:rsidR="009D4812">
              <w:rPr>
                <w:noProof/>
                <w:webHidden/>
              </w:rPr>
            </w:r>
            <w:r w:rsidR="009D4812">
              <w:rPr>
                <w:noProof/>
                <w:webHidden/>
              </w:rPr>
              <w:fldChar w:fldCharType="separate"/>
            </w:r>
            <w:r w:rsidR="009D4812">
              <w:rPr>
                <w:noProof/>
                <w:webHidden/>
              </w:rPr>
              <w:t>31</w:t>
            </w:r>
            <w:r w:rsidR="009D4812">
              <w:rPr>
                <w:noProof/>
                <w:webHidden/>
              </w:rPr>
              <w:fldChar w:fldCharType="end"/>
            </w:r>
          </w:hyperlink>
        </w:p>
        <w:p w14:paraId="42ED7A2E" w14:textId="1AA366F5"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55" w:history="1">
            <w:r w:rsidR="009D4812" w:rsidRPr="00AE1C24">
              <w:rPr>
                <w:rStyle w:val="Hyperlink"/>
                <w:rFonts w:ascii="3DS V2" w:hAnsi="3DS V2"/>
                <w:noProof/>
              </w:rPr>
              <w:t>L’interface utilisateur et l’introspection</w:t>
            </w:r>
            <w:r w:rsidR="009D4812">
              <w:rPr>
                <w:noProof/>
                <w:webHidden/>
              </w:rPr>
              <w:tab/>
            </w:r>
            <w:r w:rsidR="009D4812">
              <w:rPr>
                <w:noProof/>
                <w:webHidden/>
              </w:rPr>
              <w:fldChar w:fldCharType="begin"/>
            </w:r>
            <w:r w:rsidR="009D4812">
              <w:rPr>
                <w:noProof/>
                <w:webHidden/>
              </w:rPr>
              <w:instrText xml:space="preserve"> PAGEREF _Toc204887655 \h </w:instrText>
            </w:r>
            <w:r w:rsidR="009D4812">
              <w:rPr>
                <w:noProof/>
                <w:webHidden/>
              </w:rPr>
            </w:r>
            <w:r w:rsidR="009D4812">
              <w:rPr>
                <w:noProof/>
                <w:webHidden/>
              </w:rPr>
              <w:fldChar w:fldCharType="separate"/>
            </w:r>
            <w:r w:rsidR="009D4812">
              <w:rPr>
                <w:noProof/>
                <w:webHidden/>
              </w:rPr>
              <w:t>33</w:t>
            </w:r>
            <w:r w:rsidR="009D4812">
              <w:rPr>
                <w:noProof/>
                <w:webHidden/>
              </w:rPr>
              <w:fldChar w:fldCharType="end"/>
            </w:r>
          </w:hyperlink>
        </w:p>
        <w:p w14:paraId="2B750E4E" w14:textId="7A228470"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56" w:history="1">
            <w:r w:rsidR="009D4812" w:rsidRPr="00AE1C24">
              <w:rPr>
                <w:rStyle w:val="Hyperlink"/>
                <w:rFonts w:ascii="3DS V2" w:hAnsi="3DS V2"/>
                <w:noProof/>
              </w:rPr>
              <w:t>Nouvelle classe de cavité, câble et fil</w:t>
            </w:r>
            <w:r w:rsidR="009D4812">
              <w:rPr>
                <w:noProof/>
                <w:webHidden/>
              </w:rPr>
              <w:tab/>
            </w:r>
            <w:r w:rsidR="009D4812">
              <w:rPr>
                <w:noProof/>
                <w:webHidden/>
              </w:rPr>
              <w:fldChar w:fldCharType="begin"/>
            </w:r>
            <w:r w:rsidR="009D4812">
              <w:rPr>
                <w:noProof/>
                <w:webHidden/>
              </w:rPr>
              <w:instrText xml:space="preserve"> PAGEREF _Toc204887656 \h </w:instrText>
            </w:r>
            <w:r w:rsidR="009D4812">
              <w:rPr>
                <w:noProof/>
                <w:webHidden/>
              </w:rPr>
            </w:r>
            <w:r w:rsidR="009D4812">
              <w:rPr>
                <w:noProof/>
                <w:webHidden/>
              </w:rPr>
              <w:fldChar w:fldCharType="separate"/>
            </w:r>
            <w:r w:rsidR="009D4812">
              <w:rPr>
                <w:noProof/>
                <w:webHidden/>
              </w:rPr>
              <w:t>35</w:t>
            </w:r>
            <w:r w:rsidR="009D4812">
              <w:rPr>
                <w:noProof/>
                <w:webHidden/>
              </w:rPr>
              <w:fldChar w:fldCharType="end"/>
            </w:r>
          </w:hyperlink>
        </w:p>
        <w:p w14:paraId="44B286C6" w14:textId="3A0DED4E"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57" w:history="1">
            <w:r w:rsidR="009D4812" w:rsidRPr="00AE1C24">
              <w:rPr>
                <w:rStyle w:val="Hyperlink"/>
                <w:rFonts w:ascii="3DS V2" w:hAnsi="3DS V2"/>
                <w:noProof/>
              </w:rPr>
              <w:t>Extension d’infrastructure DS</w:t>
            </w:r>
            <w:r w:rsidR="009D4812">
              <w:rPr>
                <w:noProof/>
                <w:webHidden/>
              </w:rPr>
              <w:tab/>
            </w:r>
            <w:r w:rsidR="009D4812">
              <w:rPr>
                <w:noProof/>
                <w:webHidden/>
              </w:rPr>
              <w:fldChar w:fldCharType="begin"/>
            </w:r>
            <w:r w:rsidR="009D4812">
              <w:rPr>
                <w:noProof/>
                <w:webHidden/>
              </w:rPr>
              <w:instrText xml:space="preserve"> PAGEREF _Toc204887657 \h </w:instrText>
            </w:r>
            <w:r w:rsidR="009D4812">
              <w:rPr>
                <w:noProof/>
                <w:webHidden/>
              </w:rPr>
            </w:r>
            <w:r w:rsidR="009D4812">
              <w:rPr>
                <w:noProof/>
                <w:webHidden/>
              </w:rPr>
              <w:fldChar w:fldCharType="separate"/>
            </w:r>
            <w:r w:rsidR="009D4812">
              <w:rPr>
                <w:noProof/>
                <w:webHidden/>
              </w:rPr>
              <w:t>37</w:t>
            </w:r>
            <w:r w:rsidR="009D4812">
              <w:rPr>
                <w:noProof/>
                <w:webHidden/>
              </w:rPr>
              <w:fldChar w:fldCharType="end"/>
            </w:r>
          </w:hyperlink>
        </w:p>
        <w:p w14:paraId="0FE93BDD" w14:textId="45877C5C" w:rsidR="009D4812" w:rsidRDefault="00371DED">
          <w:pPr>
            <w:pStyle w:val="TOC2"/>
            <w:tabs>
              <w:tab w:val="right" w:leader="dot" w:pos="9016"/>
            </w:tabs>
            <w:rPr>
              <w:rFonts w:asciiTheme="minorHAnsi" w:eastAsiaTheme="minorEastAsia" w:hAnsiTheme="minorHAnsi"/>
              <w:noProof/>
              <w:kern w:val="2"/>
              <w:szCs w:val="24"/>
              <w:lang w:val="en-US" w:eastAsia="zh-CN"/>
              <w14:ligatures w14:val="standardContextual"/>
            </w:rPr>
          </w:pPr>
          <w:hyperlink w:anchor="_Toc204887658" w:history="1">
            <w:r w:rsidR="009D4812" w:rsidRPr="00AE1C24">
              <w:rPr>
                <w:rStyle w:val="Hyperlink"/>
                <w:rFonts w:ascii="3DS V2" w:hAnsi="3DS V2" w:cs="Arial"/>
                <w:noProof/>
              </w:rPr>
              <w:t>Conclusion</w:t>
            </w:r>
            <w:r w:rsidR="009D4812">
              <w:rPr>
                <w:noProof/>
                <w:webHidden/>
              </w:rPr>
              <w:tab/>
            </w:r>
            <w:r w:rsidR="009D4812">
              <w:rPr>
                <w:noProof/>
                <w:webHidden/>
              </w:rPr>
              <w:fldChar w:fldCharType="begin"/>
            </w:r>
            <w:r w:rsidR="009D4812">
              <w:rPr>
                <w:noProof/>
                <w:webHidden/>
              </w:rPr>
              <w:instrText xml:space="preserve"> PAGEREF _Toc204887658 \h </w:instrText>
            </w:r>
            <w:r w:rsidR="009D4812">
              <w:rPr>
                <w:noProof/>
                <w:webHidden/>
              </w:rPr>
            </w:r>
            <w:r w:rsidR="009D4812">
              <w:rPr>
                <w:noProof/>
                <w:webHidden/>
              </w:rPr>
              <w:fldChar w:fldCharType="separate"/>
            </w:r>
            <w:r w:rsidR="009D4812">
              <w:rPr>
                <w:noProof/>
                <w:webHidden/>
              </w:rPr>
              <w:t>40</w:t>
            </w:r>
            <w:r w:rsidR="009D4812">
              <w:rPr>
                <w:noProof/>
                <w:webHidden/>
              </w:rPr>
              <w:fldChar w:fldCharType="end"/>
            </w:r>
          </w:hyperlink>
        </w:p>
        <w:p w14:paraId="01AA5046" w14:textId="083BE207" w:rsidR="009D4812" w:rsidRDefault="00371DED">
          <w:pPr>
            <w:pStyle w:val="TOC1"/>
            <w:tabs>
              <w:tab w:val="right" w:leader="dot" w:pos="9016"/>
            </w:tabs>
            <w:rPr>
              <w:rFonts w:asciiTheme="minorHAnsi" w:eastAsiaTheme="minorEastAsia" w:hAnsiTheme="minorHAnsi"/>
              <w:noProof/>
              <w:kern w:val="2"/>
              <w:szCs w:val="24"/>
              <w:lang w:val="en-US" w:eastAsia="zh-CN"/>
              <w14:ligatures w14:val="standardContextual"/>
            </w:rPr>
          </w:pPr>
          <w:hyperlink w:anchor="_Toc204887659" w:history="1">
            <w:r w:rsidR="009D4812" w:rsidRPr="00AE1C24">
              <w:rPr>
                <w:rStyle w:val="Hyperlink"/>
                <w:rFonts w:ascii="3DS V2" w:hAnsi="3DS V2"/>
                <w:b/>
                <w:noProof/>
              </w:rPr>
              <w:t>Annexes</w:t>
            </w:r>
            <w:r w:rsidR="009D4812">
              <w:rPr>
                <w:noProof/>
                <w:webHidden/>
              </w:rPr>
              <w:tab/>
            </w:r>
            <w:r w:rsidR="009D4812">
              <w:rPr>
                <w:noProof/>
                <w:webHidden/>
              </w:rPr>
              <w:fldChar w:fldCharType="begin"/>
            </w:r>
            <w:r w:rsidR="009D4812">
              <w:rPr>
                <w:noProof/>
                <w:webHidden/>
              </w:rPr>
              <w:instrText xml:space="preserve"> PAGEREF _Toc204887659 \h </w:instrText>
            </w:r>
            <w:r w:rsidR="009D4812">
              <w:rPr>
                <w:noProof/>
                <w:webHidden/>
              </w:rPr>
            </w:r>
            <w:r w:rsidR="009D4812">
              <w:rPr>
                <w:noProof/>
                <w:webHidden/>
              </w:rPr>
              <w:fldChar w:fldCharType="separate"/>
            </w:r>
            <w:r w:rsidR="009D4812">
              <w:rPr>
                <w:noProof/>
                <w:webHidden/>
              </w:rPr>
              <w:t>41</w:t>
            </w:r>
            <w:r w:rsidR="009D4812">
              <w:rPr>
                <w:noProof/>
                <w:webHidden/>
              </w:rPr>
              <w:fldChar w:fldCharType="end"/>
            </w:r>
          </w:hyperlink>
        </w:p>
        <w:p w14:paraId="7DD64FBD" w14:textId="4328D1F9" w:rsidR="009D4812" w:rsidRDefault="00371DED">
          <w:pPr>
            <w:pStyle w:val="TOC2"/>
            <w:tabs>
              <w:tab w:val="right" w:leader="dot" w:pos="9016"/>
            </w:tabs>
            <w:rPr>
              <w:rFonts w:asciiTheme="minorHAnsi" w:eastAsiaTheme="minorEastAsia" w:hAnsiTheme="minorHAnsi"/>
              <w:noProof/>
              <w:kern w:val="2"/>
              <w:szCs w:val="24"/>
              <w:lang w:val="en-US" w:eastAsia="zh-CN"/>
              <w14:ligatures w14:val="standardContextual"/>
            </w:rPr>
          </w:pPr>
          <w:hyperlink w:anchor="_Toc204887660" w:history="1">
            <w:r w:rsidR="009D4812" w:rsidRPr="00AE1C24">
              <w:rPr>
                <w:rStyle w:val="Hyperlink"/>
                <w:rFonts w:ascii="3DS V2" w:hAnsi="3DS V2" w:cs="Arial"/>
                <w:noProof/>
              </w:rPr>
              <w:t>Annexe 1 : Référence</w:t>
            </w:r>
            <w:r w:rsidR="009D4812">
              <w:rPr>
                <w:noProof/>
                <w:webHidden/>
              </w:rPr>
              <w:tab/>
            </w:r>
            <w:r w:rsidR="009D4812">
              <w:rPr>
                <w:noProof/>
                <w:webHidden/>
              </w:rPr>
              <w:fldChar w:fldCharType="begin"/>
            </w:r>
            <w:r w:rsidR="009D4812">
              <w:rPr>
                <w:noProof/>
                <w:webHidden/>
              </w:rPr>
              <w:instrText xml:space="preserve"> PAGEREF _Toc204887660 \h </w:instrText>
            </w:r>
            <w:r w:rsidR="009D4812">
              <w:rPr>
                <w:noProof/>
                <w:webHidden/>
              </w:rPr>
            </w:r>
            <w:r w:rsidR="009D4812">
              <w:rPr>
                <w:noProof/>
                <w:webHidden/>
              </w:rPr>
              <w:fldChar w:fldCharType="separate"/>
            </w:r>
            <w:r w:rsidR="009D4812">
              <w:rPr>
                <w:noProof/>
                <w:webHidden/>
              </w:rPr>
              <w:t>42</w:t>
            </w:r>
            <w:r w:rsidR="009D4812">
              <w:rPr>
                <w:noProof/>
                <w:webHidden/>
              </w:rPr>
              <w:fldChar w:fldCharType="end"/>
            </w:r>
          </w:hyperlink>
        </w:p>
        <w:p w14:paraId="21BDFC5A" w14:textId="3B090EBB" w:rsidR="009D4812" w:rsidRDefault="00371DED">
          <w:pPr>
            <w:pStyle w:val="TOC2"/>
            <w:tabs>
              <w:tab w:val="right" w:leader="dot" w:pos="9016"/>
            </w:tabs>
            <w:rPr>
              <w:rFonts w:asciiTheme="minorHAnsi" w:eastAsiaTheme="minorEastAsia" w:hAnsiTheme="minorHAnsi"/>
              <w:noProof/>
              <w:kern w:val="2"/>
              <w:szCs w:val="24"/>
              <w:lang w:val="en-US" w:eastAsia="zh-CN"/>
              <w14:ligatures w14:val="standardContextual"/>
            </w:rPr>
          </w:pPr>
          <w:hyperlink w:anchor="_Toc204887661" w:history="1">
            <w:r w:rsidR="009D4812" w:rsidRPr="00AE1C24">
              <w:rPr>
                <w:rStyle w:val="Hyperlink"/>
                <w:rFonts w:ascii="3DS V2" w:hAnsi="3DS V2" w:cs="Arial"/>
                <w:noProof/>
                <w:lang w:val="en-US"/>
              </w:rPr>
              <w:t>Annexe 2 : Code d’algorithmes</w:t>
            </w:r>
            <w:r w:rsidR="009D4812">
              <w:rPr>
                <w:noProof/>
                <w:webHidden/>
              </w:rPr>
              <w:tab/>
            </w:r>
            <w:r w:rsidR="009D4812">
              <w:rPr>
                <w:noProof/>
                <w:webHidden/>
              </w:rPr>
              <w:fldChar w:fldCharType="begin"/>
            </w:r>
            <w:r w:rsidR="009D4812">
              <w:rPr>
                <w:noProof/>
                <w:webHidden/>
              </w:rPr>
              <w:instrText xml:space="preserve"> PAGEREF _Toc204887661 \h </w:instrText>
            </w:r>
            <w:r w:rsidR="009D4812">
              <w:rPr>
                <w:noProof/>
                <w:webHidden/>
              </w:rPr>
            </w:r>
            <w:r w:rsidR="009D4812">
              <w:rPr>
                <w:noProof/>
                <w:webHidden/>
              </w:rPr>
              <w:fldChar w:fldCharType="separate"/>
            </w:r>
            <w:r w:rsidR="009D4812">
              <w:rPr>
                <w:noProof/>
                <w:webHidden/>
              </w:rPr>
              <w:t>43</w:t>
            </w:r>
            <w:r w:rsidR="009D4812">
              <w:rPr>
                <w:noProof/>
                <w:webHidden/>
              </w:rPr>
              <w:fldChar w:fldCharType="end"/>
            </w:r>
          </w:hyperlink>
        </w:p>
        <w:p w14:paraId="1086BCEC" w14:textId="03D4D286"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62" w:history="1">
            <w:r w:rsidR="009D4812" w:rsidRPr="00AE1C24">
              <w:rPr>
                <w:rStyle w:val="Hyperlink"/>
                <w:rFonts w:ascii="3DS V2" w:hAnsi="3DS V2"/>
                <w:noProof/>
                <w:lang w:val="en-US"/>
              </w:rPr>
              <w:t>Triangulation Delaunay : Algorithme Boyer - Watson</w:t>
            </w:r>
            <w:r w:rsidR="009D4812">
              <w:rPr>
                <w:noProof/>
                <w:webHidden/>
              </w:rPr>
              <w:tab/>
            </w:r>
            <w:r w:rsidR="009D4812">
              <w:rPr>
                <w:noProof/>
                <w:webHidden/>
              </w:rPr>
              <w:fldChar w:fldCharType="begin"/>
            </w:r>
            <w:r w:rsidR="009D4812">
              <w:rPr>
                <w:noProof/>
                <w:webHidden/>
              </w:rPr>
              <w:instrText xml:space="preserve"> PAGEREF _Toc204887662 \h </w:instrText>
            </w:r>
            <w:r w:rsidR="009D4812">
              <w:rPr>
                <w:noProof/>
                <w:webHidden/>
              </w:rPr>
            </w:r>
            <w:r w:rsidR="009D4812">
              <w:rPr>
                <w:noProof/>
                <w:webHidden/>
              </w:rPr>
              <w:fldChar w:fldCharType="separate"/>
            </w:r>
            <w:r w:rsidR="009D4812">
              <w:rPr>
                <w:noProof/>
                <w:webHidden/>
              </w:rPr>
              <w:t>43</w:t>
            </w:r>
            <w:r w:rsidR="009D4812">
              <w:rPr>
                <w:noProof/>
                <w:webHidden/>
              </w:rPr>
              <w:fldChar w:fldCharType="end"/>
            </w:r>
          </w:hyperlink>
        </w:p>
        <w:p w14:paraId="1C0A745E" w14:textId="201C793E" w:rsidR="009D4812" w:rsidRDefault="00371DED">
          <w:pPr>
            <w:pStyle w:val="TOC3"/>
            <w:tabs>
              <w:tab w:val="right" w:leader="dot" w:pos="9016"/>
            </w:tabs>
            <w:rPr>
              <w:rFonts w:asciiTheme="minorHAnsi" w:eastAsiaTheme="minorEastAsia" w:hAnsiTheme="minorHAnsi"/>
              <w:noProof/>
              <w:kern w:val="2"/>
              <w:szCs w:val="24"/>
              <w:lang w:val="en-US" w:eastAsia="zh-CN"/>
              <w14:ligatures w14:val="standardContextual"/>
            </w:rPr>
          </w:pPr>
          <w:hyperlink w:anchor="_Toc204887663" w:history="1">
            <w:r w:rsidR="009D4812" w:rsidRPr="00AE1C24">
              <w:rPr>
                <w:rStyle w:val="Hyperlink"/>
                <w:rFonts w:ascii="3DS V2" w:hAnsi="3DS V2"/>
                <w:noProof/>
                <w:lang w:val="en-US"/>
              </w:rPr>
              <w:t>Smallest enclosing circle : Algorithme Welzl</w:t>
            </w:r>
            <w:r w:rsidR="009D4812">
              <w:rPr>
                <w:noProof/>
                <w:webHidden/>
              </w:rPr>
              <w:tab/>
            </w:r>
            <w:r w:rsidR="009D4812">
              <w:rPr>
                <w:noProof/>
                <w:webHidden/>
              </w:rPr>
              <w:fldChar w:fldCharType="begin"/>
            </w:r>
            <w:r w:rsidR="009D4812">
              <w:rPr>
                <w:noProof/>
                <w:webHidden/>
              </w:rPr>
              <w:instrText xml:space="preserve"> PAGEREF _Toc204887663 \h </w:instrText>
            </w:r>
            <w:r w:rsidR="009D4812">
              <w:rPr>
                <w:noProof/>
                <w:webHidden/>
              </w:rPr>
            </w:r>
            <w:r w:rsidR="009D4812">
              <w:rPr>
                <w:noProof/>
                <w:webHidden/>
              </w:rPr>
              <w:fldChar w:fldCharType="separate"/>
            </w:r>
            <w:r w:rsidR="009D4812">
              <w:rPr>
                <w:noProof/>
                <w:webHidden/>
              </w:rPr>
              <w:t>43</w:t>
            </w:r>
            <w:r w:rsidR="009D4812">
              <w:rPr>
                <w:noProof/>
                <w:webHidden/>
              </w:rPr>
              <w:fldChar w:fldCharType="end"/>
            </w:r>
          </w:hyperlink>
        </w:p>
        <w:p w14:paraId="612DB096" w14:textId="581EEA54" w:rsidR="00C674AC" w:rsidRPr="00747E70" w:rsidRDefault="00C674AC" w:rsidP="00BB5692">
          <w:pPr>
            <w:spacing w:line="240" w:lineRule="exact"/>
            <w:rPr>
              <w:rFonts w:ascii="3DS V2" w:hAnsi="3DS V2"/>
              <w:sz w:val="24"/>
              <w:szCs w:val="24"/>
              <w:lang w:val="en-US"/>
            </w:rPr>
          </w:pPr>
          <w:r w:rsidRPr="00D10A30">
            <w:rPr>
              <w:rFonts w:ascii="3DS V2" w:hAnsi="3DS V2"/>
              <w:sz w:val="20"/>
              <w:szCs w:val="20"/>
              <w:lang w:val="en-US"/>
            </w:rPr>
            <w:fldChar w:fldCharType="end"/>
          </w:r>
        </w:p>
      </w:sdtContent>
    </w:sdt>
    <w:p w14:paraId="225360AC" w14:textId="77777777" w:rsidR="007B3331" w:rsidRDefault="007B3331">
      <w:pPr>
        <w:rPr>
          <w:rFonts w:ascii="3DS V2" w:eastAsiaTheme="majorEastAsia" w:hAnsi="3DS V2" w:cs="Arial"/>
          <w:b/>
          <w:bCs/>
          <w:color w:val="005386"/>
          <w:sz w:val="40"/>
          <w:szCs w:val="40"/>
        </w:rPr>
      </w:pPr>
      <w:bookmarkStart w:id="10" w:name="_Toc204887627"/>
      <w:r>
        <w:rPr>
          <w:rFonts w:ascii="3DS V2" w:hAnsi="3DS V2" w:cs="Arial"/>
          <w:sz w:val="40"/>
          <w:szCs w:val="40"/>
        </w:rPr>
        <w:br w:type="page"/>
      </w:r>
    </w:p>
    <w:p w14:paraId="52BF0EBA" w14:textId="2E70394F" w:rsidR="00357E96" w:rsidRPr="009F63AD" w:rsidRDefault="00357E96" w:rsidP="00357E96">
      <w:pPr>
        <w:pStyle w:val="Heading2"/>
        <w:rPr>
          <w:rFonts w:ascii="3DS V2" w:hAnsi="3DS V2" w:cs="Arial"/>
          <w:sz w:val="40"/>
          <w:szCs w:val="40"/>
        </w:rPr>
      </w:pPr>
      <w:r>
        <w:rPr>
          <w:rFonts w:ascii="3DS V2" w:hAnsi="3DS V2" w:cs="Arial"/>
          <w:sz w:val="40"/>
          <w:szCs w:val="40"/>
        </w:rPr>
        <w:lastRenderedPageBreak/>
        <w:t>Remerciement</w:t>
      </w:r>
      <w:r w:rsidR="003D662F">
        <w:rPr>
          <w:rFonts w:ascii="3DS V2" w:hAnsi="3DS V2" w:cs="Arial"/>
          <w:sz w:val="40"/>
          <w:szCs w:val="40"/>
        </w:rPr>
        <w:t>s</w:t>
      </w:r>
      <w:bookmarkEnd w:id="10"/>
    </w:p>
    <w:p w14:paraId="0E21143C" w14:textId="77777777" w:rsidR="00391E9A" w:rsidRPr="0041418D" w:rsidRDefault="00391E9A" w:rsidP="00391E9A">
      <w:pPr>
        <w:rPr>
          <w:rFonts w:ascii="3DS V2" w:hAnsi="3DS V2"/>
        </w:rPr>
      </w:pPr>
    </w:p>
    <w:p w14:paraId="1D25EBA2" w14:textId="2677832D" w:rsidR="00391E9A" w:rsidRPr="00747E70" w:rsidRDefault="00E079B3" w:rsidP="00D0794B">
      <w:pPr>
        <w:rPr>
          <w:rFonts w:ascii="3DS V2" w:hAnsi="3DS V2" w:cs="Arial"/>
          <w:sz w:val="24"/>
          <w:szCs w:val="24"/>
        </w:rPr>
      </w:pPr>
      <w:r w:rsidRPr="00747E70">
        <w:rPr>
          <w:rFonts w:ascii="3DS V2" w:hAnsi="3DS V2" w:cs="Arial"/>
          <w:sz w:val="24"/>
          <w:szCs w:val="24"/>
        </w:rPr>
        <w:t xml:space="preserve">Je tiens à remercier chaleureusement Monsieur Sébastien GOUTAUDIER, mon </w:t>
      </w:r>
      <w:r w:rsidR="00FF170F" w:rsidRPr="00747E70">
        <w:rPr>
          <w:rFonts w:ascii="3DS V2" w:hAnsi="3DS V2" w:cs="Arial"/>
          <w:sz w:val="24"/>
          <w:szCs w:val="24"/>
        </w:rPr>
        <w:t xml:space="preserve">manager et mon </w:t>
      </w:r>
      <w:r w:rsidRPr="00747E70">
        <w:rPr>
          <w:rFonts w:ascii="3DS V2" w:hAnsi="3DS V2" w:cs="Arial"/>
          <w:sz w:val="24"/>
          <w:szCs w:val="24"/>
        </w:rPr>
        <w:t>tuteu</w:t>
      </w:r>
      <w:r w:rsidR="00D20C29" w:rsidRPr="00747E70">
        <w:rPr>
          <w:rFonts w:ascii="3DS V2" w:hAnsi="3DS V2" w:cs="Arial"/>
          <w:sz w:val="24"/>
          <w:szCs w:val="24"/>
        </w:rPr>
        <w:t>r</w:t>
      </w:r>
      <w:r w:rsidRPr="00747E70">
        <w:rPr>
          <w:rFonts w:ascii="3DS V2" w:hAnsi="3DS V2" w:cs="Arial"/>
          <w:sz w:val="24"/>
          <w:szCs w:val="24"/>
        </w:rPr>
        <w:t xml:space="preserve">, pour son accompagnement tout au long de mon stage. </w:t>
      </w:r>
      <w:r w:rsidR="00B20F23">
        <w:rPr>
          <w:rFonts w:ascii="3DS V2" w:hAnsi="3DS V2" w:cs="Arial"/>
          <w:sz w:val="24"/>
          <w:szCs w:val="24"/>
        </w:rPr>
        <w:t>Son</w:t>
      </w:r>
      <w:r w:rsidR="007724B0" w:rsidRPr="00747E70">
        <w:rPr>
          <w:rFonts w:ascii="3DS V2" w:hAnsi="3DS V2" w:cs="Arial"/>
          <w:sz w:val="24"/>
          <w:szCs w:val="24"/>
        </w:rPr>
        <w:t xml:space="preserve"> aide et conseils précieux</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 xml:space="preserve">m’ont permis de monter en compétence rapidement </w:t>
      </w:r>
      <w:r w:rsidR="00B20F23">
        <w:rPr>
          <w:rFonts w:ascii="3DS V2" w:hAnsi="3DS V2" w:cs="Arial"/>
          <w:sz w:val="24"/>
          <w:szCs w:val="24"/>
        </w:rPr>
        <w:t>afin de mener au mieux ma mission</w:t>
      </w:r>
      <w:r w:rsidR="00D0794B" w:rsidRPr="00747E70">
        <w:rPr>
          <w:rFonts w:ascii="3DS V2" w:hAnsi="3DS V2" w:cs="Arial"/>
          <w:sz w:val="24"/>
          <w:szCs w:val="24"/>
        </w:rPr>
        <w:t>.</w:t>
      </w:r>
    </w:p>
    <w:p w14:paraId="2EE80F26" w14:textId="1FA2B7D6" w:rsidR="00391E9A" w:rsidRPr="00747E70" w:rsidRDefault="00D0794B" w:rsidP="00D0794B">
      <w:pPr>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EE4BE2">
        <w:rPr>
          <w:rFonts w:ascii="3DS V2" w:hAnsi="3DS V2" w:cs="Arial"/>
          <w:sz w:val="24"/>
          <w:szCs w:val="24"/>
        </w:rPr>
        <w:t xml:space="preserve">de programmation </w:t>
      </w:r>
      <w:r w:rsidR="00D6281E" w:rsidRPr="00747E70">
        <w:rPr>
          <w:rFonts w:ascii="3DS V2" w:hAnsi="3DS V2" w:cs="Arial"/>
          <w:sz w:val="24"/>
          <w:szCs w:val="24"/>
        </w:rPr>
        <w:t>C/</w:t>
      </w:r>
      <w:r w:rsidRPr="00747E70">
        <w:rPr>
          <w:rFonts w:ascii="3DS V2" w:hAnsi="3DS V2" w:cs="Arial"/>
          <w:sz w:val="24"/>
          <w:szCs w:val="24"/>
        </w:rPr>
        <w:t>C++</w:t>
      </w:r>
      <w:r w:rsidR="00875E26">
        <w:rPr>
          <w:rFonts w:ascii="3DS V2" w:hAnsi="3DS V2" w:cs="Arial"/>
          <w:sz w:val="24"/>
          <w:szCs w:val="24"/>
        </w:rPr>
        <w:t>,</w:t>
      </w:r>
      <w:r w:rsidRPr="00747E70">
        <w:rPr>
          <w:rFonts w:ascii="3DS V2" w:hAnsi="3DS V2" w:cs="Arial"/>
          <w:sz w:val="24"/>
          <w:szCs w:val="24"/>
        </w:rPr>
        <w:t xml:space="preserve">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r w:rsidR="00294A25">
        <w:rPr>
          <w:rFonts w:ascii="3DS V2" w:hAnsi="3DS V2" w:cs="Arial"/>
          <w:sz w:val="24"/>
          <w:szCs w:val="24"/>
        </w:rPr>
        <w:t>a</w:t>
      </w:r>
      <w:r w:rsidRPr="00747E70">
        <w:rPr>
          <w:rFonts w:ascii="3DS V2" w:hAnsi="3DS V2" w:cs="Arial"/>
          <w:sz w:val="24"/>
          <w:szCs w:val="24"/>
        </w:rPr>
        <w:t xml:space="preserve"> largement contribué à la qualité de mes réalisations.</w:t>
      </w:r>
    </w:p>
    <w:p w14:paraId="21C04188" w14:textId="7685C402" w:rsidR="00881EAD" w:rsidRPr="00747E70" w:rsidRDefault="00881EAD" w:rsidP="00D0794B">
      <w:pPr>
        <w:rPr>
          <w:rFonts w:ascii="3DS V2" w:hAnsi="3DS V2" w:cs="Arial"/>
          <w:sz w:val="24"/>
          <w:szCs w:val="24"/>
        </w:rPr>
      </w:pPr>
      <w:r w:rsidRPr="00747E70">
        <w:rPr>
          <w:rFonts w:ascii="3DS V2" w:hAnsi="3DS V2" w:cs="Arial"/>
          <w:sz w:val="24"/>
          <w:szCs w:val="24"/>
        </w:rPr>
        <w:t xml:space="preserve">Enfin, je souhaite remercier l’ensemble de mes collègues qui m’ont aidé pendant mon stage, pour leur accueil chaleureux, leur disponibilité et les nombreux échanges constructifs que nous avons partagés. Leur esprit d’équipe et leur expertise m’ont offert un environnement de travail très agréable sur le plan humain </w:t>
      </w:r>
      <w:r w:rsidR="008B6348">
        <w:rPr>
          <w:rFonts w:ascii="3DS V2" w:hAnsi="3DS V2" w:cs="Arial"/>
          <w:sz w:val="24"/>
          <w:szCs w:val="24"/>
        </w:rPr>
        <w:t>et</w:t>
      </w:r>
      <w:r w:rsidRPr="00747E70">
        <w:rPr>
          <w:rFonts w:ascii="3DS V2" w:hAnsi="3DS V2" w:cs="Arial"/>
          <w:sz w:val="24"/>
          <w:szCs w:val="24"/>
        </w:rPr>
        <w:t xml:space="preserve"> professionnel</w:t>
      </w:r>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40636C" w:rsidRDefault="00C674AC" w:rsidP="00C674AC">
      <w:pPr>
        <w:pStyle w:val="3DSoldTitle1"/>
        <w:numPr>
          <w:ilvl w:val="0"/>
          <w:numId w:val="0"/>
        </w:numPr>
        <w:ind w:left="360"/>
        <w:rPr>
          <w:rFonts w:ascii="3DS V2" w:hAnsi="3DS V2"/>
        </w:rPr>
      </w:pPr>
    </w:p>
    <w:p w14:paraId="557346B0" w14:textId="77777777" w:rsidR="00C674AC" w:rsidRPr="0040636C" w:rsidRDefault="00C674AC" w:rsidP="00C674AC">
      <w:pPr>
        <w:tabs>
          <w:tab w:val="left" w:pos="7518"/>
        </w:tabs>
        <w:rPr>
          <w:rFonts w:ascii="3DS V2" w:hAnsi="3DS V2" w:cs="Arial"/>
          <w:sz w:val="44"/>
          <w:szCs w:val="44"/>
        </w:rPr>
      </w:pPr>
      <w:r w:rsidRPr="0040636C">
        <w:rPr>
          <w:rFonts w:ascii="3DS V2" w:hAnsi="3DS V2" w:cs="Arial"/>
          <w:sz w:val="44"/>
          <w:szCs w:val="44"/>
        </w:rPr>
        <w:tab/>
      </w:r>
    </w:p>
    <w:p w14:paraId="426BBFC1" w14:textId="77777777" w:rsidR="00C674AC" w:rsidRPr="0040636C" w:rsidRDefault="00C674AC" w:rsidP="00C674AC">
      <w:pPr>
        <w:jc w:val="right"/>
        <w:rPr>
          <w:rFonts w:ascii="3DS V2" w:hAnsi="3DS V2" w:cs="Arial"/>
          <w:sz w:val="44"/>
          <w:szCs w:val="44"/>
        </w:rPr>
      </w:pPr>
    </w:p>
    <w:p w14:paraId="3AA82595" w14:textId="63881534" w:rsidR="0028692D" w:rsidRPr="0040636C" w:rsidRDefault="0028692D">
      <w:pPr>
        <w:rPr>
          <w:rFonts w:ascii="3DS V2" w:hAnsi="3DS V2" w:cs="Arial"/>
          <w:sz w:val="44"/>
          <w:szCs w:val="44"/>
        </w:rPr>
      </w:pPr>
      <w:r w:rsidRPr="0040636C">
        <w:rPr>
          <w:rFonts w:ascii="3DS V2" w:hAnsi="3DS V2" w:cs="Arial"/>
          <w:sz w:val="44"/>
          <w:szCs w:val="44"/>
        </w:rPr>
        <w:br w:type="page"/>
      </w:r>
    </w:p>
    <w:p w14:paraId="49871D37" w14:textId="04238B1C" w:rsidR="00FE4BE1" w:rsidRPr="009F63AD" w:rsidRDefault="00526358" w:rsidP="00FE4BE1">
      <w:pPr>
        <w:pStyle w:val="Heading2"/>
        <w:rPr>
          <w:rFonts w:ascii="3DS V2" w:hAnsi="3DS V2" w:cs="Arial"/>
          <w:sz w:val="40"/>
          <w:szCs w:val="40"/>
        </w:rPr>
      </w:pPr>
      <w:bookmarkStart w:id="11" w:name="_Toc204887628"/>
      <w:r w:rsidRPr="009F63AD">
        <w:rPr>
          <w:rFonts w:ascii="3DS V2" w:hAnsi="3DS V2" w:cs="Arial"/>
          <w:sz w:val="40"/>
          <w:szCs w:val="40"/>
        </w:rPr>
        <w:lastRenderedPageBreak/>
        <w:t>Présentation d</w:t>
      </w:r>
      <w:r w:rsidR="00635FB0">
        <w:rPr>
          <w:rFonts w:ascii="3DS V2" w:hAnsi="3DS V2" w:cs="Arial"/>
          <w:sz w:val="40"/>
          <w:szCs w:val="40"/>
        </w:rPr>
        <w:t>e l</w:t>
      </w:r>
      <w:r w:rsidRPr="009F63AD">
        <w:rPr>
          <w:rFonts w:ascii="3DS V2" w:hAnsi="3DS V2" w:cs="Arial"/>
          <w:sz w:val="40"/>
          <w:szCs w:val="40"/>
        </w:rPr>
        <w:t>’entreprise</w:t>
      </w:r>
      <w:r w:rsidR="008C1FF8" w:rsidRPr="009F63AD">
        <w:rPr>
          <w:rFonts w:ascii="3DS V2" w:hAnsi="3DS V2" w:cs="Arial"/>
          <w:sz w:val="40"/>
          <w:szCs w:val="40"/>
        </w:rPr>
        <w:t xml:space="preserve"> : </w:t>
      </w:r>
      <w:r w:rsidR="00FE4BE1" w:rsidRPr="009F63AD">
        <w:rPr>
          <w:rFonts w:ascii="3DS V2" w:hAnsi="3DS V2" w:cs="Arial"/>
          <w:sz w:val="40"/>
          <w:szCs w:val="40"/>
        </w:rPr>
        <w:t>Dassault Systèmes</w:t>
      </w:r>
      <w:bookmarkEnd w:id="11"/>
    </w:p>
    <w:p w14:paraId="2446257C" w14:textId="03206DCF" w:rsidR="00F16CF0" w:rsidRPr="00E20971" w:rsidRDefault="00FE4BE1" w:rsidP="00F9561E">
      <w:pPr>
        <w:pStyle w:val="NormalWeb"/>
      </w:pPr>
      <w:r w:rsidRPr="00747E70">
        <w:rPr>
          <w:rFonts w:ascii="3DS V2" w:hAnsi="3DS V2"/>
          <w:lang w:val="fr-FR"/>
        </w:rPr>
        <w:t xml:space="preserve">Dassault Systèmes est un leader mondial des solutions numériques innovantes, spécialisé dans la création de mondes virtuels au service du monde réel. </w:t>
      </w:r>
      <w:r w:rsidR="00F9561E" w:rsidRPr="00747E70">
        <w:rPr>
          <w:rFonts w:ascii="3DS V2" w:hAnsi="3DS V2"/>
          <w:lang w:val="fr-FR"/>
        </w:rPr>
        <w:t xml:space="preserve">Depuis sa création en 1981, Dassault Systèmes a évolué d’une modeste équipe d’une vingtaine d’ingénieurs spécialisés dans l’industrie aéronautique à un acteur mondial incontournable de la transformation numérique. </w:t>
      </w:r>
      <w:r w:rsidR="00F16CF0">
        <w:rPr>
          <w:rFonts w:ascii="3DS V2" w:eastAsia="SimSun" w:hAnsi="3DS V2"/>
          <w:lang w:val="fr-FR"/>
        </w:rPr>
        <w:t xml:space="preserve">Voici </w:t>
      </w:r>
      <w:r w:rsidR="008C2069">
        <w:rPr>
          <w:rFonts w:ascii="3DS V2" w:eastAsia="SimSun" w:hAnsi="3DS V2"/>
          <w:lang w:val="fr-FR"/>
        </w:rPr>
        <w:t>une petite histoire</w:t>
      </w:r>
      <w:r w:rsidR="00F16CF0">
        <w:rPr>
          <w:rFonts w:ascii="3DS V2" w:eastAsia="SimSun" w:hAnsi="3DS V2"/>
          <w:lang w:val="fr-FR"/>
        </w:rPr>
        <w:t xml:space="preserve"> de son </w:t>
      </w:r>
      <w:r w:rsidR="008C2069">
        <w:rPr>
          <w:rFonts w:ascii="3DS V2" w:eastAsia="SimSun" w:hAnsi="3DS V2"/>
          <w:lang w:val="fr-FR"/>
        </w:rPr>
        <w:t>parcours</w:t>
      </w:r>
      <w:r w:rsidR="00F16CF0">
        <w:rPr>
          <w:rFonts w:ascii="3DS V2" w:eastAsia="SimSun" w:hAnsi="3DS V2"/>
          <w:lang w:val="fr-FR"/>
        </w:rPr>
        <w:t> :</w:t>
      </w:r>
    </w:p>
    <w:p w14:paraId="7C01DF49" w14:textId="079549B9" w:rsidR="00F16CF0" w:rsidRPr="00E20971" w:rsidRDefault="00F16CF0" w:rsidP="00582AF2">
      <w:pPr>
        <w:pStyle w:val="NormalWeb"/>
        <w:numPr>
          <w:ilvl w:val="0"/>
          <w:numId w:val="26"/>
        </w:numPr>
        <w:rPr>
          <w:rFonts w:ascii="3DS V2" w:hAnsi="3DS V2"/>
          <w:lang w:val="fr-FR"/>
        </w:rPr>
      </w:pPr>
      <w:r w:rsidRPr="00747E70">
        <w:rPr>
          <w:rStyle w:val="Strong"/>
          <w:rFonts w:ascii="3DS V2" w:hAnsi="3DS V2"/>
          <w:lang w:val="fr-FR"/>
        </w:rPr>
        <w:t>CATIA</w:t>
      </w:r>
      <w:r w:rsidR="00950B85">
        <w:rPr>
          <w:rStyle w:val="Strong"/>
          <w:rFonts w:ascii="3DS V2" w:hAnsi="3DS V2"/>
          <w:lang w:val="fr-FR"/>
        </w:rPr>
        <w:t xml:space="preserve"> -</w:t>
      </w:r>
      <w:r w:rsidRPr="00747E70">
        <w:rPr>
          <w:rFonts w:ascii="3DS V2" w:hAnsi="3DS V2"/>
          <w:lang w:val="fr-FR"/>
        </w:rPr>
        <w:t xml:space="preserve"> </w:t>
      </w:r>
      <w:r w:rsidR="00950B85" w:rsidRPr="00747E70">
        <w:rPr>
          <w:rStyle w:val="Strong"/>
          <w:rFonts w:ascii="3DS V2" w:hAnsi="3DS V2"/>
          <w:lang w:val="fr-FR"/>
        </w:rPr>
        <w:t xml:space="preserve">3D </w:t>
      </w:r>
      <w:r w:rsidR="000513D8" w:rsidRPr="00747E70">
        <w:rPr>
          <w:rStyle w:val="Strong"/>
          <w:rFonts w:ascii="3DS V2" w:hAnsi="3DS V2"/>
          <w:lang w:val="fr-FR"/>
        </w:rPr>
        <w:t>Design</w:t>
      </w:r>
      <w:r w:rsidR="000513D8">
        <w:rPr>
          <w:rStyle w:val="Strong"/>
          <w:rFonts w:ascii="3DS V2" w:hAnsi="3DS V2"/>
          <w:lang w:val="fr-FR"/>
        </w:rPr>
        <w:t xml:space="preserve"> (</w:t>
      </w:r>
      <w:r w:rsidR="00950B85">
        <w:rPr>
          <w:rStyle w:val="Strong"/>
          <w:rFonts w:ascii="3DS V2" w:hAnsi="3DS V2"/>
          <w:lang w:val="fr-FR"/>
        </w:rPr>
        <w:t xml:space="preserve">1981) </w:t>
      </w:r>
      <w:r w:rsidRPr="00747E70">
        <w:rPr>
          <w:rFonts w:ascii="3DS V2" w:hAnsi="3DS V2"/>
          <w:lang w:val="fr-FR"/>
        </w:rPr>
        <w:t xml:space="preserve">: </w:t>
      </w:r>
      <w:ins w:id="12" w:author="GOUTAUDIER Sébastien" w:date="2025-08-01T10:13:00Z">
        <w:r w:rsidR="008C0F23" w:rsidRPr="008C0F23">
          <w:rPr>
            <w:lang w:val="fr-FR"/>
            <w:rPrChange w:id="13" w:author="GOUTAUDIER Sébastien" w:date="2025-08-01T10:13:00Z">
              <w:rPr/>
            </w:rPrChange>
          </w:rPr>
          <w:t>Dassault Systèmes a été fondé à la suite de l’essaimage d’une équipe d’ingénieurs de Dassault Aviation, dans le but de développer des solutions de conception en trois dimensions. Cette initiative a donné naissance à CATIA</w:t>
        </w:r>
        <w:r w:rsidR="008C0F23">
          <w:rPr>
            <w:lang w:val="fr-FR"/>
          </w:rPr>
          <w:t xml:space="preserve"> (</w:t>
        </w:r>
        <w:r w:rsidR="008C0F23" w:rsidRPr="008C0F23">
          <w:rPr>
            <w:rStyle w:val="Strong"/>
            <w:lang w:val="fr-FR"/>
            <w:rPrChange w:id="14" w:author="GOUTAUDIER Sébastien" w:date="2025-08-01T10:13:00Z">
              <w:rPr>
                <w:rStyle w:val="Strong"/>
              </w:rPr>
            </w:rPrChange>
          </w:rPr>
          <w:t>C</w:t>
        </w:r>
        <w:r w:rsidR="008C0F23" w:rsidRPr="008C0F23">
          <w:rPr>
            <w:lang w:val="fr-FR"/>
            <w:rPrChange w:id="15" w:author="GOUTAUDIER Sébastien" w:date="2025-08-01T10:13:00Z">
              <w:rPr/>
            </w:rPrChange>
          </w:rPr>
          <w:t xml:space="preserve">omputer </w:t>
        </w:r>
        <w:r w:rsidR="008C0F23" w:rsidRPr="008C0F23">
          <w:rPr>
            <w:rStyle w:val="Strong"/>
            <w:lang w:val="fr-FR"/>
            <w:rPrChange w:id="16" w:author="GOUTAUDIER Sébastien" w:date="2025-08-01T10:13:00Z">
              <w:rPr>
                <w:rStyle w:val="Strong"/>
              </w:rPr>
            </w:rPrChange>
          </w:rPr>
          <w:t>A</w:t>
        </w:r>
        <w:r w:rsidR="008C0F23" w:rsidRPr="008C0F23">
          <w:rPr>
            <w:lang w:val="fr-FR"/>
            <w:rPrChange w:id="17" w:author="GOUTAUDIER Sébastien" w:date="2025-08-01T10:13:00Z">
              <w:rPr/>
            </w:rPrChange>
          </w:rPr>
          <w:t xml:space="preserve">ided </w:t>
        </w:r>
        <w:r w:rsidR="008C0F23" w:rsidRPr="008C0F23">
          <w:rPr>
            <w:rStyle w:val="Strong"/>
            <w:lang w:val="fr-FR"/>
            <w:rPrChange w:id="18" w:author="GOUTAUDIER Sébastien" w:date="2025-08-01T10:13:00Z">
              <w:rPr>
                <w:rStyle w:val="Strong"/>
              </w:rPr>
            </w:rPrChange>
          </w:rPr>
          <w:t>T</w:t>
        </w:r>
        <w:r w:rsidR="008C0F23" w:rsidRPr="008C0F23">
          <w:rPr>
            <w:lang w:val="fr-FR"/>
            <w:rPrChange w:id="19" w:author="GOUTAUDIER Sébastien" w:date="2025-08-01T10:13:00Z">
              <w:rPr/>
            </w:rPrChange>
          </w:rPr>
          <w:t xml:space="preserve">hree-dimensional </w:t>
        </w:r>
        <w:r w:rsidR="008C0F23" w:rsidRPr="008C0F23">
          <w:rPr>
            <w:rStyle w:val="Strong"/>
            <w:lang w:val="fr-FR"/>
            <w:rPrChange w:id="20" w:author="GOUTAUDIER Sébastien" w:date="2025-08-01T10:13:00Z">
              <w:rPr>
                <w:rStyle w:val="Strong"/>
              </w:rPr>
            </w:rPrChange>
          </w:rPr>
          <w:t>I</w:t>
        </w:r>
        <w:r w:rsidR="008C0F23" w:rsidRPr="008C0F23">
          <w:rPr>
            <w:lang w:val="fr-FR"/>
            <w:rPrChange w:id="21" w:author="GOUTAUDIER Sébastien" w:date="2025-08-01T10:13:00Z">
              <w:rPr/>
            </w:rPrChange>
          </w:rPr>
          <w:t xml:space="preserve">nteractive </w:t>
        </w:r>
        <w:r w:rsidR="008C0F23" w:rsidRPr="008C0F23">
          <w:rPr>
            <w:rStyle w:val="Strong"/>
            <w:lang w:val="fr-FR"/>
            <w:rPrChange w:id="22" w:author="GOUTAUDIER Sébastien" w:date="2025-08-01T10:13:00Z">
              <w:rPr>
                <w:rStyle w:val="Strong"/>
              </w:rPr>
            </w:rPrChange>
          </w:rPr>
          <w:t>A</w:t>
        </w:r>
        <w:r w:rsidR="008C0F23" w:rsidRPr="008C0F23">
          <w:rPr>
            <w:lang w:val="fr-FR"/>
            <w:rPrChange w:id="23" w:author="GOUTAUDIER Sébastien" w:date="2025-08-01T10:13:00Z">
              <w:rPr/>
            </w:rPrChange>
          </w:rPr>
          <w:t>pplication</w:t>
        </w:r>
        <w:r w:rsidR="008C0F23">
          <w:rPr>
            <w:lang w:val="fr-FR"/>
          </w:rPr>
          <w:t xml:space="preserve">) </w:t>
        </w:r>
        <w:r w:rsidR="008C0F23" w:rsidRPr="008C0F23">
          <w:rPr>
            <w:lang w:val="fr-FR"/>
            <w:rPrChange w:id="24" w:author="GOUTAUDIER Sébastien" w:date="2025-08-01T10:13:00Z">
              <w:rPr/>
            </w:rPrChange>
          </w:rPr>
          <w:t>, la solution emblématique de l’entreprise, dédiée à la Conception Assistée par Ordinateur (CAO), notamment pour les industries aéronautique et automobile.</w:t>
        </w:r>
      </w:ins>
      <w:del w:id="25" w:author="GOUTAUDIER Sébastien" w:date="2025-08-01T10:13:00Z">
        <w:r w:rsidR="005C2BAF" w:rsidRPr="005C2BAF" w:rsidDel="008C0F23">
          <w:rPr>
            <w:rFonts w:ascii="3ds" w:hAnsi="3ds"/>
            <w:spacing w:val="-3"/>
            <w:shd w:val="clear" w:color="auto" w:fill="FFFFFF"/>
            <w:lang w:val="fr-FR"/>
          </w:rPr>
          <w:delText>Dassault Systèmes a été créé pour concevoir des produits en trois dimensions, suite à l'essaimage d'une équipe d'ingénieurs de Dassault Aviation</w:delText>
        </w:r>
        <w:r w:rsidR="005C2BAF" w:rsidDel="008C0F23">
          <w:rPr>
            <w:rFonts w:ascii="3ds" w:hAnsi="3ds"/>
            <w:spacing w:val="-3"/>
            <w:shd w:val="clear" w:color="auto" w:fill="FFFFFF"/>
            <w:lang w:val="fr-FR"/>
          </w:rPr>
          <w:delText xml:space="preserve">. </w:delText>
        </w:r>
        <w:r w:rsidR="005C2BAF" w:rsidRPr="005C2BAF" w:rsidDel="008C0F23">
          <w:rPr>
            <w:rFonts w:ascii="3ds" w:hAnsi="3ds"/>
            <w:spacing w:val="-3"/>
            <w:shd w:val="clear" w:color="auto" w:fill="FFFFFF"/>
            <w:lang w:val="fr-FR"/>
          </w:rPr>
          <w:delText>Cet</w:delText>
        </w:r>
        <w:r w:rsidR="00362CEE" w:rsidDel="008C0F23">
          <w:rPr>
            <w:rFonts w:ascii="3ds" w:hAnsi="3ds"/>
            <w:spacing w:val="-3"/>
            <w:shd w:val="clear" w:color="auto" w:fill="FFFFFF"/>
            <w:lang w:val="fr-FR"/>
          </w:rPr>
          <w:delText>te</w:delText>
        </w:r>
        <w:r w:rsidR="005C2BAF" w:rsidRPr="005C2BAF" w:rsidDel="008C0F23">
          <w:rPr>
            <w:rFonts w:ascii="3ds" w:hAnsi="3ds"/>
            <w:spacing w:val="-3"/>
            <w:shd w:val="clear" w:color="auto" w:fill="FFFFFF"/>
            <w:lang w:val="fr-FR"/>
          </w:rPr>
          <w:delText xml:space="preserve"> </w:delText>
        </w:r>
        <w:r w:rsidR="005C2BAF" w:rsidDel="008C0F23">
          <w:rPr>
            <w:rFonts w:ascii="3ds" w:hAnsi="3ds"/>
            <w:spacing w:val="-3"/>
            <w:shd w:val="clear" w:color="auto" w:fill="FFFFFF"/>
            <w:lang w:val="fr-FR"/>
          </w:rPr>
          <w:delText>initiati</w:delText>
        </w:r>
        <w:r w:rsidR="00362CEE" w:rsidDel="008C0F23">
          <w:rPr>
            <w:rFonts w:ascii="3ds" w:hAnsi="3ds"/>
            <w:spacing w:val="-3"/>
            <w:shd w:val="clear" w:color="auto" w:fill="FFFFFF"/>
            <w:lang w:val="fr-FR"/>
          </w:rPr>
          <w:delText>ve</w:delText>
        </w:r>
        <w:r w:rsidR="005C2BAF" w:rsidRPr="005C2BAF" w:rsidDel="008C0F23">
          <w:rPr>
            <w:rFonts w:ascii="3ds" w:hAnsi="3ds"/>
            <w:spacing w:val="-3"/>
            <w:shd w:val="clear" w:color="auto" w:fill="FFFFFF"/>
            <w:lang w:val="fr-FR"/>
          </w:rPr>
          <w:delText xml:space="preserve"> donne la marque emblématique de Dassault Systèmes :  CATIA. Elle </w:delText>
        </w:r>
        <w:r w:rsidR="00583634" w:rsidDel="008C0F23">
          <w:rPr>
            <w:rFonts w:ascii="3ds" w:hAnsi="3ds"/>
            <w:spacing w:val="-3"/>
            <w:shd w:val="clear" w:color="auto" w:fill="FFFFFF"/>
            <w:lang w:val="fr-FR"/>
          </w:rPr>
          <w:delText>est</w:delText>
        </w:r>
        <w:r w:rsidR="006D12A8" w:rsidRPr="005C2BAF" w:rsidDel="008C0F23">
          <w:rPr>
            <w:rFonts w:ascii="3ds" w:hAnsi="3ds"/>
            <w:spacing w:val="-3"/>
            <w:shd w:val="clear" w:color="auto" w:fill="FFFFFF"/>
            <w:lang w:val="fr-FR"/>
          </w:rPr>
          <w:delText xml:space="preserve"> </w:delText>
        </w:r>
        <w:r w:rsidR="00B7759A" w:rsidRPr="005C2BAF" w:rsidDel="008C0F23">
          <w:rPr>
            <w:rFonts w:ascii="3ds" w:hAnsi="3ds"/>
            <w:spacing w:val="-3"/>
            <w:shd w:val="clear" w:color="auto" w:fill="FFFFFF"/>
            <w:lang w:val="fr-FR"/>
          </w:rPr>
          <w:delText>destinée</w:delText>
        </w:r>
        <w:r w:rsidR="005C2BAF" w:rsidRPr="005C2BAF" w:rsidDel="008C0F23">
          <w:rPr>
            <w:rFonts w:ascii="3ds" w:hAnsi="3ds"/>
            <w:spacing w:val="-3"/>
            <w:shd w:val="clear" w:color="auto" w:fill="FFFFFF"/>
            <w:lang w:val="fr-FR"/>
          </w:rPr>
          <w:delText xml:space="preserve"> à la Conception Assistée par Ordinateur (CAO)</w:delText>
        </w:r>
        <w:r w:rsidR="006D12A8" w:rsidDel="008C0F23">
          <w:rPr>
            <w:rFonts w:ascii="3ds" w:hAnsi="3ds"/>
            <w:spacing w:val="-3"/>
            <w:shd w:val="clear" w:color="auto" w:fill="FFFFFF"/>
            <w:lang w:val="fr-FR"/>
          </w:rPr>
          <w:delText xml:space="preserve"> </w:delText>
        </w:r>
        <w:r w:rsidR="005C2BAF" w:rsidRPr="005C2BAF" w:rsidDel="008C0F23">
          <w:rPr>
            <w:rFonts w:ascii="3ds" w:hAnsi="3ds"/>
            <w:spacing w:val="-3"/>
            <w:shd w:val="clear" w:color="auto" w:fill="FFFFFF"/>
            <w:lang w:val="fr-FR"/>
          </w:rPr>
          <w:delText>aux industries aéronautique et automobile</w:delText>
        </w:r>
        <w:r w:rsidR="005C2BAF" w:rsidRPr="0040636C" w:rsidDel="008C0F23">
          <w:rPr>
            <w:rFonts w:ascii="3ds" w:hAnsi="3ds"/>
            <w:spacing w:val="-3"/>
            <w:shd w:val="clear" w:color="auto" w:fill="FFFFFF"/>
            <w:lang w:val="fr-FR"/>
          </w:rPr>
          <w:delText>.</w:delText>
        </w:r>
      </w:del>
    </w:p>
    <w:p w14:paraId="791DB11C" w14:textId="77777777" w:rsidR="00E20971" w:rsidRPr="00582AF2" w:rsidRDefault="00E20971" w:rsidP="00E20971">
      <w:pPr>
        <w:pStyle w:val="NormalWeb"/>
        <w:ind w:left="720"/>
        <w:rPr>
          <w:rFonts w:ascii="3DS V2" w:hAnsi="3DS V2"/>
          <w:lang w:val="fr-FR"/>
        </w:rPr>
      </w:pPr>
    </w:p>
    <w:p w14:paraId="6926B02C" w14:textId="5425B3F2" w:rsidR="00D66986" w:rsidRPr="00E20971" w:rsidRDefault="00445929" w:rsidP="00023EF6">
      <w:pPr>
        <w:pStyle w:val="NormalWeb"/>
        <w:numPr>
          <w:ilvl w:val="0"/>
          <w:numId w:val="26"/>
        </w:numPr>
        <w:rPr>
          <w:rFonts w:ascii="3DS V2" w:hAnsi="3DS V2"/>
          <w:lang w:val="fr-FR"/>
        </w:rPr>
      </w:pPr>
      <w:r w:rsidRPr="00D66986">
        <w:rPr>
          <w:rStyle w:val="Strong"/>
          <w:rFonts w:ascii="3DS V2" w:hAnsi="3DS V2"/>
          <w:lang w:val="fr-FR"/>
        </w:rPr>
        <w:t>ENOVIA</w:t>
      </w:r>
      <w:r w:rsidRPr="0040636C">
        <w:rPr>
          <w:rStyle w:val="Strong"/>
          <w:rFonts w:ascii="3DS V2" w:hAnsi="3DS V2"/>
          <w:lang w:val="fr-FR"/>
        </w:rPr>
        <w:t xml:space="preserve"> - Solution PLM</w:t>
      </w:r>
      <w:r w:rsidR="00F16CF0" w:rsidRPr="00D66986">
        <w:rPr>
          <w:rStyle w:val="Strong"/>
          <w:rFonts w:ascii="3DS V2" w:hAnsi="3DS V2"/>
          <w:lang w:val="fr-FR"/>
        </w:rPr>
        <w:t>(</w:t>
      </w:r>
      <w:r w:rsidR="00ED5130">
        <w:rPr>
          <w:rStyle w:val="Strong"/>
          <w:rFonts w:ascii="3DS V2" w:hAnsi="3DS V2"/>
          <w:lang w:val="fr-FR"/>
        </w:rPr>
        <w:t>1999</w:t>
      </w:r>
      <w:r w:rsidR="00F16CF0" w:rsidRPr="00D66986">
        <w:rPr>
          <w:rStyle w:val="Strong"/>
          <w:rFonts w:ascii="3DS V2" w:hAnsi="3DS V2"/>
          <w:lang w:val="fr-FR"/>
        </w:rPr>
        <w:t>)</w:t>
      </w:r>
      <w:r w:rsidR="00F16CF0" w:rsidRPr="00D66986">
        <w:rPr>
          <w:rFonts w:ascii="3DS V2" w:hAnsi="3DS V2"/>
          <w:lang w:val="fr-FR"/>
        </w:rPr>
        <w:t xml:space="preserve"> : </w:t>
      </w:r>
      <w:r w:rsidR="00D66986" w:rsidRPr="00C8431F">
        <w:rPr>
          <w:rFonts w:ascii="3ds" w:hAnsi="3ds"/>
          <w:spacing w:val="-3"/>
          <w:shd w:val="clear" w:color="auto" w:fill="FFFFFF"/>
          <w:lang w:val="fr-FR"/>
        </w:rPr>
        <w:t>Acquisition de la solution Product Manager Software d'IBM, qui deviendra ensuite ENOVIA, afin de gérer les données produits de CATIA pour les clients majeurs et d'étendre les capacités du groupe en termes de gestion du cycle de vie des produits (PLM)</w:t>
      </w:r>
      <w:r w:rsidR="00C8431F" w:rsidRPr="00C8431F">
        <w:rPr>
          <w:rFonts w:ascii="3ds" w:hAnsi="3ds"/>
          <w:spacing w:val="-3"/>
          <w:shd w:val="clear" w:color="auto" w:fill="FFFFFF"/>
          <w:lang w:val="fr-FR"/>
        </w:rPr>
        <w:t>, transformant ainsi les opportunités de marché existantes en avantages concurrentiels.</w:t>
      </w:r>
    </w:p>
    <w:p w14:paraId="45753F34" w14:textId="77777777" w:rsidR="00E20971" w:rsidRPr="00D66986" w:rsidRDefault="00E20971" w:rsidP="00E20971">
      <w:pPr>
        <w:pStyle w:val="NormalWeb"/>
        <w:ind w:left="720"/>
        <w:rPr>
          <w:rFonts w:ascii="3DS V2" w:hAnsi="3DS V2"/>
          <w:lang w:val="fr-FR"/>
        </w:rPr>
      </w:pPr>
    </w:p>
    <w:p w14:paraId="42CCCEDD" w14:textId="2108C7B6" w:rsidR="002C1DDF" w:rsidRPr="002C1DDF" w:rsidRDefault="00E20971" w:rsidP="00FF696E">
      <w:pPr>
        <w:pStyle w:val="NormalWeb"/>
        <w:numPr>
          <w:ilvl w:val="0"/>
          <w:numId w:val="26"/>
        </w:numPr>
        <w:rPr>
          <w:rFonts w:ascii="3DS V2" w:hAnsi="3DS V2"/>
          <w:lang w:val="fr-FR"/>
        </w:rPr>
      </w:pPr>
      <w:r w:rsidRPr="0049111A">
        <w:rPr>
          <w:rFonts w:ascii="3DS V2" w:hAnsi="3DS V2"/>
          <w:noProof/>
        </w:rPr>
        <w:drawing>
          <wp:anchor distT="0" distB="0" distL="114300" distR="114300" simplePos="0" relativeHeight="251714048" behindDoc="1" locked="0" layoutInCell="1" allowOverlap="1" wp14:anchorId="6327C911" wp14:editId="017DDA20">
            <wp:simplePos x="0" y="0"/>
            <wp:positionH relativeFrom="margin">
              <wp:posOffset>146650</wp:posOffset>
            </wp:positionH>
            <wp:positionV relativeFrom="paragraph">
              <wp:posOffset>2017683</wp:posOffset>
            </wp:positionV>
            <wp:extent cx="5735955" cy="2482850"/>
            <wp:effectExtent l="0" t="0" r="0" b="0"/>
            <wp:wrapTight wrapText="bothSides">
              <wp:wrapPolygon edited="0">
                <wp:start x="0" y="0"/>
                <wp:lineTo x="0" y="21379"/>
                <wp:lineTo x="21521" y="21379"/>
                <wp:lineTo x="21521"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52" t="17985" r="649"/>
                    <a:stretch/>
                  </pic:blipFill>
                  <pic:spPr bwMode="auto">
                    <a:xfrm>
                      <a:off x="0" y="0"/>
                      <a:ext cx="5735955" cy="2482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748D">
        <w:rPr>
          <w:noProof/>
        </w:rPr>
        <mc:AlternateContent>
          <mc:Choice Requires="wps">
            <w:drawing>
              <wp:anchor distT="0" distB="0" distL="114300" distR="114300" simplePos="0" relativeHeight="251716096" behindDoc="1" locked="0" layoutInCell="1" allowOverlap="1" wp14:anchorId="14A0B869" wp14:editId="603B1EA4">
                <wp:simplePos x="0" y="0"/>
                <wp:positionH relativeFrom="margin">
                  <wp:align>left</wp:align>
                </wp:positionH>
                <wp:positionV relativeFrom="paragraph">
                  <wp:posOffset>4643120</wp:posOffset>
                </wp:positionV>
                <wp:extent cx="5692775" cy="635"/>
                <wp:effectExtent l="0" t="0" r="3175" b="8255"/>
                <wp:wrapTight wrapText="bothSides">
                  <wp:wrapPolygon edited="0">
                    <wp:start x="0" y="0"/>
                    <wp:lineTo x="0" y="20698"/>
                    <wp:lineTo x="21540" y="20698"/>
                    <wp:lineTo x="21540" y="0"/>
                    <wp:lineTo x="0" y="0"/>
                  </wp:wrapPolygon>
                </wp:wrapTight>
                <wp:docPr id="48" name="Zone de texte 48"/>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426E692D" w14:textId="6AD8661E" w:rsidR="0049111A" w:rsidRPr="000E0A96" w:rsidRDefault="0049111A" w:rsidP="0049111A">
                            <w:pPr>
                              <w:pStyle w:val="Caption"/>
                              <w:jc w:val="center"/>
                              <w:rPr>
                                <w:rFonts w:ascii="3DS V2" w:eastAsia="Times New Roman" w:hAnsi="3DS V2" w:cs="Times New Roman"/>
                                <w:sz w:val="24"/>
                                <w:szCs w:val="24"/>
                              </w:rPr>
                            </w:pPr>
                            <w:r>
                              <w:t xml:space="preserve">Figure </w:t>
                            </w:r>
                            <w:fldSimple w:instr=" SEQ Figure \* ARABIC ">
                              <w:r w:rsidR="004D4217">
                                <w:rPr>
                                  <w:noProof/>
                                </w:rPr>
                                <w:t>1</w:t>
                              </w:r>
                            </w:fldSimple>
                            <w:r>
                              <w:t xml:space="preserve"> : Histoire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A0B869" id="_x0000_t202" coordsize="21600,21600" o:spt="202" path="m,l,21600r21600,l21600,xe">
                <v:stroke joinstyle="miter"/>
                <v:path gradientshapeok="t" o:connecttype="rect"/>
              </v:shapetype>
              <v:shape id="Zone de texte 48" o:spid="_x0000_s1026" type="#_x0000_t202" style="position:absolute;left:0;text-align:left;margin-left:0;margin-top:365.6pt;width:448.25pt;height:.05pt;z-index:-251600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" stroked="f">
                <v:textbox style="mso-fit-shape-to-text:t" inset="0,0,0,0">
                  <w:txbxContent>
                    <w:p w14:paraId="426E692D" w14:textId="6AD8661E" w:rsidR="0049111A" w:rsidRPr="000E0A96" w:rsidRDefault="0049111A" w:rsidP="0049111A">
                      <w:pPr>
                        <w:pStyle w:val="Caption"/>
                        <w:jc w:val="center"/>
                        <w:rPr>
                          <w:rFonts w:ascii="3DS V2" w:eastAsia="Times New Roman" w:hAnsi="3DS V2" w:cs="Times New Roman"/>
                          <w:sz w:val="24"/>
                          <w:szCs w:val="24"/>
                        </w:rPr>
                      </w:pPr>
                      <w:r>
                        <w:t xml:space="preserve">Figure </w:t>
                      </w:r>
                      <w:fldSimple w:instr=" SEQ Figure \* ARABIC ">
                        <w:r w:rsidR="004D4217">
                          <w:rPr>
                            <w:noProof/>
                          </w:rPr>
                          <w:t>1</w:t>
                        </w:r>
                      </w:fldSimple>
                      <w:r>
                        <w:t xml:space="preserve"> : Histoire de Dassault Systèmes</w:t>
                      </w:r>
                    </w:p>
                  </w:txbxContent>
                </v:textbox>
                <w10:wrap type="tight" anchorx="margin"/>
              </v:shape>
            </w:pict>
          </mc:Fallback>
        </mc:AlternateContent>
      </w:r>
      <w:r w:rsidR="00F16CF0" w:rsidRPr="002C1DDF">
        <w:rPr>
          <w:rStyle w:val="Strong"/>
          <w:rFonts w:ascii="3DS V2" w:hAnsi="3DS V2"/>
          <w:lang w:val="fr-FR"/>
        </w:rPr>
        <w:t>3DEXPERIENC</w:t>
      </w:r>
      <w:r w:rsidR="001032F7">
        <w:rPr>
          <w:rStyle w:val="Strong"/>
          <w:rFonts w:ascii="3DS V2" w:hAnsi="3DS V2"/>
          <w:lang w:val="fr-FR"/>
        </w:rPr>
        <w:t>E(2012)</w:t>
      </w:r>
      <w:r w:rsidR="00F16CF0" w:rsidRPr="002C1DDF">
        <w:rPr>
          <w:rFonts w:ascii="3DS V2" w:hAnsi="3DS V2"/>
          <w:lang w:val="fr-FR"/>
        </w:rPr>
        <w:t xml:space="preserve">: </w:t>
      </w:r>
      <w:r w:rsidR="002C1DDF" w:rsidRPr="002C79E6">
        <w:rPr>
          <w:rFonts w:ascii="3ds" w:hAnsi="3ds"/>
          <w:spacing w:val="-3"/>
          <w:shd w:val="clear" w:color="auto" w:fill="FFFFFF"/>
          <w:lang w:val="fr-FR"/>
        </w:rPr>
        <w:t>La plate-for</w:t>
      </w:r>
      <w:r w:rsidR="002C79E6">
        <w:rPr>
          <w:rFonts w:ascii="3ds" w:hAnsi="3ds"/>
          <w:spacing w:val="-3"/>
          <w:shd w:val="clear" w:color="auto" w:fill="FFFFFF"/>
          <w:lang w:val="fr-FR"/>
        </w:rPr>
        <w:t>me 3DEX</w:t>
      </w:r>
      <w:r w:rsidR="002C1DDF" w:rsidRPr="002C79E6">
        <w:rPr>
          <w:rFonts w:ascii="3ds" w:hAnsi="3ds"/>
          <w:spacing w:val="-3"/>
          <w:shd w:val="clear" w:color="auto" w:fill="FFFFFF"/>
          <w:lang w:val="fr-FR"/>
        </w:rPr>
        <w:t xml:space="preserve">PERIENCE voit le jour pour aider </w:t>
      </w:r>
      <w:commentRangeStart w:id="26"/>
      <w:r w:rsidR="002C1DDF" w:rsidRPr="002C79E6">
        <w:rPr>
          <w:rFonts w:ascii="3ds" w:hAnsi="3ds"/>
          <w:spacing w:val="-3"/>
          <w:shd w:val="clear" w:color="auto" w:fill="FFFFFF"/>
          <w:lang w:val="fr-FR"/>
        </w:rPr>
        <w:t>les</w:t>
      </w:r>
      <w:commentRangeEnd w:id="26"/>
      <w:r w:rsidR="008C0F23">
        <w:rPr>
          <w:rStyle w:val="CommentReference"/>
          <w:szCs w:val="20"/>
          <w:lang w:val="fr-FR" w:eastAsia="en-US"/>
        </w:rPr>
        <w:commentReference w:id="26"/>
      </w:r>
      <w:r w:rsidR="002C1DDF" w:rsidRPr="002C79E6">
        <w:rPr>
          <w:rFonts w:ascii="3ds" w:hAnsi="3ds"/>
          <w:spacing w:val="-3"/>
          <w:shd w:val="clear" w:color="auto" w:fill="FFFFFF"/>
          <w:lang w:val="fr-FR"/>
        </w:rPr>
        <w:t xml:space="preserve"> entreprises à repenser leurs opérations à l'aide d'une plate-forme qui connecte contributeurs, idées, données et solutions au sein d’un seul et même </w:t>
      </w:r>
      <w:r w:rsidR="002C1DDF" w:rsidRPr="002C79E6">
        <w:rPr>
          <w:rFonts w:ascii="3ds" w:hAnsi="3ds"/>
          <w:spacing w:val="-3"/>
          <w:shd w:val="clear" w:color="auto" w:fill="FFFFFF"/>
          <w:lang w:val="fr-FR"/>
        </w:rPr>
        <w:lastRenderedPageBreak/>
        <w:t xml:space="preserve">environnement collaboratif. Lancement des premières </w:t>
      </w:r>
      <w:r w:rsidR="002C1DDF" w:rsidRPr="0040636C">
        <w:rPr>
          <w:rFonts w:ascii="3ds" w:hAnsi="3ds"/>
          <w:spacing w:val="-3"/>
          <w:shd w:val="clear" w:color="auto" w:fill="FFFFFF"/>
          <w:lang w:val="fr-FR"/>
        </w:rPr>
        <w:t>Industry Solution Experiences</w:t>
      </w:r>
      <w:r w:rsidR="002C1DDF" w:rsidRPr="002C79E6">
        <w:rPr>
          <w:rFonts w:ascii="3ds" w:hAnsi="3ds"/>
          <w:spacing w:val="-3"/>
          <w:shd w:val="clear" w:color="auto" w:fill="FFFFFF"/>
          <w:lang w:val="fr-FR"/>
        </w:rPr>
        <w:t xml:space="preserve"> (ISE) – des collections prédéfinies d'applications Dassault Systèmes qui répondent aux besoins spécifiques des secteurs industriels et offrent une valeur ciblée aux clients et/ou à leurs utilisateurs finaux.</w:t>
      </w:r>
      <w:r w:rsidR="0049111A" w:rsidRPr="0040636C">
        <w:rPr>
          <w:rFonts w:ascii="3DS V2" w:hAnsi="3DS V2"/>
          <w:lang w:val="fr-FR"/>
        </w:rPr>
        <w:t xml:space="preserve"> </w:t>
      </w:r>
    </w:p>
    <w:p w14:paraId="4A150CBD" w14:textId="4873A0AE" w:rsidR="0041418D" w:rsidRPr="00540B43" w:rsidRDefault="0041418D" w:rsidP="007C58D1">
      <w:pPr>
        <w:pStyle w:val="Heading3"/>
        <w:rPr>
          <w:rFonts w:ascii="3DS V2" w:hAnsi="3DS V2"/>
          <w:sz w:val="32"/>
          <w:szCs w:val="32"/>
        </w:rPr>
      </w:pPr>
      <w:bookmarkStart w:id="27" w:name="_Toc204887629"/>
      <w:r w:rsidRPr="00540B43">
        <w:rPr>
          <w:rFonts w:ascii="3DS V2" w:hAnsi="3DS V2"/>
          <w:sz w:val="32"/>
          <w:szCs w:val="32"/>
        </w:rPr>
        <w:t>Une présence mondiale</w:t>
      </w:r>
      <w:bookmarkEnd w:id="27"/>
    </w:p>
    <w:p w14:paraId="0432F103"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emploie environ 25 000 collaborateurs passionnés, répartis sur les cinq continents, avec une forte concentration en Europe (41 %), en Asie-Pacifique (32 %) et en Amériques (27 %). Ces collaborateurs partagent une vision commune : améliorer la vie réelle grâce à l’innovation dans les mondes virtuels.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3154B8BD"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Le capital de Dassault Systèmes est majoritairement détenu par le Groupe Industriel Marcel Dassault, contrôlé par la famille Dassault, ainsi que par la direction de la société. 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Heading3"/>
        <w:rPr>
          <w:rFonts w:ascii="3DS V2" w:hAnsi="3DS V2"/>
          <w:sz w:val="32"/>
          <w:szCs w:val="32"/>
        </w:rPr>
      </w:pPr>
      <w:bookmarkStart w:id="28" w:name="_Toc204887630"/>
      <w:r w:rsidRPr="00540B43">
        <w:rPr>
          <w:rFonts w:ascii="3DS V2" w:hAnsi="3DS V2"/>
          <w:sz w:val="32"/>
          <w:szCs w:val="32"/>
        </w:rPr>
        <w:t>Une vision forte : le virtuel au service du réel</w:t>
      </w:r>
      <w:bookmarkEnd w:id="28"/>
    </w:p>
    <w:p w14:paraId="70D47283"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dans la mise en œuvre d’approches plus durables, vertes et écoresponsables, en phase avec les enjeux environnementaux actuels.</w:t>
      </w:r>
    </w:p>
    <w:p w14:paraId="2139ED86"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est profondément convaincue que les mondes virtuels permettent de prolonger et d’améliorer le monde réel. Grâce à ses univers 3DEXPERIENCE, elle offre aux entreprises et aux individus des environnements collaboratifs pour imaginer des innovations durables, capables d’harmoniser produit, nature et vie. La plateforme 3DEXPERIENCE®, cœur de son offre,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4659F0BE" w14:textId="77777777" w:rsidR="00E16F13" w:rsidRPr="00E16F13" w:rsidRDefault="00E16F13" w:rsidP="00E16F13">
      <w:pPr>
        <w:spacing w:before="100" w:beforeAutospacing="1" w:after="100" w:afterAutospacing="1" w:line="240" w:lineRule="auto"/>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 xml:space="preserve">Cette approche innovante s’inscrit dans une démarche de développement durable où l’entreprise mesure l’empreinte écologique et l’impact positif de ses solutions, ce </w:t>
      </w:r>
      <w:r w:rsidRPr="00E16F13">
        <w:rPr>
          <w:rFonts w:ascii="3DS V2" w:eastAsia="Times New Roman" w:hAnsi="3DS V2" w:cs="Times New Roman"/>
          <w:sz w:val="24"/>
          <w:szCs w:val="24"/>
          <w:lang w:eastAsia="zh-CN"/>
        </w:rPr>
        <w:lastRenderedPageBreak/>
        <w:t>que Dassault Systèmes appelle « l’éco-bilan ». Cette méthode permet d’aider les clients à transformer leur modèle économique vers une meilleure durabilité.</w:t>
      </w:r>
    </w:p>
    <w:p w14:paraId="4F2A0FE5" w14:textId="77777777" w:rsidR="00FE259C" w:rsidRDefault="00FE259C" w:rsidP="00FE259C">
      <w:pPr>
        <w:pStyle w:val="Heading3"/>
        <w:rPr>
          <w:rFonts w:ascii="3DS V2" w:hAnsi="3DS V2"/>
          <w:sz w:val="32"/>
          <w:szCs w:val="32"/>
        </w:rPr>
      </w:pPr>
      <w:bookmarkStart w:id="29" w:name="_Toc204789485"/>
      <w:bookmarkStart w:id="30" w:name="_Toc204887631"/>
      <w:r>
        <w:rPr>
          <w:rFonts w:ascii="3DS V2" w:hAnsi="3DS V2"/>
          <w:sz w:val="32"/>
          <w:szCs w:val="32"/>
        </w:rPr>
        <w:t>Une culture d’innovation portée par l’esprit « IFWE »</w:t>
      </w:r>
      <w:bookmarkEnd w:id="29"/>
      <w:bookmarkEnd w:id="30"/>
    </w:p>
    <w:p w14:paraId="63CAB222" w14:textId="16965C16" w:rsidR="00FE259C" w:rsidRDefault="00FE259C" w:rsidP="00FE259C">
      <w:pPr>
        <w:pStyle w:val="NormalWeb"/>
        <w:rPr>
          <w:rFonts w:ascii="3DS V2" w:hAnsi="3DS V2"/>
          <w:lang w:val="fr-FR"/>
        </w:rPr>
      </w:pPr>
      <w:r>
        <w:rPr>
          <w:rFonts w:ascii="3DS V2" w:hAnsi="3DS V2"/>
          <w:lang w:val="fr-FR"/>
        </w:rPr>
        <w:t>L’esprit « IFWE » est un concept propre à Dassault Systèmes</w:t>
      </w:r>
      <w:r w:rsidR="009C6FB3">
        <w:rPr>
          <w:rFonts w:ascii="3DS V2" w:hAnsi="3DS V2"/>
          <w:lang w:val="fr-FR"/>
        </w:rPr>
        <w:t xml:space="preserve"> </w:t>
      </w:r>
      <w:r>
        <w:rPr>
          <w:rFonts w:ascii="3DS V2" w:hAnsi="3DS V2"/>
          <w:lang w:val="fr-FR"/>
        </w:rPr>
        <w:t>:</w:t>
      </w:r>
    </w:p>
    <w:p w14:paraId="7220B67D" w14:textId="77777777" w:rsidR="00FE259C" w:rsidRDefault="00FE259C" w:rsidP="007D7671">
      <w:pPr>
        <w:pStyle w:val="NormalWeb"/>
        <w:numPr>
          <w:ilvl w:val="0"/>
          <w:numId w:val="42"/>
        </w:numPr>
        <w:ind w:left="714" w:hanging="357"/>
        <w:rPr>
          <w:rFonts w:ascii="3DS V2" w:hAnsi="3DS V2"/>
          <w:lang w:val="fr-FR"/>
        </w:rPr>
      </w:pPr>
      <w:r>
        <w:rPr>
          <w:rFonts w:ascii="3DS V2" w:hAnsi="3DS V2"/>
        </w:rPr>
        <w:t>"IF WE ask the right questions, we can change the world."</w:t>
      </w:r>
      <w:r>
        <w:rPr>
          <w:rFonts w:ascii="3DS V2" w:hAnsi="3DS V2"/>
        </w:rPr>
        <w:br/>
      </w:r>
      <w:r w:rsidRPr="009D4812">
        <w:rPr>
          <w:rFonts w:ascii="3DS V2" w:hAnsi="3DS V2"/>
          <w:lang w:val="fr-FR"/>
        </w:rPr>
        <w:t xml:space="preserve">→ </w:t>
      </w:r>
      <w:r>
        <w:rPr>
          <w:rFonts w:ascii="3DS V2" w:hAnsi="3DS V2"/>
          <w:lang w:val="fr-FR"/>
        </w:rPr>
        <w:t>Souligner l’importance de la curiosité et de la réflexion stratégique.</w:t>
      </w:r>
    </w:p>
    <w:p w14:paraId="6C05C814" w14:textId="77777777" w:rsidR="00FE259C" w:rsidRDefault="00FE259C" w:rsidP="007D7671">
      <w:pPr>
        <w:pStyle w:val="NormalWeb"/>
        <w:numPr>
          <w:ilvl w:val="0"/>
          <w:numId w:val="42"/>
        </w:numPr>
        <w:ind w:left="714" w:hanging="357"/>
        <w:rPr>
          <w:rFonts w:ascii="3DS V2" w:hAnsi="3DS V2"/>
          <w:lang w:val="fr-FR"/>
        </w:rPr>
      </w:pPr>
      <w:r>
        <w:rPr>
          <w:rFonts w:ascii="3DS V2" w:hAnsi="3DS V2"/>
        </w:rPr>
        <w:t>"IF WE design without limits, can we create a better life?"</w:t>
      </w:r>
      <w:r>
        <w:rPr>
          <w:rFonts w:ascii="3DS V2" w:hAnsi="3DS V2"/>
        </w:rPr>
        <w:br/>
      </w:r>
      <w:r w:rsidRPr="009D4812">
        <w:rPr>
          <w:rFonts w:ascii="3DS V2" w:hAnsi="3DS V2"/>
          <w:lang w:val="fr-FR"/>
        </w:rPr>
        <w:t xml:space="preserve">→ </w:t>
      </w:r>
      <w:r>
        <w:rPr>
          <w:rFonts w:ascii="3DS V2" w:hAnsi="3DS V2"/>
          <w:lang w:val="fr-FR"/>
        </w:rPr>
        <w:t>Encourager l’innovation dans le design au service de l’humain.</w:t>
      </w:r>
    </w:p>
    <w:p w14:paraId="34D98C0C" w14:textId="77777777" w:rsidR="00FE259C" w:rsidRPr="009D4812" w:rsidRDefault="00FE259C" w:rsidP="007D7671">
      <w:pPr>
        <w:pStyle w:val="NormalWeb"/>
        <w:numPr>
          <w:ilvl w:val="0"/>
          <w:numId w:val="42"/>
        </w:numPr>
        <w:ind w:left="714" w:hanging="357"/>
        <w:rPr>
          <w:rFonts w:ascii="3DS V2" w:hAnsi="3DS V2"/>
          <w:lang w:val="fr-FR"/>
        </w:rPr>
      </w:pPr>
      <w:r>
        <w:rPr>
          <w:rFonts w:ascii="3DS V2" w:hAnsi="3DS V2"/>
        </w:rPr>
        <w:t>"IF WE use nature as inspiration, can we build more sustainable cities?"</w:t>
      </w:r>
      <w:r>
        <w:rPr>
          <w:rFonts w:ascii="3DS V2" w:hAnsi="3DS V2"/>
        </w:rPr>
        <w:br/>
      </w:r>
      <w:r w:rsidRPr="009D4812">
        <w:rPr>
          <w:rFonts w:ascii="3DS V2" w:hAnsi="3DS V2"/>
          <w:lang w:val="fr-FR"/>
        </w:rPr>
        <w:t xml:space="preserve">→ </w:t>
      </w:r>
      <w:r>
        <w:rPr>
          <w:rFonts w:ascii="3DS V2" w:hAnsi="3DS V2"/>
          <w:lang w:val="fr-FR"/>
        </w:rPr>
        <w:t>Allusion à l’approche bio-inspirée de la conception.</w:t>
      </w:r>
    </w:p>
    <w:p w14:paraId="18DE67AD" w14:textId="77777777" w:rsidR="00FE259C" w:rsidRDefault="00FE259C" w:rsidP="007D7671">
      <w:pPr>
        <w:pStyle w:val="NormalWeb"/>
        <w:numPr>
          <w:ilvl w:val="0"/>
          <w:numId w:val="42"/>
        </w:numPr>
        <w:ind w:left="714" w:hanging="357"/>
        <w:rPr>
          <w:rFonts w:ascii="3DS V2" w:hAnsi="3DS V2"/>
          <w:lang w:val="fr-FR"/>
        </w:rPr>
      </w:pPr>
      <w:r>
        <w:rPr>
          <w:rFonts w:ascii="3DS V2" w:hAnsi="3DS V2"/>
        </w:rPr>
        <w:t>"IF WE can dream it, we can make it."</w:t>
      </w:r>
      <w:r>
        <w:rPr>
          <w:rFonts w:ascii="3DS V2" w:hAnsi="3DS V2"/>
        </w:rPr>
        <w:br/>
      </w:r>
      <w:r w:rsidRPr="009D4812">
        <w:rPr>
          <w:rFonts w:ascii="3DS V2" w:hAnsi="3DS V2"/>
          <w:lang w:val="fr-FR"/>
        </w:rPr>
        <w:t xml:space="preserve">→ </w:t>
      </w:r>
      <w:r>
        <w:rPr>
          <w:rFonts w:ascii="3DS V2" w:hAnsi="3DS V2"/>
          <w:lang w:val="fr-FR"/>
        </w:rPr>
        <w:t>Slogan plus global de l’entreprise, proche de sa philosophie.</w:t>
      </w:r>
    </w:p>
    <w:p w14:paraId="273C1DFB" w14:textId="77777777" w:rsidR="00FE259C" w:rsidRDefault="00FE259C" w:rsidP="00FE259C">
      <w:pPr>
        <w:pStyle w:val="NormalWeb"/>
        <w:rPr>
          <w:rFonts w:ascii="3DS V2" w:hAnsi="3DS V2"/>
          <w:lang w:val="fr-FR"/>
        </w:rPr>
      </w:pPr>
      <w:r>
        <w:rPr>
          <w:rFonts w:ascii="3DS V2" w:hAnsi="3DS V2"/>
          <w:lang w:val="fr-FR"/>
        </w:rPr>
        <w:t>Cet état d’esprit guide la culture interne et les ambitions externes de l’entreprise, résolument tournée vers l’innovation au service de l’humanité.</w:t>
      </w:r>
    </w:p>
    <w:p w14:paraId="4857009F" w14:textId="77777777" w:rsidR="00FE259C" w:rsidRDefault="00FE259C" w:rsidP="00FE259C">
      <w:pPr>
        <w:pStyle w:val="Heading3"/>
        <w:rPr>
          <w:rFonts w:ascii="3DS V2" w:hAnsi="3DS V2"/>
          <w:sz w:val="32"/>
          <w:szCs w:val="32"/>
        </w:rPr>
      </w:pPr>
      <w:bookmarkStart w:id="31" w:name="_Toc204789486"/>
      <w:bookmarkStart w:id="32" w:name="_Toc204887632"/>
      <w:r>
        <w:rPr>
          <w:rFonts w:ascii="3DS V2" w:hAnsi="3DS V2"/>
          <w:sz w:val="32"/>
          <w:szCs w:val="32"/>
        </w:rPr>
        <w:t>Une stratégie autour de l’humain, l’industrie et les expériences</w:t>
      </w:r>
      <w:bookmarkEnd w:id="31"/>
      <w:bookmarkEnd w:id="32"/>
    </w:p>
    <w:p w14:paraId="4CBFB6D1" w14:textId="77777777" w:rsidR="00FE259C" w:rsidRDefault="00FE259C" w:rsidP="00FE259C">
      <w:pPr>
        <w:pStyle w:val="NormalWeb"/>
        <w:rPr>
          <w:rFonts w:ascii="3DS V2" w:hAnsi="3DS V2"/>
          <w:lang w:val="fr-FR"/>
        </w:rPr>
      </w:pPr>
      <w:r>
        <w:rPr>
          <w:rFonts w:ascii="3DS V2" w:hAnsi="3DS V2"/>
          <w:lang w:val="fr-FR"/>
        </w:rPr>
        <w:t>Dassault Systèmes développe sa stratégie autour de trois axes :</w:t>
      </w:r>
    </w:p>
    <w:p w14:paraId="71D54EB5" w14:textId="77777777" w:rsidR="00FE259C" w:rsidRDefault="00FE259C" w:rsidP="009C6FB3">
      <w:pPr>
        <w:pStyle w:val="NormalWeb"/>
        <w:numPr>
          <w:ilvl w:val="0"/>
          <w:numId w:val="43"/>
        </w:numPr>
        <w:spacing w:line="360" w:lineRule="auto"/>
        <w:ind w:left="714" w:hanging="357"/>
        <w:rPr>
          <w:rFonts w:ascii="3DS V2" w:hAnsi="3DS V2"/>
          <w:lang w:val="fr-FR"/>
        </w:rPr>
      </w:pPr>
      <w:r>
        <w:rPr>
          <w:rStyle w:val="Strong"/>
          <w:rFonts w:ascii="3DS V2" w:hAnsi="3DS V2"/>
          <w:lang w:val="fr-FR"/>
        </w:rPr>
        <w:t>Human</w:t>
      </w:r>
      <w:r>
        <w:rPr>
          <w:rFonts w:ascii="3DS V2" w:hAnsi="3DS V2"/>
          <w:lang w:val="fr-FR"/>
        </w:rPr>
        <w:t xml:space="preserve"> : l’humain est la ressource principale et la raison d’être de l’entreprise, avec une ambition d’apporter un bénéfice durable à la société par l’imagination, le savoir et le partage.</w:t>
      </w:r>
    </w:p>
    <w:p w14:paraId="1F396D57" w14:textId="77777777" w:rsidR="00FE259C" w:rsidRDefault="00FE259C" w:rsidP="009C6FB3">
      <w:pPr>
        <w:pStyle w:val="NormalWeb"/>
        <w:numPr>
          <w:ilvl w:val="0"/>
          <w:numId w:val="43"/>
        </w:numPr>
        <w:spacing w:line="360" w:lineRule="auto"/>
        <w:ind w:left="714" w:hanging="357"/>
        <w:rPr>
          <w:rFonts w:ascii="3DS V2" w:hAnsi="3DS V2"/>
          <w:lang w:val="fr-FR"/>
        </w:rPr>
      </w:pPr>
      <w:r w:rsidRPr="009D4812">
        <w:rPr>
          <w:rStyle w:val="Strong"/>
          <w:rFonts w:ascii="3DS V2" w:hAnsi="3DS V2"/>
          <w:lang w:val="fr-FR"/>
        </w:rPr>
        <w:t>Industry</w:t>
      </w:r>
      <w:r>
        <w:rPr>
          <w:rFonts w:ascii="3DS V2" w:hAnsi="3DS V2"/>
          <w:lang w:val="fr-FR"/>
        </w:rPr>
        <w:t>: offrir à chaque secteur industriel des solutions personnalisées pour atteindre des résultats durables et compétitifs.</w:t>
      </w:r>
    </w:p>
    <w:p w14:paraId="7924788C" w14:textId="77777777" w:rsidR="00FE259C" w:rsidRDefault="00FE259C" w:rsidP="009C6FB3">
      <w:pPr>
        <w:pStyle w:val="NormalWeb"/>
        <w:numPr>
          <w:ilvl w:val="0"/>
          <w:numId w:val="43"/>
        </w:numPr>
        <w:spacing w:line="360" w:lineRule="auto"/>
        <w:ind w:left="714" w:hanging="357"/>
        <w:rPr>
          <w:rFonts w:ascii="3DS V2" w:hAnsi="3DS V2"/>
          <w:lang w:val="fr-FR"/>
        </w:rPr>
      </w:pPr>
      <w:r w:rsidRPr="009D4812">
        <w:rPr>
          <w:rStyle w:val="Strong"/>
          <w:rFonts w:ascii="3DS V2" w:hAnsi="3DS V2"/>
          <w:lang w:val="fr-FR"/>
        </w:rPr>
        <w:t>Experiences</w:t>
      </w:r>
      <w:r>
        <w:rPr>
          <w:rFonts w:ascii="3DS V2" w:hAnsi="3DS V2"/>
          <w:lang w:val="fr-FR"/>
        </w:rPr>
        <w:t>: promouvoir une nouvelle économie de l’expérience, où les solutions ne sont plus simplement des produits, mais des expériences à vivre.</w:t>
      </w:r>
    </w:p>
    <w:p w14:paraId="073179D1" w14:textId="77777777" w:rsidR="00FE259C" w:rsidRDefault="00FE259C" w:rsidP="00FE259C">
      <w:pPr>
        <w:pStyle w:val="NormalWeb"/>
        <w:rPr>
          <w:rFonts w:ascii="3DS V2" w:hAnsi="3DS V2"/>
          <w:lang w:val="fr-FR"/>
        </w:rPr>
      </w:pPr>
      <w:r>
        <w:rPr>
          <w:rFonts w:ascii="3DS V2" w:hAnsi="3DS V2"/>
          <w:lang w:val="fr-FR"/>
        </w:rPr>
        <w:t>Cette stratégie se concentre particulièrement sur trois secteurs clés : les sciences de la vie et la santé, les industries manufacturières et les infrastructures, tous unis par des besoins communs en matière de développement durable.</w:t>
      </w:r>
    </w:p>
    <w:p w14:paraId="73982F05" w14:textId="77777777" w:rsidR="00FE259C" w:rsidRDefault="00FE259C" w:rsidP="00FE259C">
      <w:pPr>
        <w:pStyle w:val="NormalWeb"/>
        <w:rPr>
          <w:rFonts w:ascii="3DS V2" w:hAnsi="3DS V2"/>
          <w:lang w:val="fr-FR"/>
        </w:rPr>
      </w:pPr>
      <w:r>
        <w:rPr>
          <w:rFonts w:ascii="3DS V2" w:hAnsi="3DS V2"/>
          <w:lang w:val="fr-FR"/>
        </w:rPr>
        <w:t>Dassault Systèmes s’engage à :</w:t>
      </w:r>
    </w:p>
    <w:p w14:paraId="3050DA5D" w14:textId="77777777" w:rsidR="00FE259C" w:rsidRDefault="00FE259C" w:rsidP="00E166B2">
      <w:pPr>
        <w:pStyle w:val="NormalWeb"/>
        <w:numPr>
          <w:ilvl w:val="0"/>
          <w:numId w:val="44"/>
        </w:numPr>
        <w:spacing w:line="360" w:lineRule="auto"/>
        <w:ind w:left="714" w:hanging="357"/>
        <w:rPr>
          <w:rFonts w:ascii="3DS V2" w:hAnsi="3DS V2"/>
          <w:lang w:val="fr-FR"/>
        </w:rPr>
      </w:pPr>
      <w:r>
        <w:rPr>
          <w:rStyle w:val="Strong"/>
          <w:rFonts w:ascii="3DS V2" w:hAnsi="3DS V2"/>
          <w:lang w:val="fr-FR"/>
        </w:rPr>
        <w:t>Maximiser l’impact positif</w:t>
      </w:r>
      <w:r>
        <w:rPr>
          <w:rFonts w:ascii="3DS V2" w:hAnsi="3DS V2"/>
          <w:lang w:val="fr-FR"/>
        </w:rPr>
        <w:t xml:space="preserve"> de ses solutions en facilitant l’innovation responsable chez ses clients.</w:t>
      </w:r>
    </w:p>
    <w:p w14:paraId="28D5EBE4" w14:textId="77777777" w:rsidR="00FE259C" w:rsidRDefault="00FE259C" w:rsidP="00E166B2">
      <w:pPr>
        <w:pStyle w:val="NormalWeb"/>
        <w:numPr>
          <w:ilvl w:val="0"/>
          <w:numId w:val="44"/>
        </w:numPr>
        <w:spacing w:line="360" w:lineRule="auto"/>
        <w:ind w:left="714" w:hanging="357"/>
        <w:rPr>
          <w:rFonts w:ascii="3DS V2" w:hAnsi="3DS V2"/>
          <w:lang w:val="fr-FR"/>
        </w:rPr>
      </w:pPr>
      <w:r>
        <w:rPr>
          <w:rStyle w:val="Strong"/>
          <w:rFonts w:ascii="3DS V2" w:hAnsi="3DS V2"/>
          <w:lang w:val="fr-FR"/>
        </w:rPr>
        <w:t>Réduire son empreinte environnementale</w:t>
      </w:r>
      <w:r>
        <w:rPr>
          <w:rFonts w:ascii="3DS V2" w:hAnsi="3DS V2"/>
          <w:lang w:val="fr-FR"/>
        </w:rPr>
        <w:t>, avec pour objectif la neutralité carbone d’ici 2040, et en incitant ses fournisseurs à suivre cette démarche.</w:t>
      </w:r>
    </w:p>
    <w:p w14:paraId="31C755F5" w14:textId="77777777" w:rsidR="00FE259C" w:rsidRDefault="00FE259C" w:rsidP="00E166B2">
      <w:pPr>
        <w:pStyle w:val="NormalWeb"/>
        <w:numPr>
          <w:ilvl w:val="0"/>
          <w:numId w:val="44"/>
        </w:numPr>
        <w:spacing w:line="360" w:lineRule="auto"/>
        <w:ind w:left="714" w:hanging="357"/>
        <w:rPr>
          <w:rFonts w:ascii="3DS V2" w:hAnsi="3DS V2"/>
          <w:lang w:val="fr-FR"/>
        </w:rPr>
      </w:pPr>
      <w:r>
        <w:rPr>
          <w:rStyle w:val="Strong"/>
          <w:rFonts w:ascii="3DS V2" w:hAnsi="3DS V2"/>
          <w:lang w:val="fr-FR"/>
        </w:rPr>
        <w:lastRenderedPageBreak/>
        <w:t>Promouvoir une culture inclusive et éthique</w:t>
      </w:r>
      <w:r>
        <w:rPr>
          <w:rFonts w:ascii="3DS V2" w:hAnsi="3DS V2"/>
          <w:lang w:val="fr-FR"/>
        </w:rPr>
        <w:t>, notamment à travers l’équité hommes-femmes, la conformité et l’engagement des employés.</w:t>
      </w:r>
    </w:p>
    <w:p w14:paraId="64852A4E" w14:textId="6358D0F4" w:rsidR="0041418D" w:rsidRPr="0040636C" w:rsidRDefault="00F9561E" w:rsidP="0041418D">
      <w:pPr>
        <w:pStyle w:val="NormalWeb"/>
        <w:keepNext/>
        <w:rPr>
          <w:lang w:val="fr-FR"/>
        </w:rPr>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1520C3B6" w:rsidR="001F4B51" w:rsidRDefault="0041418D" w:rsidP="0041418D">
      <w:pPr>
        <w:pStyle w:val="Caption"/>
        <w:jc w:val="center"/>
        <w:rPr>
          <w:noProof/>
        </w:rPr>
      </w:pPr>
      <w:r>
        <w:t xml:space="preserve">Figure </w:t>
      </w:r>
      <w:fldSimple w:instr=" SEQ Figure \* ARABIC ">
        <w:r w:rsidR="004D4217">
          <w:rPr>
            <w:noProof/>
          </w:rPr>
          <w:t>2</w:t>
        </w:r>
      </w:fldSimple>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9154F29"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831F093"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A7E8F68"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35345D"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D69AA0"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54EF5ED8" w:rsidR="001C2DF2" w:rsidRPr="00381802" w:rsidRDefault="001C2DF2" w:rsidP="001C2DF2">
                            <w:pPr>
                              <w:pStyle w:val="Caption"/>
                              <w:jc w:val="center"/>
                              <w:rPr>
                                <w:rFonts w:ascii="3DS V2" w:hAnsi="3DS V2"/>
                                <w:b/>
                                <w:bCs/>
                                <w:color w:val="005386"/>
                                <w:sz w:val="22"/>
                                <w:szCs w:val="22"/>
                              </w:rPr>
                            </w:pPr>
                            <w:r>
                              <w:t xml:space="preserve">Figure </w:t>
                            </w:r>
                            <w:fldSimple w:instr=" SEQ Figure \* ARABIC ">
                              <w:r w:rsidR="004D4217">
                                <w:rPr>
                                  <w:noProof/>
                                </w:rPr>
                                <w:t>3</w:t>
                              </w:r>
                            </w:fldSimple>
                            <w:r>
                              <w:t xml:space="preserve"> : Le modèle d'affaires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7"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" stroked="f">
                <v:textbox style="mso-fit-shape-to-text:t" inset="0,0,0,0">
                  <w:txbxContent>
                    <w:p w14:paraId="4C2B4B90" w14:textId="54EF5ED8" w:rsidR="001C2DF2" w:rsidRPr="00381802" w:rsidRDefault="001C2DF2" w:rsidP="001C2DF2">
                      <w:pPr>
                        <w:pStyle w:val="Caption"/>
                        <w:jc w:val="center"/>
                        <w:rPr>
                          <w:rFonts w:ascii="3DS V2" w:hAnsi="3DS V2"/>
                          <w:b/>
                          <w:bCs/>
                          <w:color w:val="005386"/>
                          <w:sz w:val="22"/>
                          <w:szCs w:val="22"/>
                        </w:rPr>
                      </w:pPr>
                      <w:r>
                        <w:t xml:space="preserve">Figure </w:t>
                      </w:r>
                      <w:fldSimple w:instr=" SEQ Figure \* ARABIC ">
                        <w:r w:rsidR="004D4217">
                          <w:rPr>
                            <w:noProof/>
                          </w:rPr>
                          <w:t>3</w:t>
                        </w:r>
                      </w:fldSimple>
                      <w:r>
                        <w:t xml:space="preserve"> : Le modèle d'affaires de Dassault Systèmes</w:t>
                      </w:r>
                    </w:p>
                  </w:txbxContent>
                </v:textbox>
                <w10:wrap type="tight"/>
              </v:shape>
            </w:pict>
          </mc:Fallback>
        </mc:AlternateContent>
      </w:r>
    </w:p>
    <w:p w14:paraId="74D5872F" w14:textId="32614EC4" w:rsidR="00540B43" w:rsidRDefault="00540B43">
      <w:pPr>
        <w:rPr>
          <w:rFonts w:ascii="3DS V2" w:eastAsiaTheme="majorEastAsia" w:hAnsi="3DS V2" w:cstheme="majorBidi"/>
          <w:b/>
          <w:bCs/>
          <w:color w:val="005386"/>
        </w:rPr>
      </w:pPr>
      <w:r>
        <w:rPr>
          <w:noProof/>
        </w:rPr>
        <w:lastRenderedPageBreak/>
        <mc:AlternateContent>
          <mc:Choice Requires="wps">
            <w:drawing>
              <wp:anchor distT="0" distB="0" distL="114300" distR="114300" simplePos="0" relativeHeight="251696640" behindDoc="1" locked="0" layoutInCell="1" allowOverlap="1" wp14:anchorId="1CE18BE3" wp14:editId="576605D3">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39CC325F" w:rsidR="00540B43" w:rsidRPr="00F91AFF" w:rsidRDefault="00540B43" w:rsidP="00540B43">
                            <w:pPr>
                              <w:pStyle w:val="Caption"/>
                              <w:jc w:val="center"/>
                              <w:rPr>
                                <w:rFonts w:ascii="3DS V2" w:hAnsi="3DS V2"/>
                              </w:rPr>
                            </w:pPr>
                            <w:r>
                              <w:t xml:space="preserve">Figure </w:t>
                            </w:r>
                            <w:fldSimple w:instr=" SEQ Figure \* ARABIC ">
                              <w:r w:rsidR="004D4217">
                                <w:rPr>
                                  <w:noProof/>
                                </w:rPr>
                                <w:t>4</w:t>
                              </w:r>
                            </w:fldSimple>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8"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" stroked="f">
                <v:textbox style="mso-fit-shape-to-text:t" inset="0,0,0,0">
                  <w:txbxContent>
                    <w:p w14:paraId="5E562B2B" w14:textId="39CC325F" w:rsidR="00540B43" w:rsidRPr="00F91AFF" w:rsidRDefault="00540B43" w:rsidP="00540B43">
                      <w:pPr>
                        <w:pStyle w:val="Caption"/>
                        <w:jc w:val="center"/>
                        <w:rPr>
                          <w:rFonts w:ascii="3DS V2" w:hAnsi="3DS V2"/>
                        </w:rPr>
                      </w:pPr>
                      <w:r>
                        <w:t xml:space="preserve">Figure </w:t>
                      </w:r>
                      <w:fldSimple w:instr=" SEQ Figure \* ARABIC ">
                        <w:r w:rsidR="004D4217">
                          <w:rPr>
                            <w:noProof/>
                          </w:rPr>
                          <w:t>4</w:t>
                        </w:r>
                      </w:fldSimple>
                      <w:r>
                        <w:t xml:space="preserve"> : Modèle d'affaires &amp; Valeur créée et partagée</w:t>
                      </w:r>
                    </w:p>
                  </w:txbxContent>
                </v:textbox>
                <w10:wrap type="tight"/>
              </v:shape>
            </w:pict>
          </mc:Fallback>
        </mc:AlternateContent>
      </w:r>
      <w:r w:rsidRPr="00540B43">
        <w:rPr>
          <w:rFonts w:ascii="3DS V2" w:hAnsi="3DS V2"/>
          <w:noProof/>
        </w:rPr>
        <w:drawing>
          <wp:anchor distT="0" distB="0" distL="114300" distR="114300" simplePos="0" relativeHeight="251694592" behindDoc="1" locked="0" layoutInCell="1" allowOverlap="1" wp14:anchorId="0238EC32" wp14:editId="450F0A26">
            <wp:simplePos x="0" y="0"/>
            <wp:positionH relativeFrom="column">
              <wp:posOffset>-393878</wp:posOffset>
            </wp:positionH>
            <wp:positionV relativeFrom="page">
              <wp:posOffset>1513180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3DS V2" w:hAnsi="3DS V2"/>
        </w:rPr>
        <w:br w:type="page"/>
      </w:r>
    </w:p>
    <w:p w14:paraId="3829180A" w14:textId="77777777" w:rsidR="00687C49" w:rsidRDefault="00687C49" w:rsidP="00687C49">
      <w:pPr>
        <w:pStyle w:val="Heading3"/>
        <w:rPr>
          <w:rFonts w:ascii="3DS V2" w:hAnsi="3DS V2"/>
          <w:sz w:val="32"/>
          <w:szCs w:val="32"/>
        </w:rPr>
      </w:pPr>
      <w:bookmarkStart w:id="33" w:name="_Toc204887633"/>
      <w:r>
        <w:rPr>
          <w:rFonts w:ascii="3DS V2" w:hAnsi="3DS V2"/>
          <w:sz w:val="32"/>
          <w:szCs w:val="32"/>
        </w:rPr>
        <w:lastRenderedPageBreak/>
        <w:t>L’</w:t>
      </w:r>
      <w:r w:rsidRPr="004F2DC8">
        <w:rPr>
          <w:rFonts w:ascii="3DS V2" w:hAnsi="3DS V2"/>
          <w:sz w:val="32"/>
          <w:szCs w:val="32"/>
        </w:rPr>
        <w:t>E</w:t>
      </w:r>
      <w:r>
        <w:rPr>
          <w:rFonts w:ascii="3DS V2" w:hAnsi="3DS V2"/>
          <w:sz w:val="32"/>
          <w:szCs w:val="32"/>
        </w:rPr>
        <w:t>quipe de CATIA – schématique électrique</w:t>
      </w:r>
      <w:bookmarkEnd w:id="33"/>
    </w:p>
    <w:p w14:paraId="1B8C009E" w14:textId="3A95804F" w:rsidR="00687C49" w:rsidRPr="002E78E0" w:rsidDel="001D131A" w:rsidRDefault="001D131A" w:rsidP="00687C49">
      <w:pPr>
        <w:spacing w:line="240" w:lineRule="auto"/>
        <w:rPr>
          <w:del w:id="34" w:author="GOUTAUDIER Sébastien" w:date="2025-08-01T10:18:00Z"/>
          <w:rFonts w:ascii="3DS V2" w:hAnsi="3DS V2" w:cs="Arial"/>
          <w:sz w:val="24"/>
          <w:szCs w:val="24"/>
        </w:rPr>
      </w:pPr>
      <w:ins w:id="35" w:author="GOUTAUDIER Sébastien" w:date="2025-08-01T10:18:00Z">
        <w:r>
          <w:t>J’ai effectué mon stage dans une équipe composée de sept personnes : un manager et six développeurs. Parmi ces développeurs, trois sont basés à Dassault Systèmes Lyon, tandis que les trois autres travaillent depuis la Belgique. Cette organisation répartie géographiquement favorise les échanges multiculturels et le travail collaboratif à distance, sous la supervision de notre manager qui coordonne les projets et assure la cohérence des développements.</w:t>
        </w:r>
      </w:ins>
      <w:del w:id="36" w:author="GOUTAUDIER Sébastien" w:date="2025-08-01T10:18:00Z">
        <w:r w:rsidR="00687C49" w:rsidRPr="002E78E0" w:rsidDel="001D131A">
          <w:rPr>
            <w:rFonts w:ascii="3DS V2" w:hAnsi="3DS V2" w:cs="Arial"/>
            <w:sz w:val="24"/>
            <w:szCs w:val="24"/>
          </w:rPr>
          <w:delText>Je fais partie d’une équipe composée de s</w:delText>
        </w:r>
        <w:r w:rsidR="00687C49" w:rsidDel="001D131A">
          <w:rPr>
            <w:rFonts w:ascii="3DS V2" w:hAnsi="3DS V2" w:cs="Arial"/>
            <w:sz w:val="24"/>
            <w:szCs w:val="24"/>
          </w:rPr>
          <w:delText>ept</w:delText>
        </w:r>
        <w:r w:rsidR="00687C49" w:rsidRPr="002E78E0" w:rsidDel="001D131A">
          <w:rPr>
            <w:rFonts w:ascii="3DS V2" w:hAnsi="3DS V2" w:cs="Arial"/>
            <w:sz w:val="24"/>
            <w:szCs w:val="24"/>
          </w:rPr>
          <w:delText xml:space="preserve"> personnes au total</w:delText>
        </w:r>
        <w:r w:rsidR="00687C49" w:rsidDel="001D131A">
          <w:rPr>
            <w:rFonts w:ascii="3DS V2" w:hAnsi="3DS V2" w:cs="Arial"/>
            <w:sz w:val="24"/>
            <w:szCs w:val="24"/>
          </w:rPr>
          <w:delText xml:space="preserve">. J’ai </w:delText>
        </w:r>
        <w:r w:rsidR="00687C49" w:rsidRPr="002E78E0" w:rsidDel="001D131A">
          <w:rPr>
            <w:rFonts w:ascii="3DS V2" w:hAnsi="3DS V2" w:cs="Arial"/>
            <w:sz w:val="24"/>
            <w:szCs w:val="24"/>
          </w:rPr>
          <w:delText xml:space="preserve">trois de mes collègues sont basés à </w:delText>
        </w:r>
        <w:r w:rsidR="00687C49" w:rsidDel="001D131A">
          <w:rPr>
            <w:rFonts w:ascii="3DS V2" w:hAnsi="3DS V2" w:cs="Arial"/>
            <w:sz w:val="24"/>
            <w:szCs w:val="24"/>
          </w:rPr>
          <w:delText xml:space="preserve">Dassault Systèmes </w:delText>
        </w:r>
        <w:r w:rsidR="00687C49" w:rsidRPr="002E78E0" w:rsidDel="001D131A">
          <w:rPr>
            <w:rFonts w:ascii="3DS V2" w:hAnsi="3DS V2" w:cs="Arial"/>
            <w:sz w:val="24"/>
            <w:szCs w:val="24"/>
          </w:rPr>
          <w:delText>Lyon, et les trois autres travaillent depuis la Belgique.</w:delText>
        </w:r>
      </w:del>
    </w:p>
    <w:p w14:paraId="7D593E49" w14:textId="61E7A41B" w:rsidR="00687C49" w:rsidRPr="009D4812" w:rsidRDefault="00687C49">
      <w:pPr>
        <w:rPr>
          <w:rFonts w:ascii="3DS V2" w:eastAsiaTheme="majorEastAsia" w:hAnsi="3DS V2" w:cs="Arial"/>
          <w:b/>
          <w:color w:val="005386"/>
          <w:sz w:val="56"/>
          <w:szCs w:val="56"/>
        </w:rPr>
      </w:pPr>
      <w:r>
        <w:rPr>
          <w:rFonts w:ascii="3DS V2" w:hAnsi="3DS V2"/>
          <w:b/>
          <w:bCs/>
          <w:color w:val="005386"/>
          <w:sz w:val="56"/>
          <w:szCs w:val="56"/>
        </w:rPr>
        <w:br w:type="page"/>
      </w:r>
    </w:p>
    <w:p w14:paraId="028B6187" w14:textId="150E25BE" w:rsidR="006F4ED3" w:rsidRPr="0040636C" w:rsidRDefault="00FE73E8" w:rsidP="006F4ED3">
      <w:pPr>
        <w:pStyle w:val="PartTitle"/>
        <w:ind w:left="720"/>
        <w:jc w:val="left"/>
        <w:rPr>
          <w:rFonts w:ascii="3DS V2" w:hAnsi="3DS V2"/>
          <w:b/>
          <w:bCs w:val="0"/>
          <w:color w:val="005386"/>
          <w:sz w:val="56"/>
          <w:szCs w:val="56"/>
          <w:lang w:val="fr-FR"/>
        </w:rPr>
      </w:pPr>
      <w:bookmarkStart w:id="37" w:name="_Toc204887634"/>
      <w:r w:rsidRPr="00E13166">
        <w:rPr>
          <w:rFonts w:ascii="Times New Roman" w:eastAsia="Times New Roman" w:hAnsi="Times New Roman" w:cs="Times New Roman"/>
          <w:noProof/>
          <w:sz w:val="24"/>
          <w:szCs w:val="24"/>
          <w:lang w:eastAsia="zh-CN"/>
        </w:rPr>
        <w:lastRenderedPageBreak/>
        <w:drawing>
          <wp:anchor distT="0" distB="0" distL="114300" distR="114300" simplePos="0" relativeHeight="251796992" behindDoc="1" locked="0" layoutInCell="1" allowOverlap="1" wp14:anchorId="3FF73396" wp14:editId="5DA55324">
            <wp:simplePos x="0" y="0"/>
            <wp:positionH relativeFrom="page">
              <wp:posOffset>-609150</wp:posOffset>
            </wp:positionH>
            <wp:positionV relativeFrom="paragraph">
              <wp:posOffset>-1447800</wp:posOffset>
            </wp:positionV>
            <wp:extent cx="8852440" cy="13283565"/>
            <wp:effectExtent l="0" t="0" r="6350" b="0"/>
            <wp:wrapNone/>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58534" cy="1329271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7"/>
    </w:p>
    <w:p w14:paraId="5A752465" w14:textId="507D4BD1" w:rsidR="00021B5F" w:rsidRDefault="00021B5F" w:rsidP="006F4ED3">
      <w:pPr>
        <w:pStyle w:val="PartTitle"/>
        <w:ind w:left="720"/>
        <w:jc w:val="left"/>
        <w:rPr>
          <w:rFonts w:ascii="3DS V2" w:hAnsi="3DS V2"/>
          <w:b/>
          <w:bCs w:val="0"/>
          <w:color w:val="005386"/>
          <w:sz w:val="56"/>
          <w:szCs w:val="56"/>
          <w:lang w:val="fr-FR"/>
        </w:rPr>
      </w:pPr>
    </w:p>
    <w:p w14:paraId="6C561213" w14:textId="77777777" w:rsidR="00FE73E8" w:rsidRDefault="00FE73E8" w:rsidP="00021B5F">
      <w:pPr>
        <w:pStyle w:val="PartTitle"/>
        <w:ind w:left="720"/>
        <w:jc w:val="left"/>
        <w:rPr>
          <w:rFonts w:ascii="3DS V2" w:hAnsi="3DS V2"/>
          <w:b/>
          <w:bCs w:val="0"/>
          <w:color w:val="FFFFFF" w:themeColor="background1"/>
          <w:sz w:val="56"/>
          <w:szCs w:val="56"/>
          <w:lang w:val="fr-FR"/>
        </w:rPr>
      </w:pPr>
    </w:p>
    <w:p w14:paraId="4EF02248" w14:textId="6AB435BB" w:rsidR="00FE73E8" w:rsidRDefault="00FE73E8" w:rsidP="00021B5F">
      <w:pPr>
        <w:pStyle w:val="PartTitle"/>
        <w:ind w:left="720"/>
        <w:jc w:val="left"/>
        <w:rPr>
          <w:rFonts w:ascii="3DS V2" w:hAnsi="3DS V2"/>
          <w:b/>
          <w:bCs w:val="0"/>
          <w:color w:val="FFFFFF" w:themeColor="background1"/>
          <w:sz w:val="56"/>
          <w:szCs w:val="56"/>
          <w:lang w:val="fr-FR"/>
        </w:rPr>
      </w:pPr>
    </w:p>
    <w:p w14:paraId="1072E786" w14:textId="77777777" w:rsidR="00FE73E8" w:rsidRDefault="00FE73E8" w:rsidP="00021B5F">
      <w:pPr>
        <w:pStyle w:val="PartTitle"/>
        <w:ind w:left="720"/>
        <w:jc w:val="left"/>
        <w:rPr>
          <w:rFonts w:ascii="3DS V2" w:hAnsi="3DS V2"/>
          <w:b/>
          <w:bCs w:val="0"/>
          <w:color w:val="FFFFFF" w:themeColor="background1"/>
          <w:sz w:val="56"/>
          <w:szCs w:val="56"/>
          <w:lang w:val="fr-FR"/>
        </w:rPr>
      </w:pPr>
    </w:p>
    <w:p w14:paraId="7B370807" w14:textId="12819662" w:rsidR="006F4ED3" w:rsidRPr="00FE73E8" w:rsidRDefault="006F4ED3" w:rsidP="00021B5F">
      <w:pPr>
        <w:pStyle w:val="PartTitle"/>
        <w:ind w:left="720"/>
        <w:jc w:val="left"/>
        <w:rPr>
          <w:rFonts w:ascii="3DS V2" w:hAnsi="3DS V2"/>
          <w:b/>
          <w:bCs w:val="0"/>
          <w:color w:val="FFFFFF" w:themeColor="background1"/>
          <w:sz w:val="56"/>
          <w:szCs w:val="56"/>
          <w:lang w:val="fr-FR"/>
        </w:rPr>
      </w:pPr>
      <w:bookmarkStart w:id="38" w:name="_Toc204887635"/>
      <w:r w:rsidRPr="00FE73E8">
        <w:rPr>
          <w:rFonts w:ascii="3DS V2" w:hAnsi="3DS V2"/>
          <w:b/>
          <w:bCs w:val="0"/>
          <w:color w:val="FFFFFF" w:themeColor="background1"/>
          <w:sz w:val="56"/>
          <w:szCs w:val="56"/>
          <w:lang w:val="fr-FR"/>
        </w:rPr>
        <w:t>La mission du stage</w:t>
      </w:r>
      <w:bookmarkEnd w:id="38"/>
    </w:p>
    <w:p w14:paraId="19FBE23E" w14:textId="71D263DE" w:rsidR="006F4ED3" w:rsidRDefault="001158FB">
      <w:pPr>
        <w:rPr>
          <w:rFonts w:ascii="3DS V2" w:eastAsiaTheme="majorEastAsia" w:hAnsi="3DS V2" w:cs="Arial"/>
          <w:b/>
          <w:bCs/>
          <w:color w:val="005386"/>
          <w:sz w:val="40"/>
          <w:szCs w:val="40"/>
        </w:rPr>
      </w:pPr>
      <w:r>
        <w:rPr>
          <w:noProof/>
        </w:rPr>
        <w:drawing>
          <wp:anchor distT="0" distB="0" distL="114300" distR="114300" simplePos="0" relativeHeight="251806208" behindDoc="0" locked="0" layoutInCell="1" allowOverlap="1" wp14:anchorId="2BF9BB2C" wp14:editId="3B722B80">
            <wp:simplePos x="0" y="0"/>
            <wp:positionH relativeFrom="margin">
              <wp:posOffset>4722495</wp:posOffset>
            </wp:positionH>
            <wp:positionV relativeFrom="paragraph">
              <wp:posOffset>4332605</wp:posOffset>
            </wp:positionV>
            <wp:extent cx="1675819" cy="504825"/>
            <wp:effectExtent l="0" t="0" r="635"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5819" cy="504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ED3">
        <w:rPr>
          <w:b/>
          <w:bCs/>
          <w:sz w:val="40"/>
          <w:szCs w:val="40"/>
        </w:rPr>
        <w:br w:type="page"/>
      </w:r>
    </w:p>
    <w:p w14:paraId="11C6A2DF" w14:textId="4DE64BA9" w:rsidR="003331CA" w:rsidRDefault="003331CA" w:rsidP="003331CA">
      <w:pPr>
        <w:pStyle w:val="Heading2"/>
        <w:rPr>
          <w:rFonts w:ascii="3DS V2" w:hAnsi="3DS V2" w:cs="Arial"/>
          <w:sz w:val="40"/>
          <w:szCs w:val="40"/>
        </w:rPr>
      </w:pPr>
      <w:bookmarkStart w:id="39" w:name="_Toc204887636"/>
      <w:r>
        <w:rPr>
          <w:rFonts w:ascii="3DS V2" w:hAnsi="3DS V2" w:cs="Arial"/>
          <w:sz w:val="40"/>
          <w:szCs w:val="40"/>
        </w:rPr>
        <w:lastRenderedPageBreak/>
        <w:t xml:space="preserve">Contexte </w:t>
      </w:r>
      <w:bookmarkEnd w:id="39"/>
    </w:p>
    <w:p w14:paraId="620B53EA" w14:textId="0F8D1AB9" w:rsidR="003A3E6E" w:rsidRPr="003A3E6E" w:rsidRDefault="003A3E6E" w:rsidP="003A3E6E">
      <w:pPr>
        <w:pStyle w:val="Heading3"/>
        <w:rPr>
          <w:rFonts w:ascii="3DS V2" w:hAnsi="3DS V2"/>
          <w:sz w:val="32"/>
          <w:szCs w:val="32"/>
        </w:rPr>
      </w:pPr>
      <w:bookmarkStart w:id="40" w:name="_Toc204887637"/>
      <w:r>
        <w:rPr>
          <w:rFonts w:ascii="3DS V2" w:hAnsi="3DS V2"/>
          <w:sz w:val="32"/>
          <w:szCs w:val="32"/>
        </w:rPr>
        <w:t>Net to Wire</w:t>
      </w:r>
      <w:bookmarkEnd w:id="40"/>
      <w:r>
        <w:rPr>
          <w:rFonts w:ascii="3DS V2" w:hAnsi="3DS V2"/>
          <w:sz w:val="32"/>
          <w:szCs w:val="32"/>
        </w:rPr>
        <w:t> </w:t>
      </w:r>
    </w:p>
    <w:p w14:paraId="5B8D210E" w14:textId="33135448" w:rsidR="00E64C74" w:rsidRDefault="00C4239B" w:rsidP="007D290B">
      <w:pPr>
        <w:spacing w:line="240" w:lineRule="auto"/>
        <w:rPr>
          <w:rFonts w:ascii="3DS V2" w:hAnsi="3DS V2" w:cs="Arial"/>
          <w:sz w:val="24"/>
          <w:szCs w:val="24"/>
        </w:rPr>
      </w:pPr>
      <w:r>
        <w:rPr>
          <w:rFonts w:ascii="3DS V2" w:hAnsi="3DS V2" w:cs="Arial"/>
          <w:sz w:val="24"/>
          <w:szCs w:val="24"/>
        </w:rPr>
        <w:t xml:space="preserve">Un </w:t>
      </w:r>
      <w:r w:rsidR="001A6649" w:rsidRPr="001A6649">
        <w:rPr>
          <w:rFonts w:ascii="3DS V2" w:hAnsi="3DS V2" w:cs="Arial"/>
          <w:sz w:val="24"/>
          <w:szCs w:val="24"/>
        </w:rPr>
        <w:t xml:space="preserve">schéma électrique est une représentation logique des connexions physiques </w:t>
      </w:r>
      <w:r w:rsidR="000E4127">
        <w:rPr>
          <w:rFonts w:ascii="3DS V2" w:hAnsi="3DS V2" w:cs="Arial"/>
          <w:sz w:val="24"/>
          <w:szCs w:val="24"/>
        </w:rPr>
        <w:t>ainsi que</w:t>
      </w:r>
      <w:r w:rsidR="001A6649" w:rsidRPr="001A6649">
        <w:rPr>
          <w:rFonts w:ascii="3DS V2" w:hAnsi="3DS V2" w:cs="Arial"/>
          <w:sz w:val="24"/>
          <w:szCs w:val="24"/>
        </w:rPr>
        <w:t xml:space="preserve"> de la disposition d'un système électrique. Un schéma décrit le fonctionnement d'un circuit électrique et </w:t>
      </w:r>
      <w:r w:rsidR="00120EE1">
        <w:rPr>
          <w:rFonts w:ascii="3DS V2" w:hAnsi="3DS V2" w:cs="Arial"/>
          <w:sz w:val="24"/>
          <w:szCs w:val="24"/>
        </w:rPr>
        <w:t>constitue</w:t>
      </w:r>
      <w:r w:rsidR="00F577AA">
        <w:rPr>
          <w:rFonts w:ascii="3DS V2" w:hAnsi="3DS V2" w:cs="Arial"/>
          <w:sz w:val="24"/>
          <w:szCs w:val="24"/>
        </w:rPr>
        <w:t xml:space="preserve"> la</w:t>
      </w:r>
      <w:r w:rsidR="001A6649" w:rsidRPr="001A6649">
        <w:rPr>
          <w:rFonts w:ascii="3DS V2" w:hAnsi="3DS V2" w:cs="Arial"/>
          <w:sz w:val="24"/>
          <w:szCs w:val="24"/>
        </w:rPr>
        <w:t xml:space="preserve"> base pour l'assemblage et le dépannage d'un système</w:t>
      </w:r>
      <w:r w:rsidR="00A21BF7">
        <w:rPr>
          <w:rFonts w:ascii="3DS V2" w:hAnsi="3DS V2" w:cs="Arial"/>
          <w:sz w:val="24"/>
          <w:szCs w:val="24"/>
        </w:rPr>
        <w:t xml:space="preserve"> </w:t>
      </w:r>
      <w:r w:rsidR="00A21BF7" w:rsidRPr="001A6649">
        <w:rPr>
          <w:rFonts w:ascii="3DS V2" w:hAnsi="3DS V2" w:cs="Arial"/>
          <w:sz w:val="24"/>
          <w:szCs w:val="24"/>
        </w:rPr>
        <w:t>électrique</w:t>
      </w:r>
      <w:r w:rsidR="001A6649" w:rsidRPr="001A6649">
        <w:rPr>
          <w:rFonts w:ascii="3DS V2" w:hAnsi="3DS V2" w:cs="Arial"/>
          <w:sz w:val="24"/>
          <w:szCs w:val="24"/>
        </w:rPr>
        <w:t>.</w:t>
      </w:r>
    </w:p>
    <w:p w14:paraId="67C46EB7" w14:textId="33E7B282" w:rsidR="00040CC2" w:rsidRDefault="00A5532A" w:rsidP="004117DF">
      <w:pPr>
        <w:spacing w:line="240" w:lineRule="auto"/>
        <w:rPr>
          <w:rFonts w:ascii="3DS V2" w:hAnsi="3DS V2" w:cs="Arial"/>
          <w:sz w:val="24"/>
          <w:szCs w:val="24"/>
        </w:rPr>
      </w:pPr>
      <w:r>
        <w:rPr>
          <w:rFonts w:ascii="3DS V2" w:hAnsi="3DS V2" w:cs="Arial"/>
          <w:sz w:val="24"/>
          <w:szCs w:val="24"/>
        </w:rPr>
        <w:t xml:space="preserve">Dans le cadre de la conception électrique, </w:t>
      </w:r>
      <w:r w:rsidR="00971FCE">
        <w:rPr>
          <w:rFonts w:ascii="3DS V2" w:hAnsi="3DS V2" w:cs="Arial"/>
          <w:sz w:val="24"/>
          <w:szCs w:val="24"/>
        </w:rPr>
        <w:t>i</w:t>
      </w:r>
      <w:r w:rsidR="008E7400" w:rsidRPr="008E7400">
        <w:rPr>
          <w:rFonts w:ascii="3DS V2" w:hAnsi="3DS V2" w:cs="Arial"/>
          <w:sz w:val="24"/>
          <w:szCs w:val="24"/>
        </w:rPr>
        <w:t>l existe deux niveaux principaux de granularité des schémas électriques</w:t>
      </w:r>
      <w:r w:rsidR="00AE5CE5">
        <w:rPr>
          <w:rFonts w:ascii="3DS V2" w:hAnsi="3DS V2" w:cs="Arial"/>
          <w:sz w:val="24"/>
          <w:szCs w:val="24"/>
        </w:rPr>
        <w:t> :</w:t>
      </w:r>
    </w:p>
    <w:p w14:paraId="5CE2E3CE" w14:textId="5525FC2C" w:rsidR="00267A80" w:rsidRDefault="005D4AB6" w:rsidP="00267A80">
      <w:pPr>
        <w:keepNext/>
        <w:spacing w:line="240" w:lineRule="auto"/>
      </w:pPr>
      <w:r>
        <w:rPr>
          <w:rFonts w:ascii="3DS V2" w:hAnsi="3DS V2" w:cs="Arial"/>
          <w:noProof/>
          <w:sz w:val="24"/>
          <w:szCs w:val="24"/>
        </w:rPr>
        <w:drawing>
          <wp:anchor distT="0" distB="0" distL="114300" distR="114300" simplePos="0" relativeHeight="251718144" behindDoc="0" locked="0" layoutInCell="1" allowOverlap="1" wp14:anchorId="3FEB272A" wp14:editId="7EDBFB4A">
            <wp:simplePos x="0" y="0"/>
            <wp:positionH relativeFrom="margin">
              <wp:align>right</wp:align>
            </wp:positionH>
            <wp:positionV relativeFrom="paragraph">
              <wp:posOffset>582268</wp:posOffset>
            </wp:positionV>
            <wp:extent cx="5708650" cy="2268220"/>
            <wp:effectExtent l="0" t="0" r="635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8650" cy="2268220"/>
                    </a:xfrm>
                    <a:prstGeom prst="rect">
                      <a:avLst/>
                    </a:prstGeom>
                    <a:noFill/>
                    <a:ln>
                      <a:noFill/>
                    </a:ln>
                  </pic:spPr>
                </pic:pic>
              </a:graphicData>
            </a:graphic>
          </wp:anchor>
        </w:drawing>
      </w:r>
      <w:r w:rsidR="00040CC2">
        <w:rPr>
          <w:rFonts w:ascii="3DS V2" w:hAnsi="3DS V2" w:cs="Arial"/>
          <w:sz w:val="24"/>
          <w:szCs w:val="24"/>
        </w:rPr>
        <w:t>L</w:t>
      </w:r>
      <w:r w:rsidR="00906DAC">
        <w:rPr>
          <w:rFonts w:ascii="3DS V2" w:hAnsi="3DS V2" w:cs="Arial"/>
          <w:sz w:val="24"/>
          <w:szCs w:val="24"/>
        </w:rPr>
        <w:t xml:space="preserve">e </w:t>
      </w:r>
      <w:r w:rsidR="00393B6D" w:rsidRPr="0040636C">
        <w:rPr>
          <w:rFonts w:ascii="3DS V2" w:hAnsi="3DS V2" w:cs="Arial"/>
          <w:b/>
          <w:bCs/>
          <w:sz w:val="24"/>
          <w:szCs w:val="24"/>
        </w:rPr>
        <w:t>Net diagram</w:t>
      </w:r>
      <w:r w:rsidR="00393B6D" w:rsidRPr="0040636C">
        <w:rPr>
          <w:rFonts w:ascii="3DS V2" w:hAnsi="3DS V2" w:cs="Arial"/>
          <w:sz w:val="24"/>
          <w:szCs w:val="24"/>
        </w:rPr>
        <w:t xml:space="preserve">, </w:t>
      </w:r>
      <w:r w:rsidR="00393B6D" w:rsidRPr="00EC6A02">
        <w:rPr>
          <w:rFonts w:ascii="3DS V2" w:hAnsi="3DS V2" w:cs="Arial"/>
          <w:sz w:val="24"/>
          <w:szCs w:val="24"/>
        </w:rPr>
        <w:t xml:space="preserve">ou </w:t>
      </w:r>
      <w:r w:rsidR="004226BF" w:rsidRPr="00EC6A02">
        <w:rPr>
          <w:rFonts w:ascii="3DS V2" w:hAnsi="3DS V2" w:cs="Arial"/>
          <w:sz w:val="24"/>
          <w:szCs w:val="24"/>
        </w:rPr>
        <w:t>schéma fonctionnel</w:t>
      </w:r>
      <w:r w:rsidR="00906DAC" w:rsidRPr="00EC6A02">
        <w:rPr>
          <w:rFonts w:ascii="3DS V2" w:hAnsi="3DS V2" w:cs="Arial"/>
          <w:sz w:val="24"/>
          <w:szCs w:val="24"/>
        </w:rPr>
        <w:t xml:space="preserve"> électrique</w:t>
      </w:r>
      <w:r w:rsidR="00EC6A02">
        <w:rPr>
          <w:rFonts w:ascii="3DS V2" w:hAnsi="3DS V2" w:cs="Arial"/>
          <w:sz w:val="24"/>
          <w:szCs w:val="24"/>
        </w:rPr>
        <w:t>,</w:t>
      </w:r>
      <w:r w:rsidR="00690612">
        <w:rPr>
          <w:rFonts w:ascii="3DS V2" w:hAnsi="3DS V2" w:cs="Arial"/>
          <w:sz w:val="24"/>
          <w:szCs w:val="24"/>
        </w:rPr>
        <w:t xml:space="preserve"> </w:t>
      </w:r>
      <w:r w:rsidR="00690612" w:rsidRPr="00186918">
        <w:rPr>
          <w:rFonts w:ascii="3DS V2" w:hAnsi="3DS V2" w:cs="Arial"/>
          <w:sz w:val="24"/>
          <w:szCs w:val="24"/>
        </w:rPr>
        <w:t xml:space="preserve">est un </w:t>
      </w:r>
      <w:r w:rsidR="00186918">
        <w:rPr>
          <w:rFonts w:ascii="3DS V2" w:hAnsi="3DS V2" w:cs="Arial"/>
          <w:sz w:val="24"/>
          <w:szCs w:val="24"/>
        </w:rPr>
        <w:t>sch</w:t>
      </w:r>
      <w:r w:rsidR="009B34E5">
        <w:rPr>
          <w:rFonts w:ascii="3DS V2" w:hAnsi="3DS V2" w:cs="Arial"/>
          <w:sz w:val="24"/>
          <w:szCs w:val="24"/>
        </w:rPr>
        <w:t>é</w:t>
      </w:r>
      <w:r w:rsidR="00186918">
        <w:rPr>
          <w:rFonts w:ascii="3DS V2" w:hAnsi="3DS V2" w:cs="Arial"/>
          <w:sz w:val="24"/>
          <w:szCs w:val="24"/>
        </w:rPr>
        <w:t>ma</w:t>
      </w:r>
      <w:r w:rsidR="00690612" w:rsidRPr="00186918">
        <w:rPr>
          <w:rFonts w:ascii="3DS V2" w:hAnsi="3DS V2" w:cs="Arial"/>
          <w:sz w:val="24"/>
          <w:szCs w:val="24"/>
        </w:rPr>
        <w:t xml:space="preserve"> qui montre </w:t>
      </w:r>
      <w:r w:rsidR="00B41A9A">
        <w:rPr>
          <w:rFonts w:ascii="3DS V2" w:hAnsi="3DS V2" w:cs="Arial"/>
          <w:sz w:val="24"/>
          <w:szCs w:val="24"/>
        </w:rPr>
        <w:t>les liaison</w:t>
      </w:r>
      <w:r w:rsidR="00B41A9A" w:rsidRPr="00186918">
        <w:rPr>
          <w:rFonts w:ascii="3DS V2" w:hAnsi="3DS V2" w:cs="Arial"/>
          <w:sz w:val="24"/>
          <w:szCs w:val="24"/>
        </w:rPr>
        <w:t>s électriques</w:t>
      </w:r>
      <w:r w:rsidR="00507257">
        <w:rPr>
          <w:rFonts w:ascii="3DS V2" w:hAnsi="3DS V2" w:cs="Arial"/>
          <w:sz w:val="24"/>
          <w:szCs w:val="24"/>
        </w:rPr>
        <w:t xml:space="preserve"> </w:t>
      </w:r>
      <w:r w:rsidR="00690612" w:rsidRPr="00186918">
        <w:rPr>
          <w:rFonts w:ascii="3DS V2" w:hAnsi="3DS V2" w:cs="Arial"/>
          <w:sz w:val="24"/>
          <w:szCs w:val="24"/>
        </w:rPr>
        <w:t xml:space="preserve">entre les </w:t>
      </w:r>
      <w:r w:rsidR="0019197E">
        <w:rPr>
          <w:rFonts w:ascii="3DS V2" w:hAnsi="3DS V2" w:cs="Arial"/>
          <w:sz w:val="24"/>
          <w:szCs w:val="24"/>
        </w:rPr>
        <w:t>équipements</w:t>
      </w:r>
      <w:r w:rsidR="00690612" w:rsidRPr="00186918">
        <w:rPr>
          <w:rFonts w:ascii="3DS V2" w:hAnsi="3DS V2" w:cs="Arial"/>
          <w:sz w:val="24"/>
          <w:szCs w:val="24"/>
        </w:rPr>
        <w:t xml:space="preserve">, </w:t>
      </w:r>
      <w:r w:rsidR="00AC64D9">
        <w:rPr>
          <w:rFonts w:ascii="3DS V2" w:hAnsi="3DS V2" w:cs="Arial"/>
          <w:sz w:val="24"/>
          <w:szCs w:val="24"/>
        </w:rPr>
        <w:t>sans considérer</w:t>
      </w:r>
      <w:r w:rsidR="00690612" w:rsidRPr="00186918">
        <w:rPr>
          <w:rFonts w:ascii="3DS V2" w:hAnsi="3DS V2" w:cs="Arial"/>
          <w:sz w:val="24"/>
          <w:szCs w:val="24"/>
        </w:rPr>
        <w:t xml:space="preserve"> comment </w:t>
      </w:r>
      <w:r w:rsidR="0092428C">
        <w:rPr>
          <w:rFonts w:ascii="3DS V2" w:hAnsi="3DS V2" w:cs="Arial"/>
          <w:sz w:val="24"/>
          <w:szCs w:val="24"/>
        </w:rPr>
        <w:t>les fils et appareils</w:t>
      </w:r>
      <w:r w:rsidR="00690612" w:rsidRPr="00186918">
        <w:rPr>
          <w:rFonts w:ascii="3DS V2" w:hAnsi="3DS V2" w:cs="Arial"/>
          <w:sz w:val="24"/>
          <w:szCs w:val="24"/>
        </w:rPr>
        <w:t xml:space="preserve"> sont placés.</w:t>
      </w:r>
      <w:r w:rsidR="00690612">
        <w:rPr>
          <w:rFonts w:ascii="3DS V2" w:hAnsi="3DS V2" w:cs="Arial"/>
          <w:noProof/>
          <w:sz w:val="24"/>
          <w:szCs w:val="24"/>
        </w:rPr>
        <w:t xml:space="preserve"> </w:t>
      </w:r>
      <w:r w:rsidR="00DC5407">
        <w:rPr>
          <w:rFonts w:ascii="3DS V2" w:hAnsi="3DS V2" w:cs="Arial"/>
          <w:noProof/>
          <w:sz w:val="24"/>
          <w:szCs w:val="24"/>
        </w:rPr>
        <w:t>Voici un schéma d’équipotentielles (nets)</w:t>
      </w:r>
    </w:p>
    <w:p w14:paraId="6B340C27" w14:textId="3B7DF5CD" w:rsidR="008E7400" w:rsidRPr="00747E70" w:rsidRDefault="00267A80" w:rsidP="00267A80">
      <w:pPr>
        <w:pStyle w:val="Caption"/>
        <w:jc w:val="center"/>
        <w:rPr>
          <w:rFonts w:ascii="3DS V2" w:hAnsi="3DS V2" w:cs="Arial"/>
          <w:sz w:val="24"/>
          <w:szCs w:val="24"/>
        </w:rPr>
      </w:pPr>
      <w:r>
        <w:t xml:space="preserve">Figure </w:t>
      </w:r>
      <w:fldSimple w:instr=" SEQ Figure \* ARABIC ">
        <w:r w:rsidR="004D4217">
          <w:rPr>
            <w:noProof/>
          </w:rPr>
          <w:t>5</w:t>
        </w:r>
      </w:fldSimple>
      <w:r>
        <w:t xml:space="preserve"> : Net Diagram</w:t>
      </w:r>
    </w:p>
    <w:p w14:paraId="4CE8A6F4" w14:textId="7947D261" w:rsidR="001A4DFB" w:rsidRDefault="00463652" w:rsidP="00F2587B">
      <w:pPr>
        <w:spacing w:line="240" w:lineRule="auto"/>
      </w:pPr>
      <w:r>
        <w:rPr>
          <w:rFonts w:ascii="3DS V2" w:hAnsi="3DS V2" w:cs="Arial"/>
          <w:noProof/>
          <w:sz w:val="24"/>
          <w:szCs w:val="24"/>
        </w:rPr>
        <w:drawing>
          <wp:anchor distT="0" distB="0" distL="114300" distR="114300" simplePos="0" relativeHeight="251719168" behindDoc="0" locked="0" layoutInCell="1" allowOverlap="1" wp14:anchorId="04111FEC" wp14:editId="641B9056">
            <wp:simplePos x="0" y="0"/>
            <wp:positionH relativeFrom="margin">
              <wp:posOffset>-55245</wp:posOffset>
            </wp:positionH>
            <wp:positionV relativeFrom="paragraph">
              <wp:posOffset>483235</wp:posOffset>
            </wp:positionV>
            <wp:extent cx="5653377" cy="2779588"/>
            <wp:effectExtent l="0" t="0" r="5080" b="1905"/>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1">
                      <a:extLst>
                        <a:ext uri="{28A0092B-C50C-407E-A947-70E740481C1C}">
                          <a14:useLocalDpi xmlns:a14="http://schemas.microsoft.com/office/drawing/2010/main" val="0"/>
                        </a:ext>
                      </a:extLst>
                    </a:blip>
                    <a:srcRect t="8386" r="969"/>
                    <a:stretch/>
                  </pic:blipFill>
                  <pic:spPr bwMode="auto">
                    <a:xfrm>
                      <a:off x="0" y="0"/>
                      <a:ext cx="5653377" cy="27795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6203">
        <w:rPr>
          <w:rFonts w:ascii="3DS V2" w:hAnsi="3DS V2" w:cs="Arial"/>
          <w:sz w:val="24"/>
          <w:szCs w:val="24"/>
        </w:rPr>
        <w:t xml:space="preserve">Le </w:t>
      </w:r>
      <w:r w:rsidR="00AA6203" w:rsidRPr="0040636C">
        <w:rPr>
          <w:rFonts w:ascii="3DS V2" w:hAnsi="3DS V2" w:cs="Arial"/>
          <w:b/>
          <w:bCs/>
          <w:sz w:val="24"/>
          <w:szCs w:val="24"/>
        </w:rPr>
        <w:t>Wiring diagram</w:t>
      </w:r>
      <w:r w:rsidR="00AA6203">
        <w:rPr>
          <w:rFonts w:ascii="3DS V2" w:hAnsi="3DS V2" w:cs="Arial"/>
          <w:sz w:val="24"/>
          <w:szCs w:val="24"/>
        </w:rPr>
        <w:t xml:space="preserve">, ou le schéma de câblage, </w:t>
      </w:r>
      <w:r w:rsidR="0014085E" w:rsidRPr="0014085E">
        <w:rPr>
          <w:rFonts w:ascii="3DS V2" w:hAnsi="3DS V2" w:cs="Arial"/>
          <w:sz w:val="24"/>
          <w:szCs w:val="24"/>
        </w:rPr>
        <w:t>détaille</w:t>
      </w:r>
      <w:r w:rsidR="0014085E" w:rsidRPr="00AA6203">
        <w:rPr>
          <w:rFonts w:ascii="3DS V2" w:hAnsi="3DS V2" w:cs="Arial"/>
          <w:sz w:val="24"/>
          <w:szCs w:val="24"/>
        </w:rPr>
        <w:t xml:space="preserve"> </w:t>
      </w:r>
      <w:r w:rsidR="00AA6203" w:rsidRPr="00AA6203">
        <w:rPr>
          <w:rFonts w:ascii="3DS V2" w:hAnsi="3DS V2" w:cs="Arial"/>
          <w:sz w:val="24"/>
          <w:szCs w:val="24"/>
        </w:rPr>
        <w:t>les composants physiques nécessaires à la réalisation du système</w:t>
      </w:r>
      <w:r w:rsidR="002237AD">
        <w:rPr>
          <w:rFonts w:ascii="3DS V2" w:hAnsi="3DS V2" w:cs="Arial"/>
          <w:sz w:val="24"/>
          <w:szCs w:val="24"/>
        </w:rPr>
        <w:t xml:space="preserve"> selon</w:t>
      </w:r>
      <w:r w:rsidR="00F2587B" w:rsidRPr="00AA6203">
        <w:rPr>
          <w:rFonts w:ascii="3DS V2" w:hAnsi="3DS V2" w:cs="Arial"/>
          <w:sz w:val="24"/>
          <w:szCs w:val="24"/>
        </w:rPr>
        <w:t xml:space="preserve"> la topologie de l'architecture </w:t>
      </w:r>
      <w:r w:rsidR="00F2587B">
        <w:rPr>
          <w:rFonts w:ascii="3DS V2" w:hAnsi="3DS V2" w:cs="Arial"/>
          <w:sz w:val="24"/>
          <w:szCs w:val="24"/>
        </w:rPr>
        <w:t>3D.</w:t>
      </w:r>
    </w:p>
    <w:p w14:paraId="4CCF7059" w14:textId="34E325EF" w:rsidR="00AA6203" w:rsidRDefault="001A4DFB" w:rsidP="001A4DFB">
      <w:pPr>
        <w:pStyle w:val="Caption"/>
        <w:jc w:val="center"/>
        <w:rPr>
          <w:rFonts w:ascii="3DS V2" w:hAnsi="3DS V2" w:cs="Arial"/>
          <w:sz w:val="24"/>
          <w:szCs w:val="24"/>
        </w:rPr>
      </w:pPr>
      <w:r>
        <w:t xml:space="preserve">Figure </w:t>
      </w:r>
      <w:fldSimple w:instr=" SEQ Figure \* ARABIC ">
        <w:r w:rsidR="004D4217">
          <w:rPr>
            <w:noProof/>
          </w:rPr>
          <w:t>6</w:t>
        </w:r>
      </w:fldSimple>
      <w:r>
        <w:t xml:space="preserve"> : </w:t>
      </w:r>
      <w:r w:rsidRPr="0040636C">
        <w:t>Wiring Diagram</w:t>
      </w:r>
    </w:p>
    <w:p w14:paraId="7FEF5C81" w14:textId="352AFF9D" w:rsidR="00A56661" w:rsidRDefault="00541235" w:rsidP="00BA7384">
      <w:pPr>
        <w:spacing w:line="240" w:lineRule="auto"/>
        <w:rPr>
          <w:rFonts w:ascii="3DS V2" w:hAnsi="3DS V2" w:cs="Arial"/>
          <w:sz w:val="24"/>
          <w:szCs w:val="24"/>
        </w:rPr>
      </w:pPr>
      <w:r>
        <w:rPr>
          <w:rFonts w:ascii="3DS V2" w:hAnsi="3DS V2" w:cs="Arial"/>
          <w:sz w:val="24"/>
          <w:szCs w:val="24"/>
        </w:rPr>
        <w:lastRenderedPageBreak/>
        <w:t xml:space="preserve">Ces deux types de schéma représentent </w:t>
      </w:r>
      <w:r w:rsidR="00E64C74" w:rsidRPr="00747E70">
        <w:rPr>
          <w:rFonts w:ascii="3DS V2" w:hAnsi="3DS V2" w:cs="Arial"/>
          <w:sz w:val="24"/>
          <w:szCs w:val="24"/>
        </w:rPr>
        <w:t xml:space="preserve">deux phases </w:t>
      </w:r>
      <w:r w:rsidR="00CF601E">
        <w:rPr>
          <w:rFonts w:ascii="3DS V2" w:hAnsi="3DS V2" w:cs="Arial"/>
          <w:sz w:val="24"/>
          <w:szCs w:val="24"/>
        </w:rPr>
        <w:t>essentielles</w:t>
      </w:r>
      <w:r w:rsidR="00E64C74" w:rsidRPr="00747E70">
        <w:rPr>
          <w:rFonts w:ascii="3DS V2" w:hAnsi="3DS V2" w:cs="Arial"/>
          <w:sz w:val="24"/>
          <w:szCs w:val="24"/>
        </w:rPr>
        <w:t xml:space="preserve"> </w:t>
      </w:r>
      <w:r w:rsidR="002F3A88">
        <w:rPr>
          <w:rFonts w:ascii="3DS V2" w:hAnsi="3DS V2" w:cs="Arial"/>
          <w:sz w:val="24"/>
          <w:szCs w:val="24"/>
        </w:rPr>
        <w:t xml:space="preserve">de </w:t>
      </w:r>
      <w:r w:rsidR="00E64C74" w:rsidRPr="00747E70">
        <w:rPr>
          <w:rFonts w:ascii="3DS V2" w:hAnsi="3DS V2" w:cs="Arial"/>
          <w:sz w:val="24"/>
          <w:szCs w:val="24"/>
        </w:rPr>
        <w:t>l</w:t>
      </w:r>
      <w:r>
        <w:rPr>
          <w:rFonts w:ascii="3DS V2" w:hAnsi="3DS V2" w:cs="Arial"/>
          <w:sz w:val="24"/>
          <w:szCs w:val="24"/>
        </w:rPr>
        <w:t>a</w:t>
      </w:r>
      <w:r w:rsidR="00E37791" w:rsidRPr="00747E70">
        <w:rPr>
          <w:rFonts w:ascii="3DS V2" w:hAnsi="3DS V2" w:cs="Arial"/>
          <w:sz w:val="24"/>
          <w:szCs w:val="24"/>
        </w:rPr>
        <w:t xml:space="preserve"> conception </w:t>
      </w:r>
      <w:r w:rsidR="00153D1D" w:rsidRPr="00747E70">
        <w:rPr>
          <w:rFonts w:ascii="3DS V2" w:hAnsi="3DS V2" w:cs="Arial"/>
          <w:sz w:val="24"/>
          <w:szCs w:val="24"/>
        </w:rPr>
        <w:t>électrique :</w:t>
      </w:r>
      <w:r w:rsidR="00E37791" w:rsidRPr="00747E70">
        <w:rPr>
          <w:rFonts w:ascii="3DS V2" w:hAnsi="3DS V2" w:cs="Arial"/>
          <w:sz w:val="24"/>
          <w:szCs w:val="24"/>
        </w:rPr>
        <w:t xml:space="preserve"> </w:t>
      </w:r>
      <w:r w:rsidR="00463652">
        <w:rPr>
          <w:rFonts w:ascii="3DS V2" w:hAnsi="3DS V2" w:cs="Arial"/>
          <w:sz w:val="24"/>
          <w:szCs w:val="24"/>
        </w:rPr>
        <w:t>La première consiste à établir</w:t>
      </w:r>
      <w:r w:rsidR="001C34CF">
        <w:rPr>
          <w:rFonts w:ascii="3DS V2" w:hAnsi="3DS V2" w:cs="Arial"/>
          <w:sz w:val="24"/>
          <w:szCs w:val="24"/>
        </w:rPr>
        <w:t xml:space="preserve"> </w:t>
      </w:r>
      <w:r w:rsidR="00387424" w:rsidRPr="00387424">
        <w:rPr>
          <w:rFonts w:ascii="3DS V2" w:hAnsi="3DS V2" w:cs="Arial"/>
          <w:sz w:val="24"/>
          <w:szCs w:val="24"/>
        </w:rPr>
        <w:t xml:space="preserve">un </w:t>
      </w:r>
      <w:r w:rsidR="001C34CF">
        <w:rPr>
          <w:rFonts w:ascii="3DS V2" w:hAnsi="3DS V2" w:cs="Arial"/>
          <w:sz w:val="24"/>
          <w:szCs w:val="24"/>
        </w:rPr>
        <w:t>Net Diagram</w:t>
      </w:r>
      <w:r w:rsidR="002A2A60">
        <w:rPr>
          <w:rFonts w:ascii="3DS V2" w:hAnsi="3DS V2" w:cs="Arial"/>
          <w:sz w:val="24"/>
          <w:szCs w:val="24"/>
        </w:rPr>
        <w:t>,</w:t>
      </w:r>
      <w:r w:rsidR="00387424" w:rsidRPr="00387424">
        <w:rPr>
          <w:rFonts w:ascii="3DS V2" w:hAnsi="3DS V2" w:cs="Arial"/>
          <w:sz w:val="24"/>
          <w:szCs w:val="24"/>
        </w:rPr>
        <w:t xml:space="preserve"> qui </w:t>
      </w:r>
      <w:r w:rsidR="00387424">
        <w:rPr>
          <w:rFonts w:ascii="3DS V2" w:hAnsi="3DS V2" w:cs="Arial"/>
          <w:sz w:val="24"/>
          <w:szCs w:val="24"/>
        </w:rPr>
        <w:t>définit</w:t>
      </w:r>
      <w:r w:rsidR="00387424" w:rsidRPr="00387424">
        <w:rPr>
          <w:rFonts w:ascii="3DS V2" w:hAnsi="3DS V2" w:cs="Arial"/>
          <w:sz w:val="24"/>
          <w:szCs w:val="24"/>
        </w:rPr>
        <w:t xml:space="preserve"> simplement </w:t>
      </w:r>
      <w:r w:rsidR="007974C7">
        <w:rPr>
          <w:rFonts w:ascii="3DS V2" w:hAnsi="3DS V2" w:cs="Arial"/>
          <w:sz w:val="24"/>
          <w:szCs w:val="24"/>
        </w:rPr>
        <w:t>les</w:t>
      </w:r>
      <w:r w:rsidR="007974C7" w:rsidRPr="00387424">
        <w:rPr>
          <w:rFonts w:ascii="3DS V2" w:hAnsi="3DS V2" w:cs="Arial"/>
          <w:sz w:val="24"/>
          <w:szCs w:val="24"/>
        </w:rPr>
        <w:t xml:space="preserve"> éléments </w:t>
      </w:r>
      <w:r w:rsidR="007974C7">
        <w:rPr>
          <w:rFonts w:ascii="3DS V2" w:hAnsi="3DS V2" w:cs="Arial"/>
          <w:sz w:val="24"/>
          <w:szCs w:val="24"/>
        </w:rPr>
        <w:t xml:space="preserve">électriques qui </w:t>
      </w:r>
      <w:r w:rsidR="00387424" w:rsidRPr="00387424">
        <w:rPr>
          <w:rFonts w:ascii="3DS V2" w:hAnsi="3DS V2" w:cs="Arial"/>
          <w:sz w:val="24"/>
          <w:szCs w:val="24"/>
        </w:rPr>
        <w:t xml:space="preserve">doivent être </w:t>
      </w:r>
      <w:r w:rsidR="006E5FFB">
        <w:rPr>
          <w:rFonts w:ascii="3DS V2" w:hAnsi="3DS V2" w:cs="Arial"/>
          <w:sz w:val="24"/>
          <w:szCs w:val="24"/>
        </w:rPr>
        <w:t>i</w:t>
      </w:r>
      <w:r w:rsidR="006E5FFB" w:rsidRPr="006E5FFB">
        <w:rPr>
          <w:rFonts w:ascii="3DS V2" w:hAnsi="3DS V2" w:cs="Arial"/>
          <w:sz w:val="24"/>
          <w:szCs w:val="24"/>
        </w:rPr>
        <w:t>nterconnectés</w:t>
      </w:r>
      <w:r w:rsidR="00E37791" w:rsidRPr="00747E70">
        <w:rPr>
          <w:rFonts w:ascii="3DS V2" w:hAnsi="3DS V2" w:cs="Arial"/>
          <w:sz w:val="24"/>
          <w:szCs w:val="24"/>
        </w:rPr>
        <w:t xml:space="preserve">, </w:t>
      </w:r>
      <w:r w:rsidR="00E25F01">
        <w:rPr>
          <w:rFonts w:ascii="3DS V2" w:hAnsi="3DS V2" w:cs="Arial"/>
          <w:sz w:val="24"/>
          <w:szCs w:val="24"/>
        </w:rPr>
        <w:t xml:space="preserve">puis </w:t>
      </w:r>
      <w:r w:rsidR="00F10A4D">
        <w:rPr>
          <w:rFonts w:ascii="3DS V2" w:hAnsi="3DS V2" w:cs="Arial"/>
          <w:sz w:val="24"/>
          <w:szCs w:val="24"/>
        </w:rPr>
        <w:t xml:space="preserve">on </w:t>
      </w:r>
      <w:r w:rsidR="00F10A4D" w:rsidRPr="00F10A4D">
        <w:rPr>
          <w:rFonts w:ascii="3DS V2" w:hAnsi="3DS V2" w:cs="Arial"/>
          <w:sz w:val="24"/>
          <w:szCs w:val="24"/>
        </w:rPr>
        <w:t>décrit ces connexions</w:t>
      </w:r>
      <w:r w:rsidR="00F10A4D">
        <w:rPr>
          <w:rFonts w:ascii="3DS V2" w:hAnsi="3DS V2" w:cs="Arial"/>
          <w:sz w:val="24"/>
          <w:szCs w:val="24"/>
        </w:rPr>
        <w:t xml:space="preserve"> en précisant les composants électriques </w:t>
      </w:r>
      <w:r w:rsidR="00F10A4D" w:rsidRPr="00F10A4D">
        <w:rPr>
          <w:rFonts w:ascii="3DS V2" w:hAnsi="3DS V2" w:cs="Arial"/>
          <w:sz w:val="24"/>
          <w:szCs w:val="24"/>
        </w:rPr>
        <w:t xml:space="preserve">utilisés et </w:t>
      </w:r>
      <w:r w:rsidR="007778FB">
        <w:rPr>
          <w:rFonts w:ascii="3DS V2" w:hAnsi="3DS V2" w:cs="Arial"/>
          <w:sz w:val="24"/>
          <w:szCs w:val="24"/>
        </w:rPr>
        <w:t>l’endroit où</w:t>
      </w:r>
      <w:r w:rsidR="00F10A4D" w:rsidRPr="00F10A4D">
        <w:rPr>
          <w:rFonts w:ascii="3DS V2" w:hAnsi="3DS V2" w:cs="Arial"/>
          <w:sz w:val="24"/>
          <w:szCs w:val="24"/>
        </w:rPr>
        <w:t xml:space="preserve"> ils seront placés dans l’environnement physique du système</w:t>
      </w:r>
      <w:r w:rsidR="0038601B">
        <w:rPr>
          <w:rFonts w:ascii="3DS V2" w:hAnsi="3DS V2" w:cs="Arial"/>
          <w:sz w:val="24"/>
          <w:szCs w:val="24"/>
        </w:rPr>
        <w:t xml:space="preserve">, </w:t>
      </w:r>
      <w:r w:rsidR="00F10A4D" w:rsidRPr="00F10A4D">
        <w:rPr>
          <w:rFonts w:ascii="3DS V2" w:hAnsi="3DS V2" w:cs="Arial"/>
          <w:sz w:val="24"/>
          <w:szCs w:val="24"/>
        </w:rPr>
        <w:t xml:space="preserve">en tenant compte de </w:t>
      </w:r>
      <w:r w:rsidR="00A56661">
        <w:rPr>
          <w:rFonts w:ascii="3DS V2" w:hAnsi="3DS V2" w:cs="Arial"/>
          <w:sz w:val="24"/>
          <w:szCs w:val="24"/>
        </w:rPr>
        <w:t>sa topologie 3D</w:t>
      </w:r>
      <w:r w:rsidR="00F10A4D" w:rsidRPr="00F10A4D">
        <w:rPr>
          <w:rFonts w:ascii="3DS V2" w:hAnsi="3DS V2" w:cs="Arial"/>
          <w:sz w:val="24"/>
          <w:szCs w:val="24"/>
        </w:rPr>
        <w:t>.</w:t>
      </w:r>
    </w:p>
    <w:p w14:paraId="109B43C8" w14:textId="6497B31A" w:rsidR="00C10137" w:rsidRPr="00EE20D7" w:rsidRDefault="0042481A" w:rsidP="00EE20D7">
      <w:pPr>
        <w:spacing w:line="240" w:lineRule="auto"/>
        <w:rPr>
          <w:rFonts w:ascii="3DS V2" w:hAnsi="3DS V2" w:cs="Arial"/>
          <w:sz w:val="24"/>
          <w:szCs w:val="24"/>
        </w:rPr>
      </w:pPr>
      <w:r>
        <w:rPr>
          <w:rFonts w:ascii="3DS V2" w:hAnsi="3DS V2" w:cs="Arial"/>
          <w:sz w:val="24"/>
          <w:szCs w:val="24"/>
        </w:rPr>
        <w:t xml:space="preserve">En pratique, </w:t>
      </w:r>
      <w:r w:rsidR="00217810">
        <w:rPr>
          <w:rFonts w:ascii="3DS V2" w:hAnsi="3DS V2" w:cs="Arial"/>
          <w:sz w:val="24"/>
          <w:szCs w:val="24"/>
        </w:rPr>
        <w:t>cette transition est</w:t>
      </w:r>
      <w:r w:rsidR="00BA7384" w:rsidRPr="00747E70">
        <w:rPr>
          <w:rFonts w:ascii="3DS V2" w:hAnsi="3DS V2" w:cs="Arial"/>
          <w:sz w:val="24"/>
          <w:szCs w:val="24"/>
        </w:rPr>
        <w:t xml:space="preserve"> un véritable défi</w:t>
      </w:r>
      <w:r w:rsidR="00930197">
        <w:rPr>
          <w:rFonts w:ascii="3DS V2" w:hAnsi="3DS V2" w:cs="Arial"/>
          <w:sz w:val="24"/>
          <w:szCs w:val="24"/>
        </w:rPr>
        <w:t>,</w:t>
      </w:r>
      <w:r w:rsidR="00BA7384" w:rsidRPr="00747E70">
        <w:rPr>
          <w:rFonts w:ascii="3DS V2" w:hAnsi="3DS V2" w:cs="Arial"/>
          <w:sz w:val="24"/>
          <w:szCs w:val="24"/>
        </w:rPr>
        <w:t xml:space="preserve"> car </w:t>
      </w:r>
      <w:r w:rsidR="00EE20D7" w:rsidRPr="00EE20D7">
        <w:rPr>
          <w:rFonts w:ascii="3DS V2" w:hAnsi="3DS V2" w:cs="Arial"/>
          <w:sz w:val="24"/>
          <w:szCs w:val="24"/>
        </w:rPr>
        <w:t xml:space="preserve">il est nécessaire de positionner tous les éléments électriques de manière à respecter </w:t>
      </w:r>
      <w:r w:rsidR="00C90065">
        <w:rPr>
          <w:rFonts w:ascii="3DS V2" w:hAnsi="3DS V2" w:cs="Arial"/>
          <w:sz w:val="24"/>
          <w:szCs w:val="24"/>
        </w:rPr>
        <w:t>l’ensemble des</w:t>
      </w:r>
      <w:r w:rsidR="00EE20D7" w:rsidRPr="00EE20D7">
        <w:rPr>
          <w:rFonts w:ascii="3DS V2" w:hAnsi="3DS V2" w:cs="Arial"/>
          <w:sz w:val="24"/>
          <w:szCs w:val="24"/>
        </w:rPr>
        <w:t xml:space="preserve"> contraintes techniques</w:t>
      </w:r>
      <w:r w:rsidR="00EE20D7">
        <w:rPr>
          <w:rFonts w:ascii="3DS V2" w:hAnsi="3DS V2" w:cs="Arial"/>
          <w:sz w:val="24"/>
          <w:szCs w:val="24"/>
        </w:rPr>
        <w:t>.</w:t>
      </w:r>
    </w:p>
    <w:p w14:paraId="49BC82BA" w14:textId="40DA4524" w:rsidR="008619C1" w:rsidRDefault="008619C1" w:rsidP="008619C1">
      <w:pPr>
        <w:keepNext/>
        <w:spacing w:line="240" w:lineRule="auto"/>
      </w:pPr>
      <w:r>
        <w:rPr>
          <w:rFonts w:ascii="3DS V2" w:hAnsi="3DS V2" w:cs="Arial"/>
          <w:noProof/>
          <w:sz w:val="24"/>
          <w:szCs w:val="24"/>
        </w:rPr>
        <w:drawing>
          <wp:inline distT="0" distB="0" distL="0" distR="0" wp14:anchorId="18F68166" wp14:editId="3ABAE3DA">
            <wp:extent cx="5685183" cy="1574358"/>
            <wp:effectExtent l="0" t="0" r="0" b="698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2">
                      <a:extLst>
                        <a:ext uri="{28A0092B-C50C-407E-A947-70E740481C1C}">
                          <a14:useLocalDpi xmlns:a14="http://schemas.microsoft.com/office/drawing/2010/main" val="0"/>
                        </a:ext>
                      </a:extLst>
                    </a:blip>
                    <a:srcRect r="742" b="9942"/>
                    <a:stretch/>
                  </pic:blipFill>
                  <pic:spPr bwMode="auto">
                    <a:xfrm>
                      <a:off x="0" y="0"/>
                      <a:ext cx="5685183" cy="1574358"/>
                    </a:xfrm>
                    <a:prstGeom prst="rect">
                      <a:avLst/>
                    </a:prstGeom>
                    <a:noFill/>
                    <a:ln>
                      <a:noFill/>
                    </a:ln>
                    <a:extLst>
                      <a:ext uri="{53640926-AAD7-44D8-BBD7-CCE9431645EC}">
                        <a14:shadowObscured xmlns:a14="http://schemas.microsoft.com/office/drawing/2010/main"/>
                      </a:ext>
                    </a:extLst>
                  </pic:spPr>
                </pic:pic>
              </a:graphicData>
            </a:graphic>
          </wp:inline>
        </w:drawing>
      </w:r>
    </w:p>
    <w:p w14:paraId="19BA5ED9" w14:textId="227D7CCC" w:rsidR="00C91489" w:rsidRDefault="008619C1" w:rsidP="008619C1">
      <w:pPr>
        <w:pStyle w:val="Caption"/>
        <w:jc w:val="center"/>
        <w:rPr>
          <w:rFonts w:ascii="3DS V2" w:hAnsi="3DS V2" w:cs="Arial"/>
          <w:sz w:val="24"/>
          <w:szCs w:val="24"/>
        </w:rPr>
      </w:pPr>
      <w:r>
        <w:t xml:space="preserve">Figure </w:t>
      </w:r>
      <w:fldSimple w:instr=" SEQ Figure \* ARABIC ">
        <w:r w:rsidR="004D4217">
          <w:rPr>
            <w:noProof/>
          </w:rPr>
          <w:t>7</w:t>
        </w:r>
      </w:fldSimple>
      <w:r>
        <w:t xml:space="preserve"> : Exemple de routage dans un hélicoptère</w:t>
      </w:r>
      <w:r w:rsidR="005F0FBE">
        <w:t xml:space="preserve"> /</w:t>
      </w:r>
      <w:r>
        <w:t xml:space="preserve"> une voiture</w:t>
      </w:r>
    </w:p>
    <w:p w14:paraId="3D1C453C" w14:textId="286BE76E" w:rsidR="00A5518D" w:rsidRDefault="0039763F" w:rsidP="00A5518D">
      <w:pPr>
        <w:spacing w:line="240" w:lineRule="auto"/>
        <w:rPr>
          <w:rFonts w:ascii="3DS V2" w:hAnsi="3DS V2" w:cs="Arial"/>
          <w:noProof/>
          <w:sz w:val="24"/>
          <w:szCs w:val="24"/>
        </w:rPr>
      </w:pPr>
      <w:r w:rsidRPr="00747E70">
        <w:rPr>
          <w:rFonts w:ascii="3DS V2" w:hAnsi="3DS V2" w:cs="Arial"/>
          <w:sz w:val="24"/>
          <w:szCs w:val="24"/>
        </w:rPr>
        <w:t xml:space="preserve">Dans ce contexte, </w:t>
      </w:r>
      <w:r w:rsidR="00FE6AC5" w:rsidRPr="00747E70">
        <w:rPr>
          <w:rFonts w:ascii="3DS V2" w:hAnsi="3DS V2" w:cs="Arial"/>
          <w:sz w:val="24"/>
          <w:szCs w:val="24"/>
        </w:rPr>
        <w:t>l’</w:t>
      </w:r>
      <w:r w:rsidR="00DF23F4" w:rsidRPr="00747E70">
        <w:rPr>
          <w:rFonts w:ascii="3DS V2" w:hAnsi="3DS V2" w:cs="Arial"/>
          <w:sz w:val="24"/>
          <w:szCs w:val="24"/>
        </w:rPr>
        <w:t xml:space="preserve">équipe de </w:t>
      </w:r>
      <w:r w:rsidR="00C6116D" w:rsidRPr="009D4812">
        <w:rPr>
          <w:rFonts w:ascii="3DS V2" w:hAnsi="3DS V2" w:cs="Arial"/>
          <w:sz w:val="24"/>
          <w:szCs w:val="24"/>
        </w:rPr>
        <w:t>CATIA Electrical System Design</w:t>
      </w:r>
      <w:r w:rsidR="00C6116D" w:rsidRPr="00747E70">
        <w:rPr>
          <w:rFonts w:ascii="3DS V2" w:hAnsi="3DS V2" w:cs="Arial"/>
          <w:sz w:val="24"/>
          <w:szCs w:val="24"/>
        </w:rPr>
        <w:t xml:space="preserve"> </w:t>
      </w:r>
      <w:r w:rsidRPr="00747E70">
        <w:rPr>
          <w:rFonts w:ascii="3DS V2" w:hAnsi="3DS V2" w:cs="Arial"/>
          <w:sz w:val="24"/>
          <w:szCs w:val="24"/>
        </w:rPr>
        <w:t xml:space="preserve">propose </w:t>
      </w:r>
      <w:r w:rsidR="00F4315E" w:rsidRPr="00747E70">
        <w:rPr>
          <w:rFonts w:ascii="3DS V2" w:hAnsi="3DS V2" w:cs="Arial"/>
          <w:sz w:val="24"/>
          <w:szCs w:val="24"/>
        </w:rPr>
        <w:t>un</w:t>
      </w:r>
      <w:r w:rsidR="00F4315E">
        <w:rPr>
          <w:rFonts w:ascii="3DS V2" w:hAnsi="3DS V2" w:cs="Arial"/>
          <w:sz w:val="24"/>
          <w:szCs w:val="24"/>
        </w:rPr>
        <w:t xml:space="preserve"> outil </w:t>
      </w:r>
      <w:r w:rsidR="00F4315E" w:rsidRPr="00747E70">
        <w:rPr>
          <w:rFonts w:ascii="3DS V2" w:hAnsi="3DS V2" w:cs="Arial"/>
          <w:sz w:val="24"/>
          <w:szCs w:val="24"/>
        </w:rPr>
        <w:t>innovant</w:t>
      </w:r>
      <w:r w:rsidR="0021021F">
        <w:rPr>
          <w:rFonts w:ascii="3DS V2" w:hAnsi="3DS V2" w:cs="Arial"/>
          <w:sz w:val="24"/>
          <w:szCs w:val="24"/>
        </w:rPr>
        <w:t xml:space="preserve"> </w:t>
      </w:r>
      <w:r w:rsidR="009A2A95">
        <w:rPr>
          <w:rFonts w:ascii="3DS V2" w:hAnsi="3DS V2" w:cs="Arial"/>
          <w:sz w:val="24"/>
          <w:szCs w:val="24"/>
        </w:rPr>
        <w:t xml:space="preserve">et puissant </w:t>
      </w:r>
      <w:r w:rsidR="0021021F">
        <w:rPr>
          <w:rFonts w:ascii="3DS V2" w:hAnsi="3DS V2" w:cs="Arial"/>
          <w:sz w:val="24"/>
          <w:szCs w:val="24"/>
        </w:rPr>
        <w:t xml:space="preserve">pour ce processus : </w:t>
      </w:r>
      <w:r w:rsidR="001F5C48">
        <w:rPr>
          <w:rFonts w:ascii="3DS V2" w:hAnsi="3DS V2" w:cs="Arial"/>
          <w:sz w:val="24"/>
          <w:szCs w:val="24"/>
        </w:rPr>
        <w:t xml:space="preserve">le </w:t>
      </w:r>
      <w:r w:rsidR="00893C05">
        <w:rPr>
          <w:rFonts w:ascii="3DS V2" w:hAnsi="3DS V2" w:cs="Arial"/>
          <w:sz w:val="24"/>
          <w:szCs w:val="24"/>
        </w:rPr>
        <w:t>« </w:t>
      </w:r>
      <w:r w:rsidR="0021021F" w:rsidRPr="00A3264B">
        <w:rPr>
          <w:rFonts w:ascii="3DS V2" w:hAnsi="3DS V2" w:cs="Arial"/>
          <w:b/>
          <w:bCs/>
          <w:sz w:val="24"/>
          <w:szCs w:val="24"/>
        </w:rPr>
        <w:t>Net To Wire</w:t>
      </w:r>
      <w:r w:rsidR="00893C05">
        <w:rPr>
          <w:rFonts w:ascii="3DS V2" w:hAnsi="3DS V2" w:cs="Arial"/>
          <w:sz w:val="24"/>
          <w:szCs w:val="24"/>
        </w:rPr>
        <w:t> »</w:t>
      </w:r>
      <w:r w:rsidR="0021021F">
        <w:rPr>
          <w:rFonts w:ascii="3DS V2" w:hAnsi="3DS V2" w:cs="Arial"/>
          <w:sz w:val="24"/>
          <w:szCs w:val="24"/>
        </w:rPr>
        <w:t xml:space="preserve">. </w:t>
      </w:r>
      <w:r w:rsidR="00FC4566">
        <w:rPr>
          <w:rFonts w:ascii="3DS V2" w:hAnsi="3DS V2" w:cs="Arial"/>
          <w:sz w:val="24"/>
          <w:szCs w:val="24"/>
        </w:rPr>
        <w:t>Il transforme un Net Diagram</w:t>
      </w:r>
      <w:r w:rsidR="001623C3">
        <w:rPr>
          <w:rFonts w:ascii="3DS V2" w:hAnsi="3DS V2" w:cs="Arial"/>
          <w:sz w:val="24"/>
          <w:szCs w:val="24"/>
        </w:rPr>
        <w:t xml:space="preserve"> </w:t>
      </w:r>
      <w:r w:rsidR="00247B3B">
        <w:rPr>
          <w:rFonts w:ascii="3DS V2" w:hAnsi="3DS V2" w:cs="Arial"/>
          <w:sz w:val="24"/>
          <w:szCs w:val="24"/>
        </w:rPr>
        <w:t>en</w:t>
      </w:r>
      <w:r w:rsidR="00FC4566">
        <w:rPr>
          <w:rFonts w:ascii="3DS V2" w:hAnsi="3DS V2" w:cs="Arial"/>
          <w:sz w:val="24"/>
          <w:szCs w:val="24"/>
        </w:rPr>
        <w:t xml:space="preserve"> un </w:t>
      </w:r>
      <w:r w:rsidR="00FC4566" w:rsidRPr="0040636C">
        <w:rPr>
          <w:rFonts w:ascii="3DS V2" w:hAnsi="3DS V2" w:cs="Arial"/>
          <w:sz w:val="24"/>
          <w:szCs w:val="24"/>
        </w:rPr>
        <w:t>Wiring Diagram</w:t>
      </w:r>
      <w:r w:rsidR="00FC4566">
        <w:rPr>
          <w:rFonts w:ascii="3DS V2" w:hAnsi="3DS V2" w:cs="Arial"/>
          <w:sz w:val="24"/>
          <w:szCs w:val="24"/>
        </w:rPr>
        <w:t xml:space="preserve">, </w:t>
      </w:r>
      <w:r w:rsidR="00E71C04">
        <w:rPr>
          <w:rFonts w:ascii="3DS V2" w:hAnsi="3DS V2" w:cs="Arial"/>
          <w:sz w:val="24"/>
          <w:szCs w:val="24"/>
        </w:rPr>
        <w:t xml:space="preserve">donc </w:t>
      </w:r>
      <w:r w:rsidR="00FC4566">
        <w:rPr>
          <w:rFonts w:ascii="3DS V2" w:hAnsi="3DS V2" w:cs="Arial"/>
          <w:sz w:val="24"/>
          <w:szCs w:val="24"/>
        </w:rPr>
        <w:t>un</w:t>
      </w:r>
      <w:r w:rsidR="00E71C04">
        <w:rPr>
          <w:rFonts w:ascii="3DS V2" w:hAnsi="3DS V2" w:cs="Arial"/>
          <w:sz w:val="24"/>
          <w:szCs w:val="24"/>
        </w:rPr>
        <w:t>e</w:t>
      </w:r>
      <w:r w:rsidR="00FC4566">
        <w:rPr>
          <w:rFonts w:ascii="3DS V2" w:hAnsi="3DS V2" w:cs="Arial"/>
          <w:sz w:val="24"/>
          <w:szCs w:val="24"/>
        </w:rPr>
        <w:t xml:space="preserve"> définition semi-physique qui détaille les composants intermédiaire et </w:t>
      </w:r>
      <w:r w:rsidR="00B70396">
        <w:rPr>
          <w:rFonts w:ascii="3DS V2" w:hAnsi="3DS V2" w:cs="Arial"/>
          <w:sz w:val="24"/>
          <w:szCs w:val="24"/>
        </w:rPr>
        <w:t xml:space="preserve">en fonction de </w:t>
      </w:r>
      <w:r w:rsidR="00FC4566">
        <w:rPr>
          <w:rFonts w:ascii="3DS V2" w:hAnsi="3DS V2" w:cs="Arial"/>
          <w:sz w:val="24"/>
          <w:szCs w:val="24"/>
        </w:rPr>
        <w:t>la topologie 3D.</w:t>
      </w:r>
      <w:r w:rsidR="00E22D53" w:rsidRPr="00E22D53">
        <w:rPr>
          <w:rFonts w:ascii="3DS V2" w:hAnsi="3DS V2" w:cs="Arial"/>
          <w:noProof/>
          <w:sz w:val="24"/>
          <w:szCs w:val="24"/>
        </w:rPr>
        <w:t xml:space="preserve"> </w:t>
      </w:r>
    </w:p>
    <w:p w14:paraId="4790AC71" w14:textId="77777777" w:rsidR="00A53520" w:rsidRDefault="00A53520" w:rsidP="00A5518D">
      <w:pPr>
        <w:spacing w:line="240" w:lineRule="auto"/>
        <w:rPr>
          <w:rFonts w:ascii="3DS V2" w:hAnsi="3DS V2" w:cs="Arial"/>
          <w:noProof/>
          <w:sz w:val="24"/>
          <w:szCs w:val="24"/>
        </w:rPr>
      </w:pPr>
    </w:p>
    <w:p w14:paraId="23111502" w14:textId="3713B15B" w:rsidR="00F465E2" w:rsidRPr="00E22D53" w:rsidRDefault="00E22D53" w:rsidP="00A5518D">
      <w:pPr>
        <w:spacing w:line="240" w:lineRule="auto"/>
        <w:rPr>
          <w:rFonts w:ascii="3DS V2" w:hAnsi="3DS V2" w:cs="Arial"/>
          <w:sz w:val="24"/>
          <w:szCs w:val="24"/>
        </w:rPr>
      </w:pPr>
      <w:r>
        <w:rPr>
          <w:rFonts w:ascii="3DS V2" w:hAnsi="3DS V2" w:cs="Arial"/>
          <w:noProof/>
          <w:sz w:val="24"/>
          <w:szCs w:val="24"/>
        </w:rPr>
        <w:drawing>
          <wp:inline distT="0" distB="0" distL="0" distR="0" wp14:anchorId="6EFF0DCF" wp14:editId="35657BC0">
            <wp:extent cx="6000378" cy="3021495"/>
            <wp:effectExtent l="0" t="0" r="635" b="762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20601" cy="3031679"/>
                    </a:xfrm>
                    <a:prstGeom prst="rect">
                      <a:avLst/>
                    </a:prstGeom>
                    <a:noFill/>
                    <a:ln>
                      <a:noFill/>
                    </a:ln>
                  </pic:spPr>
                </pic:pic>
              </a:graphicData>
            </a:graphic>
          </wp:inline>
        </w:drawing>
      </w:r>
    </w:p>
    <w:p w14:paraId="052F2983" w14:textId="2042E67B" w:rsidR="00E22D53" w:rsidRDefault="00A5518D">
      <w:pPr>
        <w:rPr>
          <w:rFonts w:ascii="3DS V2" w:eastAsiaTheme="majorEastAsia" w:hAnsi="3DS V2" w:cstheme="majorBidi"/>
          <w:b/>
          <w:bCs/>
          <w:color w:val="005386"/>
          <w:sz w:val="32"/>
          <w:szCs w:val="32"/>
        </w:rPr>
      </w:pPr>
      <w:r>
        <w:rPr>
          <w:noProof/>
        </w:rPr>
        <mc:AlternateContent>
          <mc:Choice Requires="wps">
            <w:drawing>
              <wp:anchor distT="0" distB="0" distL="114300" distR="114300" simplePos="0" relativeHeight="251722240" behindDoc="0" locked="0" layoutInCell="1" allowOverlap="1" wp14:anchorId="181A02B2" wp14:editId="4190CC1C">
                <wp:simplePos x="0" y="0"/>
                <wp:positionH relativeFrom="margin">
                  <wp:align>center</wp:align>
                </wp:positionH>
                <wp:positionV relativeFrom="paragraph">
                  <wp:posOffset>248036</wp:posOffset>
                </wp:positionV>
                <wp:extent cx="6758305" cy="635"/>
                <wp:effectExtent l="0" t="0" r="4445" b="8255"/>
                <wp:wrapSquare wrapText="bothSides"/>
                <wp:docPr id="55" name="Zone de texte 55"/>
                <wp:cNvGraphicFramePr/>
                <a:graphic xmlns:a="http://schemas.openxmlformats.org/drawingml/2006/main">
                  <a:graphicData uri="http://schemas.microsoft.com/office/word/2010/wordprocessingShape">
                    <wps:wsp>
                      <wps:cNvSpPr txBox="1"/>
                      <wps:spPr>
                        <a:xfrm>
                          <a:off x="0" y="0"/>
                          <a:ext cx="6758305" cy="635"/>
                        </a:xfrm>
                        <a:prstGeom prst="rect">
                          <a:avLst/>
                        </a:prstGeom>
                        <a:solidFill>
                          <a:prstClr val="white"/>
                        </a:solidFill>
                        <a:ln>
                          <a:noFill/>
                        </a:ln>
                      </wps:spPr>
                      <wps:txbx>
                        <w:txbxContent>
                          <w:p w14:paraId="29092EC7" w14:textId="3DE982D0" w:rsidR="00F465E2" w:rsidRPr="009E52BC" w:rsidRDefault="00F465E2" w:rsidP="00F465E2">
                            <w:pPr>
                              <w:pStyle w:val="Caption"/>
                              <w:jc w:val="center"/>
                              <w:rPr>
                                <w:rFonts w:ascii="3DS V2" w:hAnsi="3DS V2" w:cs="Arial"/>
                                <w:noProof/>
                                <w:sz w:val="24"/>
                                <w:szCs w:val="24"/>
                              </w:rPr>
                            </w:pPr>
                            <w:r>
                              <w:t xml:space="preserve">Figure </w:t>
                            </w:r>
                            <w:fldSimple w:instr=" SEQ Figure \* ARABIC ">
                              <w:r w:rsidR="004D4217">
                                <w:rPr>
                                  <w:noProof/>
                                </w:rPr>
                                <w:t>8</w:t>
                              </w:r>
                            </w:fldSimple>
                            <w:r>
                              <w:t xml:space="preserve"> : Position stratégique dans le cycle de </w:t>
                            </w:r>
                            <w:r w:rsidRPr="00CB0D6C">
                              <w:t>développement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A02B2" id="Zone de texte 55" o:spid="_x0000_s1029" type="#_x0000_t202" style="position:absolute;margin-left:0;margin-top:19.55pt;width:532.15pt;height:.05pt;z-index:251722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" stroked="f">
                <v:textbox style="mso-fit-shape-to-text:t" inset="0,0,0,0">
                  <w:txbxContent>
                    <w:p w14:paraId="29092EC7" w14:textId="3DE982D0" w:rsidR="00F465E2" w:rsidRPr="009E52BC" w:rsidRDefault="00F465E2" w:rsidP="00F465E2">
                      <w:pPr>
                        <w:pStyle w:val="Caption"/>
                        <w:jc w:val="center"/>
                        <w:rPr>
                          <w:rFonts w:ascii="3DS V2" w:hAnsi="3DS V2" w:cs="Arial"/>
                          <w:noProof/>
                          <w:sz w:val="24"/>
                          <w:szCs w:val="24"/>
                        </w:rPr>
                      </w:pPr>
                      <w:r>
                        <w:t xml:space="preserve">Figure </w:t>
                      </w:r>
                      <w:fldSimple w:instr=" SEQ Figure \* ARABIC ">
                        <w:r w:rsidR="004D4217">
                          <w:rPr>
                            <w:noProof/>
                          </w:rPr>
                          <w:t>8</w:t>
                        </w:r>
                      </w:fldSimple>
                      <w:r>
                        <w:t xml:space="preserve"> : Position stratégique dans le cycle de </w:t>
                      </w:r>
                      <w:r w:rsidRPr="00CB0D6C">
                        <w:t>développement</w:t>
                      </w:r>
                    </w:p>
                  </w:txbxContent>
                </v:textbox>
                <w10:wrap type="square" anchorx="margin"/>
              </v:shape>
            </w:pict>
          </mc:Fallback>
        </mc:AlternateContent>
      </w:r>
      <w:r w:rsidR="00E22D53">
        <w:rPr>
          <w:rFonts w:ascii="3DS V2" w:hAnsi="3DS V2"/>
          <w:sz w:val="32"/>
          <w:szCs w:val="32"/>
        </w:rPr>
        <w:br w:type="page"/>
      </w:r>
    </w:p>
    <w:p w14:paraId="10C93304" w14:textId="76EFE0AA" w:rsidR="00FC4566" w:rsidRPr="003A3E6E" w:rsidRDefault="00983C42" w:rsidP="00FC4566">
      <w:pPr>
        <w:pStyle w:val="Heading3"/>
        <w:rPr>
          <w:rFonts w:ascii="3DS V2" w:hAnsi="3DS V2"/>
          <w:sz w:val="32"/>
          <w:szCs w:val="32"/>
        </w:rPr>
      </w:pPr>
      <w:bookmarkStart w:id="41" w:name="_Toc204887638"/>
      <w:r>
        <w:rPr>
          <w:rFonts w:ascii="3DS V2" w:hAnsi="3DS V2"/>
          <w:sz w:val="32"/>
          <w:szCs w:val="32"/>
        </w:rPr>
        <w:lastRenderedPageBreak/>
        <w:t>Connecteur</w:t>
      </w:r>
      <w:r w:rsidR="00F465E2">
        <w:rPr>
          <w:rFonts w:ascii="3DS V2" w:hAnsi="3DS V2"/>
          <w:sz w:val="32"/>
          <w:szCs w:val="32"/>
        </w:rPr>
        <w:t xml:space="preserve"> de coupure et branchement des câbles</w:t>
      </w:r>
      <w:bookmarkEnd w:id="41"/>
    </w:p>
    <w:p w14:paraId="59F89E66" w14:textId="59ECD574" w:rsidR="00C96EC6" w:rsidRDefault="00E07717" w:rsidP="007D290B">
      <w:pPr>
        <w:spacing w:line="240" w:lineRule="auto"/>
        <w:rPr>
          <w:rFonts w:ascii="3DS V2" w:hAnsi="3DS V2" w:cs="Arial"/>
          <w:sz w:val="24"/>
          <w:szCs w:val="24"/>
        </w:rPr>
      </w:pPr>
      <w:r>
        <w:rPr>
          <w:rFonts w:ascii="3DS V2" w:hAnsi="3DS V2" w:cs="Arial"/>
          <w:noProof/>
          <w:sz w:val="24"/>
          <w:szCs w:val="24"/>
        </w:rPr>
        <w:drawing>
          <wp:anchor distT="0" distB="0" distL="114300" distR="114300" simplePos="0" relativeHeight="251724288" behindDoc="0" locked="0" layoutInCell="1" allowOverlap="1" wp14:anchorId="6071CE90" wp14:editId="02A2F28C">
            <wp:simplePos x="0" y="0"/>
            <wp:positionH relativeFrom="margin">
              <wp:align>center</wp:align>
            </wp:positionH>
            <wp:positionV relativeFrom="paragraph">
              <wp:posOffset>384226</wp:posOffset>
            </wp:positionV>
            <wp:extent cx="6212205" cy="1793875"/>
            <wp:effectExtent l="0" t="0" r="0" b="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4">
                      <a:extLst>
                        <a:ext uri="{28A0092B-C50C-407E-A947-70E740481C1C}">
                          <a14:useLocalDpi xmlns:a14="http://schemas.microsoft.com/office/drawing/2010/main" val="0"/>
                        </a:ext>
                      </a:extLst>
                    </a:blip>
                    <a:srcRect l="61742" t="57811" r="19" b="19787"/>
                    <a:stretch/>
                  </pic:blipFill>
                  <pic:spPr bwMode="auto">
                    <a:xfrm>
                      <a:off x="0" y="0"/>
                      <a:ext cx="6212205" cy="1793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6EC6">
        <w:rPr>
          <w:noProof/>
        </w:rPr>
        <mc:AlternateContent>
          <mc:Choice Requires="wps">
            <w:drawing>
              <wp:anchor distT="0" distB="0" distL="114300" distR="114300" simplePos="0" relativeHeight="251727360" behindDoc="0" locked="0" layoutInCell="1" allowOverlap="1" wp14:anchorId="6C326E0C" wp14:editId="27E0503A">
                <wp:simplePos x="0" y="0"/>
                <wp:positionH relativeFrom="column">
                  <wp:posOffset>3288665</wp:posOffset>
                </wp:positionH>
                <wp:positionV relativeFrom="paragraph">
                  <wp:posOffset>406400</wp:posOffset>
                </wp:positionV>
                <wp:extent cx="1132205" cy="1159510"/>
                <wp:effectExtent l="0" t="0" r="10795" b="21590"/>
                <wp:wrapNone/>
                <wp:docPr id="59" name="Ellipse 59"/>
                <wp:cNvGraphicFramePr/>
                <a:graphic xmlns:a="http://schemas.openxmlformats.org/drawingml/2006/main">
                  <a:graphicData uri="http://schemas.microsoft.com/office/word/2010/wordprocessingShape">
                    <wps:wsp>
                      <wps:cNvSpPr/>
                      <wps:spPr>
                        <a:xfrm>
                          <a:off x="0" y="0"/>
                          <a:ext cx="1132205" cy="1159510"/>
                        </a:xfrm>
                        <a:prstGeom prst="ellipse">
                          <a:avLst/>
                        </a:prstGeom>
                        <a:no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C76645E" id="Ellipse 59" o:spid="_x0000_s1026" style="position:absolute;margin-left:258.95pt;margin-top:32pt;width:89.15pt;height:91.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" filled="f" strokecolor="#da291c [3214]" strokeweight="2pt"/>
            </w:pict>
          </mc:Fallback>
        </mc:AlternateContent>
      </w:r>
      <w:r w:rsidR="00C96EC6" w:rsidRPr="00E24780">
        <w:rPr>
          <w:rFonts w:ascii="3DS V2" w:hAnsi="3DS V2" w:cs="Arial"/>
          <w:noProof/>
          <w:sz w:val="24"/>
          <w:szCs w:val="24"/>
        </w:rPr>
        <mc:AlternateContent>
          <mc:Choice Requires="wps">
            <w:drawing>
              <wp:anchor distT="45720" distB="45720" distL="114300" distR="114300" simplePos="0" relativeHeight="251729408" behindDoc="0" locked="0" layoutInCell="1" allowOverlap="1" wp14:anchorId="7930B7B7" wp14:editId="48F00AFE">
                <wp:simplePos x="0" y="0"/>
                <wp:positionH relativeFrom="column">
                  <wp:posOffset>3832860</wp:posOffset>
                </wp:positionH>
                <wp:positionV relativeFrom="paragraph">
                  <wp:posOffset>1840230</wp:posOffset>
                </wp:positionV>
                <wp:extent cx="1411605" cy="226695"/>
                <wp:effectExtent l="0" t="0" r="17145"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226695"/>
                        </a:xfrm>
                        <a:prstGeom prst="rect">
                          <a:avLst/>
                        </a:prstGeom>
                        <a:solidFill>
                          <a:srgbClr val="FFFFFF"/>
                        </a:solidFill>
                        <a:ln w="9525">
                          <a:solidFill>
                            <a:srgbClr val="000000"/>
                          </a:solidFill>
                          <a:miter lim="800000"/>
                          <a:headEnd/>
                          <a:tailEnd/>
                        </a:ln>
                      </wps:spPr>
                      <wps:txb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0B7B7" id="Zone de texte 2" o:spid="_x0000_s1030" type="#_x0000_t202" style="position:absolute;margin-left:301.8pt;margin-top:144.9pt;width:111.15pt;height:17.85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">
                <v:textbo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v:textbox>
                <w10:wrap type="square"/>
              </v:shape>
            </w:pict>
          </mc:Fallback>
        </mc:AlternateContent>
      </w:r>
      <w:r w:rsidR="00C96EC6">
        <w:rPr>
          <w:rFonts w:ascii="3DS V2" w:hAnsi="3DS V2" w:cs="Arial"/>
          <w:noProof/>
          <w:sz w:val="24"/>
          <w:szCs w:val="24"/>
        </w:rPr>
        <mc:AlternateContent>
          <mc:Choice Requires="wps">
            <w:drawing>
              <wp:anchor distT="0" distB="0" distL="114300" distR="114300" simplePos="0" relativeHeight="251730432" behindDoc="0" locked="0" layoutInCell="1" allowOverlap="1" wp14:anchorId="6B5A938A" wp14:editId="7CC854E1">
                <wp:simplePos x="0" y="0"/>
                <wp:positionH relativeFrom="column">
                  <wp:posOffset>4030345</wp:posOffset>
                </wp:positionH>
                <wp:positionV relativeFrom="paragraph">
                  <wp:posOffset>1467485</wp:posOffset>
                </wp:positionV>
                <wp:extent cx="408940" cy="401955"/>
                <wp:effectExtent l="57150" t="38100" r="67310" b="93345"/>
                <wp:wrapNone/>
                <wp:docPr id="61" name="Connecteur droit 61"/>
                <wp:cNvGraphicFramePr/>
                <a:graphic xmlns:a="http://schemas.openxmlformats.org/drawingml/2006/main">
                  <a:graphicData uri="http://schemas.microsoft.com/office/word/2010/wordprocessingShape">
                    <wps:wsp>
                      <wps:cNvCnPr/>
                      <wps:spPr>
                        <a:xfrm>
                          <a:off x="0" y="0"/>
                          <a:ext cx="408940" cy="401955"/>
                        </a:xfrm>
                        <a:prstGeom prst="line">
                          <a:avLst/>
                        </a:prstGeom>
                        <a:ln>
                          <a:solidFill>
                            <a:schemeClr val="bg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4E3A00B" id="Connecteur droit 61"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5pt,115.55pt" to="349.5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" strokecolor="#da291c [3214]" strokeweight="3pt">
                <v:shadow on="t" color="black" opacity="22937f" origin=",.5" offset="0,.63889mm"/>
              </v:line>
            </w:pict>
          </mc:Fallback>
        </mc:AlternateContent>
      </w:r>
    </w:p>
    <w:p w14:paraId="2DA54D70" w14:textId="6DC5A1EC" w:rsidR="003D75B3" w:rsidRDefault="003D75B3"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6336" behindDoc="0" locked="0" layoutInCell="1" allowOverlap="1" wp14:anchorId="10DD8AE8" wp14:editId="51E1D252">
                <wp:simplePos x="0" y="0"/>
                <wp:positionH relativeFrom="margin">
                  <wp:align>center</wp:align>
                </wp:positionH>
                <wp:positionV relativeFrom="paragraph">
                  <wp:posOffset>2063877</wp:posOffset>
                </wp:positionV>
                <wp:extent cx="6212205" cy="635"/>
                <wp:effectExtent l="0" t="0" r="0" b="8255"/>
                <wp:wrapSquare wrapText="bothSides"/>
                <wp:docPr id="58" name="Zone de texte 58"/>
                <wp:cNvGraphicFramePr/>
                <a:graphic xmlns:a="http://schemas.openxmlformats.org/drawingml/2006/main">
                  <a:graphicData uri="http://schemas.microsoft.com/office/word/2010/wordprocessingShape">
                    <wps:wsp>
                      <wps:cNvSpPr txBox="1"/>
                      <wps:spPr>
                        <a:xfrm>
                          <a:off x="0" y="0"/>
                          <a:ext cx="6212205" cy="635"/>
                        </a:xfrm>
                        <a:prstGeom prst="rect">
                          <a:avLst/>
                        </a:prstGeom>
                        <a:solidFill>
                          <a:prstClr val="white"/>
                        </a:solidFill>
                        <a:ln>
                          <a:noFill/>
                        </a:ln>
                      </wps:spPr>
                      <wps:txbx>
                        <w:txbxContent>
                          <w:p w14:paraId="6B3D5D57" w14:textId="127245A6" w:rsidR="000165B4" w:rsidRPr="0040636C" w:rsidRDefault="000165B4" w:rsidP="000165B4">
                            <w:pPr>
                              <w:pStyle w:val="Caption"/>
                              <w:jc w:val="center"/>
                              <w:rPr>
                                <w:rFonts w:ascii="3DS V2" w:hAnsi="3DS V2" w:cs="Arial"/>
                                <w:b/>
                                <w:bCs/>
                                <w:noProof/>
                                <w:color w:val="005386"/>
                              </w:rPr>
                            </w:pPr>
                            <w:r>
                              <w:t xml:space="preserve">Figure </w:t>
                            </w:r>
                            <w:fldSimple w:instr=" SEQ Figure \* ARABIC ">
                              <w:r w:rsidR="004D4217">
                                <w:rPr>
                                  <w:noProof/>
                                </w:rPr>
                                <w:t>9</w:t>
                              </w:r>
                            </w:fldSimple>
                            <w:r>
                              <w:t xml:space="preserve"> : </w:t>
                            </w:r>
                            <w:r w:rsidR="00852154">
                              <w:t>Connecteur</w:t>
                            </w:r>
                            <w:r>
                              <w:t xml:space="preserve"> de coupure dans le </w:t>
                            </w:r>
                            <w:r w:rsidRPr="0040636C">
                              <w:t>Wiring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D8AE8" id="Zone de texte 58" o:spid="_x0000_s1031" type="#_x0000_t202" style="position:absolute;margin-left:0;margin-top:162.5pt;width:489.15pt;height:.05pt;z-index:251726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" stroked="f">
                <v:textbox style="mso-fit-shape-to-text:t" inset="0,0,0,0">
                  <w:txbxContent>
                    <w:p w14:paraId="6B3D5D57" w14:textId="127245A6" w:rsidR="000165B4" w:rsidRPr="0040636C" w:rsidRDefault="000165B4" w:rsidP="000165B4">
                      <w:pPr>
                        <w:pStyle w:val="Caption"/>
                        <w:jc w:val="center"/>
                        <w:rPr>
                          <w:rFonts w:ascii="3DS V2" w:hAnsi="3DS V2" w:cs="Arial"/>
                          <w:b/>
                          <w:bCs/>
                          <w:noProof/>
                          <w:color w:val="005386"/>
                        </w:rPr>
                      </w:pPr>
                      <w:r>
                        <w:t xml:space="preserve">Figure </w:t>
                      </w:r>
                      <w:fldSimple w:instr=" SEQ Figure \* ARABIC ">
                        <w:r w:rsidR="004D4217">
                          <w:rPr>
                            <w:noProof/>
                          </w:rPr>
                          <w:t>9</w:t>
                        </w:r>
                      </w:fldSimple>
                      <w:r>
                        <w:t xml:space="preserve"> : </w:t>
                      </w:r>
                      <w:r w:rsidR="00852154">
                        <w:t>Connecteur</w:t>
                      </w:r>
                      <w:r>
                        <w:t xml:space="preserve"> de coupure dans le </w:t>
                      </w:r>
                      <w:r w:rsidRPr="0040636C">
                        <w:t>Wiring Diagram</w:t>
                      </w:r>
                    </w:p>
                  </w:txbxContent>
                </v:textbox>
                <w10:wrap type="square" anchorx="margin"/>
              </v:shape>
            </w:pict>
          </mc:Fallback>
        </mc:AlternateContent>
      </w:r>
    </w:p>
    <w:p w14:paraId="5E3B11E2" w14:textId="77777777" w:rsidR="003D75B3" w:rsidRDefault="003D75B3" w:rsidP="007D290B">
      <w:pPr>
        <w:spacing w:line="240" w:lineRule="auto"/>
        <w:rPr>
          <w:rFonts w:ascii="3DS V2" w:hAnsi="3DS V2" w:cs="Arial"/>
          <w:sz w:val="24"/>
          <w:szCs w:val="24"/>
        </w:rPr>
      </w:pPr>
    </w:p>
    <w:p w14:paraId="3C973375" w14:textId="32A25BBA" w:rsidR="004442A5" w:rsidRPr="00394BE1" w:rsidRDefault="00394BE1" w:rsidP="00394BE1">
      <w:pPr>
        <w:spacing w:line="240" w:lineRule="auto"/>
        <w:rPr>
          <w:rFonts w:ascii="3DS V2" w:hAnsi="3DS V2" w:cs="Arial"/>
          <w:sz w:val="24"/>
          <w:szCs w:val="24"/>
        </w:rPr>
      </w:pPr>
      <w:r w:rsidRPr="00394BE1">
        <w:rPr>
          <w:rFonts w:ascii="3DS V2" w:hAnsi="3DS V2" w:cs="Arial"/>
          <w:noProof/>
          <w:sz w:val="24"/>
          <w:szCs w:val="24"/>
        </w:rPr>
        <w:drawing>
          <wp:anchor distT="0" distB="0" distL="114300" distR="114300" simplePos="0" relativeHeight="251731456" behindDoc="0" locked="0" layoutInCell="1" allowOverlap="1" wp14:anchorId="15FC9AF1" wp14:editId="17017E41">
            <wp:simplePos x="0" y="0"/>
            <wp:positionH relativeFrom="column">
              <wp:posOffset>3120593</wp:posOffset>
            </wp:positionH>
            <wp:positionV relativeFrom="paragraph">
              <wp:posOffset>1490980</wp:posOffset>
            </wp:positionV>
            <wp:extent cx="2757805" cy="2927350"/>
            <wp:effectExtent l="0" t="0" r="0" b="6350"/>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5">
                      <a:extLst>
                        <a:ext uri="{28A0092B-C50C-407E-A947-70E740481C1C}">
                          <a14:useLocalDpi xmlns:a14="http://schemas.microsoft.com/office/drawing/2010/main" val="0"/>
                        </a:ext>
                      </a:extLst>
                    </a:blip>
                    <a:srcRect t="18191" r="-2745"/>
                    <a:stretch/>
                  </pic:blipFill>
                  <pic:spPr bwMode="auto">
                    <a:xfrm>
                      <a:off x="0" y="0"/>
                      <a:ext cx="2757805" cy="292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4BE1">
        <w:rPr>
          <w:rFonts w:ascii="3DS V2" w:hAnsi="3DS V2" w:cs="Arial"/>
          <w:noProof/>
          <w:sz w:val="24"/>
          <w:szCs w:val="24"/>
        </w:rPr>
        <w:drawing>
          <wp:anchor distT="0" distB="0" distL="114300" distR="114300" simplePos="0" relativeHeight="251732480" behindDoc="0" locked="0" layoutInCell="1" allowOverlap="1" wp14:anchorId="154A11A1" wp14:editId="70DDCFE9">
            <wp:simplePos x="0" y="0"/>
            <wp:positionH relativeFrom="margin">
              <wp:align>left</wp:align>
            </wp:positionH>
            <wp:positionV relativeFrom="paragraph">
              <wp:posOffset>1496060</wp:posOffset>
            </wp:positionV>
            <wp:extent cx="2957830" cy="2891790"/>
            <wp:effectExtent l="0" t="5080" r="8890" b="889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6">
                      <a:extLst>
                        <a:ext uri="{28A0092B-C50C-407E-A947-70E740481C1C}">
                          <a14:useLocalDpi xmlns:a14="http://schemas.microsoft.com/office/drawing/2010/main" val="0"/>
                        </a:ext>
                      </a:extLst>
                    </a:blip>
                    <a:srcRect l="-1188" t="12463" b="13342"/>
                    <a:stretch/>
                  </pic:blipFill>
                  <pic:spPr bwMode="auto">
                    <a:xfrm rot="5400000">
                      <a:off x="0" y="0"/>
                      <a:ext cx="2957830" cy="289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4DC6">
        <w:rPr>
          <w:rFonts w:ascii="3DS V2" w:hAnsi="3DS V2" w:cs="Arial"/>
          <w:sz w:val="24"/>
          <w:szCs w:val="24"/>
        </w:rPr>
        <w:t>Voici un exemple d</w:t>
      </w:r>
      <w:r w:rsidR="009F163C">
        <w:rPr>
          <w:rFonts w:ascii="3DS V2" w:hAnsi="3DS V2" w:cs="Arial"/>
          <w:sz w:val="24"/>
          <w:szCs w:val="24"/>
        </w:rPr>
        <w:t>’</w:t>
      </w:r>
      <w:r w:rsidR="005F025B">
        <w:rPr>
          <w:rFonts w:ascii="3DS V2" w:hAnsi="3DS V2" w:cs="Arial"/>
          <w:sz w:val="24"/>
          <w:szCs w:val="24"/>
        </w:rPr>
        <w:t>interface de coupure et ses connecteurs</w:t>
      </w:r>
      <w:r w:rsidR="001C543C">
        <w:rPr>
          <w:rFonts w:ascii="3DS V2" w:hAnsi="3DS V2" w:cs="Arial"/>
          <w:sz w:val="24"/>
          <w:szCs w:val="24"/>
        </w:rPr>
        <w:t xml:space="preserve"> associés</w:t>
      </w:r>
      <w:r w:rsidR="005F025B">
        <w:rPr>
          <w:rFonts w:ascii="3DS V2" w:hAnsi="3DS V2" w:cs="Arial"/>
          <w:sz w:val="24"/>
          <w:szCs w:val="24"/>
        </w:rPr>
        <w:t xml:space="preserve"> dans le </w:t>
      </w:r>
      <w:r w:rsidR="00135D50">
        <w:rPr>
          <w:rFonts w:ascii="3DS V2" w:hAnsi="3DS V2" w:cs="Arial"/>
          <w:sz w:val="24"/>
          <w:szCs w:val="24"/>
        </w:rPr>
        <w:t>Wiring Diagram généré par «</w:t>
      </w:r>
      <w:r w:rsidR="005F20A8">
        <w:rPr>
          <w:rFonts w:ascii="3DS V2" w:hAnsi="3DS V2" w:cs="Arial"/>
          <w:sz w:val="24"/>
          <w:szCs w:val="24"/>
        </w:rPr>
        <w:t xml:space="preserve"> </w:t>
      </w:r>
      <w:r w:rsidR="00135D50">
        <w:rPr>
          <w:rFonts w:ascii="3DS V2" w:hAnsi="3DS V2" w:cs="Arial"/>
          <w:sz w:val="24"/>
          <w:szCs w:val="24"/>
        </w:rPr>
        <w:t>Net to Wire</w:t>
      </w:r>
      <w:r w:rsidR="005F20A8">
        <w:rPr>
          <w:rFonts w:ascii="3DS V2" w:hAnsi="3DS V2" w:cs="Arial"/>
          <w:sz w:val="24"/>
          <w:szCs w:val="24"/>
        </w:rPr>
        <w:t xml:space="preserve"> </w:t>
      </w:r>
      <w:r w:rsidR="00135D50">
        <w:rPr>
          <w:rFonts w:ascii="3DS V2" w:hAnsi="3DS V2" w:cs="Arial"/>
          <w:sz w:val="24"/>
          <w:szCs w:val="24"/>
        </w:rPr>
        <w:t>»</w:t>
      </w:r>
      <w:r w:rsidR="005F025B">
        <w:rPr>
          <w:rFonts w:ascii="3DS V2" w:hAnsi="3DS V2" w:cs="Arial"/>
          <w:sz w:val="24"/>
          <w:szCs w:val="24"/>
        </w:rPr>
        <w:t xml:space="preserve">. </w:t>
      </w:r>
      <w:r w:rsidR="00983C42" w:rsidRPr="00983C42">
        <w:rPr>
          <w:rFonts w:ascii="3DS V2" w:hAnsi="3DS V2" w:cs="Arial"/>
          <w:sz w:val="24"/>
          <w:szCs w:val="24"/>
        </w:rPr>
        <w:t>Dans les systèmes complexes tels que les avions</w:t>
      </w:r>
      <w:r w:rsidR="00E3496B">
        <w:rPr>
          <w:rFonts w:ascii="3DS V2" w:hAnsi="3DS V2" w:cs="Arial"/>
          <w:sz w:val="24"/>
          <w:szCs w:val="24"/>
        </w:rPr>
        <w:t xml:space="preserve"> ou</w:t>
      </w:r>
      <w:r w:rsidR="00983C42" w:rsidRPr="00983C42">
        <w:rPr>
          <w:rFonts w:ascii="3DS V2" w:hAnsi="3DS V2" w:cs="Arial"/>
          <w:sz w:val="24"/>
          <w:szCs w:val="24"/>
        </w:rPr>
        <w:t xml:space="preserve"> les </w:t>
      </w:r>
      <w:r w:rsidR="00CF34F6">
        <w:rPr>
          <w:rFonts w:ascii="3DS V2" w:hAnsi="3DS V2" w:cs="Arial"/>
          <w:sz w:val="24"/>
          <w:szCs w:val="24"/>
        </w:rPr>
        <w:t>voitures</w:t>
      </w:r>
      <w:r w:rsidR="00983C42" w:rsidRPr="00983C42">
        <w:rPr>
          <w:rFonts w:ascii="3DS V2" w:hAnsi="3DS V2" w:cs="Arial"/>
          <w:sz w:val="24"/>
          <w:szCs w:val="24"/>
        </w:rPr>
        <w:t>, la structure est souvent divisée en plusieurs sous-ensembles</w:t>
      </w:r>
      <w:ins w:id="42" w:author="GOUTAUDIER Sébastien" w:date="2025-08-01T10:20:00Z">
        <w:r w:rsidR="00A918CC">
          <w:rPr>
            <w:rFonts w:ascii="3DS V2" w:hAnsi="3DS V2" w:cs="Arial"/>
            <w:sz w:val="24"/>
            <w:szCs w:val="24"/>
          </w:rPr>
          <w:t xml:space="preserve"> appelés Harnais</w:t>
        </w:r>
      </w:ins>
      <w:r w:rsidR="00983C42" w:rsidRPr="00983C42">
        <w:rPr>
          <w:rFonts w:ascii="3DS V2" w:hAnsi="3DS V2" w:cs="Arial"/>
          <w:sz w:val="24"/>
          <w:szCs w:val="24"/>
        </w:rPr>
        <w:t xml:space="preserve">. Lorsqu’un câble traverse une coupure structurelle, il doit obligatoirement passer par un </w:t>
      </w:r>
      <w:r w:rsidR="00983C42" w:rsidRPr="00983C42">
        <w:rPr>
          <w:rFonts w:ascii="3DS V2" w:hAnsi="3DS V2" w:cs="Arial"/>
          <w:b/>
          <w:bCs/>
          <w:sz w:val="24"/>
          <w:szCs w:val="24"/>
        </w:rPr>
        <w:t>connecteur de coupure</w:t>
      </w:r>
      <w:r w:rsidR="00983C42" w:rsidRPr="009224A7">
        <w:rPr>
          <w:rFonts w:ascii="3DS V2" w:hAnsi="3DS V2" w:cs="Arial"/>
          <w:b/>
          <w:bCs/>
          <w:sz w:val="24"/>
          <w:szCs w:val="24"/>
        </w:rPr>
        <w:t>.</w:t>
      </w:r>
      <w:r w:rsidR="00E3496B" w:rsidRPr="009224A7">
        <w:rPr>
          <w:rFonts w:ascii="3DS V2" w:hAnsi="3DS V2" w:cs="Arial"/>
          <w:b/>
          <w:bCs/>
          <w:sz w:val="24"/>
          <w:szCs w:val="24"/>
        </w:rPr>
        <w:t xml:space="preserve"> </w:t>
      </w:r>
      <w:r w:rsidRPr="00394BE1">
        <w:rPr>
          <w:rFonts w:ascii="3DS V2" w:hAnsi="3DS V2" w:cs="Arial"/>
          <w:sz w:val="24"/>
          <w:szCs w:val="24"/>
        </w:rPr>
        <w:t>Les câbles entrants sont connectés aux connecteurs, permettant aux signaux de traverser l’interface et de ressortir de l’autre côté via des câbles reliés aux connecteurs opposés.</w:t>
      </w:r>
    </w:p>
    <w:p w14:paraId="158609D3" w14:textId="40439950" w:rsidR="004442A5" w:rsidRDefault="004442A5" w:rsidP="007D290B">
      <w:pPr>
        <w:spacing w:line="240" w:lineRule="auto"/>
        <w:rPr>
          <w:rFonts w:ascii="3DS V2" w:hAnsi="3DS V2" w:cs="Arial"/>
          <w:sz w:val="24"/>
          <w:szCs w:val="24"/>
        </w:rPr>
      </w:pPr>
    </w:p>
    <w:p w14:paraId="3047EB99" w14:textId="4062A243" w:rsidR="00C96EC6" w:rsidRDefault="00AF5C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34528" behindDoc="0" locked="0" layoutInCell="1" allowOverlap="1" wp14:anchorId="1D413D32" wp14:editId="60E316E9">
                <wp:simplePos x="0" y="0"/>
                <wp:positionH relativeFrom="margin">
                  <wp:posOffset>35458</wp:posOffset>
                </wp:positionH>
                <wp:positionV relativeFrom="paragraph">
                  <wp:posOffset>237490</wp:posOffset>
                </wp:positionV>
                <wp:extent cx="5771515" cy="635"/>
                <wp:effectExtent l="0" t="0" r="635" b="825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5771515" cy="635"/>
                        </a:xfrm>
                        <a:prstGeom prst="rect">
                          <a:avLst/>
                        </a:prstGeom>
                        <a:solidFill>
                          <a:prstClr val="white"/>
                        </a:solidFill>
                        <a:ln>
                          <a:noFill/>
                        </a:ln>
                      </wps:spPr>
                      <wps:txbx>
                        <w:txbxContent>
                          <w:p w14:paraId="444DC54C" w14:textId="3F60DA25" w:rsidR="00C96EC6" w:rsidRPr="00A95CC8" w:rsidRDefault="00C96EC6" w:rsidP="00C96EC6">
                            <w:pPr>
                              <w:pStyle w:val="Caption"/>
                              <w:jc w:val="center"/>
                              <w:rPr>
                                <w:noProof/>
                              </w:rPr>
                            </w:pPr>
                            <w:r>
                              <w:t xml:space="preserve">Figure </w:t>
                            </w:r>
                            <w:fldSimple w:instr=" SEQ Figure \* ARABIC ">
                              <w:r w:rsidR="004D4217">
                                <w:rPr>
                                  <w:noProof/>
                                </w:rPr>
                                <w:t>10</w:t>
                              </w:r>
                            </w:fldSimple>
                            <w:r>
                              <w:t xml:space="preserve"> : </w:t>
                            </w:r>
                            <w:r w:rsidR="00B561D3">
                              <w:t>Photo de platine</w:t>
                            </w:r>
                            <w:r w:rsidR="00DD6C52">
                              <w:t>,</w:t>
                            </w:r>
                            <w:r w:rsidR="00B561D3">
                              <w:t xml:space="preserve"> ses connecteurs</w:t>
                            </w:r>
                            <w:r w:rsidR="00DD6C52">
                              <w:t xml:space="preserve"> et les câbles branchés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413D32" id="Zone de texte 192" o:spid="_x0000_s1032" type="#_x0000_t202" style="position:absolute;margin-left:2.8pt;margin-top:18.7pt;width:454.45pt;height:.05pt;z-index:251734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" stroked="f">
                <v:textbox style="mso-fit-shape-to-text:t" inset="0,0,0,0">
                  <w:txbxContent>
                    <w:p w14:paraId="444DC54C" w14:textId="3F60DA25" w:rsidR="00C96EC6" w:rsidRPr="00A95CC8" w:rsidRDefault="00C96EC6" w:rsidP="00C96EC6">
                      <w:pPr>
                        <w:pStyle w:val="Caption"/>
                        <w:jc w:val="center"/>
                        <w:rPr>
                          <w:noProof/>
                        </w:rPr>
                      </w:pPr>
                      <w:r>
                        <w:t xml:space="preserve">Figure </w:t>
                      </w:r>
                      <w:fldSimple w:instr=" SEQ Figure \* ARABIC ">
                        <w:r w:rsidR="004D4217">
                          <w:rPr>
                            <w:noProof/>
                          </w:rPr>
                          <w:t>10</w:t>
                        </w:r>
                      </w:fldSimple>
                      <w:r>
                        <w:t xml:space="preserve"> : </w:t>
                      </w:r>
                      <w:r w:rsidR="00B561D3">
                        <w:t>Photo de platine</w:t>
                      </w:r>
                      <w:r w:rsidR="00DD6C52">
                        <w:t>,</w:t>
                      </w:r>
                      <w:r w:rsidR="00B561D3">
                        <w:t xml:space="preserve"> ses connecteurs</w:t>
                      </w:r>
                      <w:r w:rsidR="00DD6C52">
                        <w:t xml:space="preserve"> et les câbles branchés</w:t>
                      </w:r>
                    </w:p>
                  </w:txbxContent>
                </v:textbox>
                <w10:wrap type="square" anchorx="margin"/>
              </v:shape>
            </w:pict>
          </mc:Fallback>
        </mc:AlternateContent>
      </w:r>
    </w:p>
    <w:p w14:paraId="197DB2DD" w14:textId="77777777" w:rsidR="00C96EC6" w:rsidRDefault="00C96EC6" w:rsidP="007D290B">
      <w:pPr>
        <w:spacing w:line="240" w:lineRule="auto"/>
        <w:rPr>
          <w:rFonts w:ascii="3DS V2" w:hAnsi="3DS V2" w:cs="Arial"/>
          <w:sz w:val="24"/>
          <w:szCs w:val="24"/>
        </w:rPr>
      </w:pPr>
    </w:p>
    <w:p w14:paraId="3AD80AC9" w14:textId="7715267F" w:rsidR="00536EA1" w:rsidRDefault="00536EA1" w:rsidP="00536EA1">
      <w:pPr>
        <w:pStyle w:val="Heading3"/>
        <w:rPr>
          <w:rFonts w:ascii="3DS V2" w:hAnsi="3DS V2"/>
          <w:sz w:val="32"/>
          <w:szCs w:val="32"/>
        </w:rPr>
      </w:pPr>
      <w:bookmarkStart w:id="43" w:name="_Toc204887639"/>
      <w:r>
        <w:rPr>
          <w:rFonts w:ascii="3DS V2" w:hAnsi="3DS V2"/>
          <w:sz w:val="32"/>
          <w:szCs w:val="32"/>
        </w:rPr>
        <w:lastRenderedPageBreak/>
        <w:t>Objectif du stage</w:t>
      </w:r>
      <w:bookmarkEnd w:id="43"/>
    </w:p>
    <w:bookmarkEnd w:id="9"/>
    <w:bookmarkEnd w:id="8"/>
    <w:bookmarkEnd w:id="7"/>
    <w:bookmarkEnd w:id="6"/>
    <w:bookmarkEnd w:id="5"/>
    <w:bookmarkEnd w:id="4"/>
    <w:bookmarkEnd w:id="3"/>
    <w:bookmarkEnd w:id="2"/>
    <w:bookmarkEnd w:id="1"/>
    <w:p w14:paraId="2AE78F8B" w14:textId="77777777" w:rsidR="00295516" w:rsidRDefault="00295516" w:rsidP="00A61A34">
      <w:pPr>
        <w:spacing w:line="240" w:lineRule="auto"/>
        <w:rPr>
          <w:rFonts w:ascii="3DS V2" w:hAnsi="3DS V2" w:cs="Arial"/>
          <w:sz w:val="24"/>
          <w:szCs w:val="24"/>
        </w:rPr>
      </w:pPr>
    </w:p>
    <w:p w14:paraId="25D7B598" w14:textId="700C7FFF"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Actuellement, le branchement de</w:t>
      </w:r>
      <w:r w:rsidR="00121EF0">
        <w:rPr>
          <w:rFonts w:ascii="3DS V2" w:hAnsi="3DS V2" w:cs="Arial"/>
          <w:sz w:val="24"/>
          <w:szCs w:val="24"/>
        </w:rPr>
        <w:t>s</w:t>
      </w:r>
      <w:r w:rsidRPr="00A61A34">
        <w:rPr>
          <w:rFonts w:ascii="3DS V2" w:hAnsi="3DS V2" w:cs="Arial"/>
          <w:sz w:val="24"/>
          <w:szCs w:val="24"/>
        </w:rPr>
        <w:t xml:space="preserve"> câbles dans l’interface de coupure est entièrement réalisé de manière manuelle. Cela présente deux </w:t>
      </w:r>
      <w:r w:rsidR="008B2983">
        <w:rPr>
          <w:rFonts w:ascii="3DS V2" w:hAnsi="3DS V2" w:cs="Arial"/>
          <w:sz w:val="24"/>
          <w:szCs w:val="24"/>
        </w:rPr>
        <w:t>difficulté</w:t>
      </w:r>
      <w:r w:rsidR="00FD69FD">
        <w:rPr>
          <w:rFonts w:ascii="3DS V2" w:hAnsi="3DS V2" w:cs="Arial"/>
          <w:sz w:val="24"/>
          <w:szCs w:val="24"/>
        </w:rPr>
        <w:t>s</w:t>
      </w:r>
      <w:r w:rsidRPr="00A61A34">
        <w:rPr>
          <w:rFonts w:ascii="3DS V2" w:hAnsi="3DS V2" w:cs="Arial"/>
          <w:sz w:val="24"/>
          <w:szCs w:val="24"/>
        </w:rPr>
        <w:t xml:space="preserve"> majeures :</w:t>
      </w:r>
    </w:p>
    <w:p w14:paraId="5F5E571E" w14:textId="5EC94D35" w:rsidR="00A61A34" w:rsidRDefault="00A61A34" w:rsidP="003123AB">
      <w:pPr>
        <w:pStyle w:val="ListParagraph"/>
        <w:numPr>
          <w:ilvl w:val="0"/>
          <w:numId w:val="40"/>
        </w:numPr>
        <w:spacing w:line="240" w:lineRule="auto"/>
        <w:rPr>
          <w:rFonts w:ascii="3DS V2" w:hAnsi="3DS V2" w:cs="Arial"/>
          <w:sz w:val="24"/>
          <w:szCs w:val="24"/>
        </w:rPr>
      </w:pPr>
      <w:r w:rsidRPr="003123AB">
        <w:rPr>
          <w:rFonts w:ascii="3DS V2" w:hAnsi="3DS V2" w:cs="Arial"/>
          <w:sz w:val="24"/>
          <w:szCs w:val="24"/>
        </w:rPr>
        <w:t>Premièrement, le nombre de câbles à traiter est important, et leur branchement doit respecter de nombreuses contraintes : compatibilité mécanique, organisation spatiale, séparation des signaux selon les niveaux de ségrégation</w:t>
      </w:r>
      <w:ins w:id="44" w:author="GOUTAUDIER Sébastien" w:date="2025-08-01T10:21:00Z">
        <w:r w:rsidR="004812B1">
          <w:rPr>
            <w:rFonts w:ascii="3DS V2" w:hAnsi="3DS V2" w:cs="Arial"/>
            <w:sz w:val="24"/>
            <w:szCs w:val="24"/>
          </w:rPr>
          <w:t xml:space="preserve"> (des signaux de ségrégation incompatibles ne doivent pas être adjacents)</w:t>
        </w:r>
      </w:ins>
      <w:r w:rsidRPr="003123AB">
        <w:rPr>
          <w:rFonts w:ascii="3DS V2" w:hAnsi="3DS V2" w:cs="Arial"/>
          <w:sz w:val="24"/>
          <w:szCs w:val="24"/>
        </w:rPr>
        <w:t>, etc. L’affectation manuelle s’avère ainsi particulièrement fastidieuse, chronophage et sujette à des erreurs humaines.</w:t>
      </w:r>
    </w:p>
    <w:p w14:paraId="24A4F623" w14:textId="77777777" w:rsidR="003878BC" w:rsidRPr="003123AB" w:rsidRDefault="003878BC" w:rsidP="003878BC">
      <w:pPr>
        <w:pStyle w:val="ListParagraph"/>
        <w:spacing w:line="240" w:lineRule="auto"/>
        <w:rPr>
          <w:rFonts w:ascii="3DS V2" w:hAnsi="3DS V2" w:cs="Arial"/>
          <w:sz w:val="24"/>
          <w:szCs w:val="24"/>
        </w:rPr>
      </w:pPr>
    </w:p>
    <w:p w14:paraId="4140FE01" w14:textId="77777777" w:rsidR="00A61A34" w:rsidRPr="003123AB" w:rsidRDefault="00A61A34" w:rsidP="003123AB">
      <w:pPr>
        <w:pStyle w:val="ListParagraph"/>
        <w:numPr>
          <w:ilvl w:val="0"/>
          <w:numId w:val="40"/>
        </w:numPr>
        <w:spacing w:line="240" w:lineRule="auto"/>
        <w:rPr>
          <w:rFonts w:ascii="3DS V2" w:hAnsi="3DS V2" w:cs="Arial"/>
          <w:sz w:val="24"/>
          <w:szCs w:val="24"/>
        </w:rPr>
      </w:pPr>
      <w:r w:rsidRPr="003123AB">
        <w:rPr>
          <w:rFonts w:ascii="3DS V2" w:hAnsi="3DS V2" w:cs="Arial"/>
          <w:sz w:val="24"/>
          <w:szCs w:val="24"/>
        </w:rPr>
        <w:t>Deuxièmement, les connecteurs sont souvent partagés entre plusieurs intervenants ou équipes, chacun y branchant des câbles différents. Cette configuration génère fréquemment des situations de conflit, compliquant la coordination et le travail collaboratif.</w:t>
      </w:r>
    </w:p>
    <w:p w14:paraId="755D399D" w14:textId="77777777"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Ces contraintes opérationnelles soulignent la nécessité de mettre en place une solution plus automatisée, structurée et collaborative pour la gestion des connexions.</w:t>
      </w:r>
    </w:p>
    <w:p w14:paraId="1478204B" w14:textId="77777777" w:rsidR="00A61A34" w:rsidRPr="00A61A34" w:rsidRDefault="00A61A34" w:rsidP="00A61A34">
      <w:pPr>
        <w:spacing w:line="240" w:lineRule="auto"/>
        <w:rPr>
          <w:rFonts w:ascii="3DS V2" w:hAnsi="3DS V2" w:cs="Arial"/>
          <w:sz w:val="24"/>
          <w:szCs w:val="24"/>
        </w:rPr>
      </w:pPr>
      <w:r w:rsidRPr="00A61A34">
        <w:rPr>
          <w:rFonts w:ascii="3DS V2" w:hAnsi="3DS V2" w:cs="Arial"/>
          <w:sz w:val="24"/>
          <w:szCs w:val="24"/>
        </w:rPr>
        <w:t>L’objectif du stage a donc été de développer une fonctionnalité capable de calculer automatiquement des solutions de branchement et de les proposer à l’utilisateur, afin de simplifier le processus, réduire les risques d’erreur, et faciliter la coordination entre les différentes équipes.</w:t>
      </w:r>
    </w:p>
    <w:p w14:paraId="4A07A2ED" w14:textId="61AD6421" w:rsidR="00E571C9" w:rsidRDefault="00A61A34" w:rsidP="00A61A34">
      <w:pPr>
        <w:spacing w:line="240" w:lineRule="auto"/>
        <w:rPr>
          <w:rFonts w:ascii="3DS V2" w:hAnsi="3DS V2" w:cs="Arial"/>
          <w:sz w:val="24"/>
          <w:szCs w:val="24"/>
        </w:rPr>
      </w:pPr>
      <w:r w:rsidRPr="00A61A34">
        <w:rPr>
          <w:rFonts w:ascii="3DS V2" w:hAnsi="3DS V2" w:cs="Arial"/>
          <w:sz w:val="24"/>
          <w:szCs w:val="24"/>
        </w:rPr>
        <w:t xml:space="preserve">Au cours </w:t>
      </w:r>
      <w:r w:rsidR="0068536C">
        <w:rPr>
          <w:rFonts w:ascii="3DS V2" w:hAnsi="3DS V2" w:cs="Arial"/>
          <w:sz w:val="24"/>
          <w:szCs w:val="24"/>
        </w:rPr>
        <w:t xml:space="preserve">de </w:t>
      </w:r>
      <w:r>
        <w:rPr>
          <w:rFonts w:ascii="3DS V2" w:hAnsi="3DS V2" w:cs="Arial"/>
          <w:sz w:val="24"/>
          <w:szCs w:val="24"/>
        </w:rPr>
        <w:t>ce</w:t>
      </w:r>
      <w:r w:rsidRPr="00A61A34">
        <w:rPr>
          <w:rFonts w:ascii="3DS V2" w:hAnsi="3DS V2" w:cs="Arial"/>
          <w:sz w:val="24"/>
          <w:szCs w:val="24"/>
        </w:rPr>
        <w:t xml:space="preserve"> stage</w:t>
      </w:r>
      <w:r>
        <w:rPr>
          <w:rFonts w:ascii="3DS V2" w:hAnsi="3DS V2" w:cs="Arial"/>
          <w:sz w:val="24"/>
          <w:szCs w:val="24"/>
        </w:rPr>
        <w:t xml:space="preserve"> de six moi</w:t>
      </w:r>
      <w:r w:rsidR="0068536C">
        <w:rPr>
          <w:rFonts w:ascii="3DS V2" w:hAnsi="3DS V2" w:cs="Arial"/>
          <w:sz w:val="24"/>
          <w:szCs w:val="24"/>
        </w:rPr>
        <w:t>s</w:t>
      </w:r>
      <w:r w:rsidRPr="00A61A34">
        <w:rPr>
          <w:rFonts w:ascii="3DS V2" w:hAnsi="3DS V2" w:cs="Arial"/>
          <w:sz w:val="24"/>
          <w:szCs w:val="24"/>
        </w:rPr>
        <w:t xml:space="preserve">, </w:t>
      </w:r>
      <w:r w:rsidRPr="00073242">
        <w:rPr>
          <w:rFonts w:ascii="3DS V2" w:hAnsi="3DS V2" w:cs="Arial"/>
          <w:sz w:val="24"/>
          <w:szCs w:val="24"/>
        </w:rPr>
        <w:t xml:space="preserve">le travail a été </w:t>
      </w:r>
      <w:r w:rsidR="0068536C">
        <w:rPr>
          <w:rFonts w:ascii="3DS V2" w:hAnsi="3DS V2" w:cs="Arial"/>
          <w:sz w:val="24"/>
          <w:szCs w:val="24"/>
        </w:rPr>
        <w:t>organisé</w:t>
      </w:r>
      <w:r w:rsidR="0068536C" w:rsidRPr="00A61A34">
        <w:rPr>
          <w:rFonts w:ascii="3DS V2" w:hAnsi="3DS V2" w:cs="Arial"/>
          <w:sz w:val="24"/>
          <w:szCs w:val="24"/>
        </w:rPr>
        <w:t xml:space="preserve"> </w:t>
      </w:r>
      <w:r w:rsidRPr="00A61A34">
        <w:rPr>
          <w:rFonts w:ascii="3DS V2" w:hAnsi="3DS V2" w:cs="Arial"/>
          <w:sz w:val="24"/>
          <w:szCs w:val="24"/>
        </w:rPr>
        <w:t>autour de</w:t>
      </w:r>
      <w:r>
        <w:rPr>
          <w:rFonts w:ascii="3DS V2" w:hAnsi="3DS V2" w:cs="Arial"/>
          <w:sz w:val="24"/>
          <w:szCs w:val="24"/>
        </w:rPr>
        <w:t xml:space="preserve"> cet objectif</w:t>
      </w:r>
      <w:r w:rsidR="0068536C">
        <w:rPr>
          <w:rFonts w:ascii="3DS V2" w:hAnsi="3DS V2" w:cs="Arial"/>
          <w:sz w:val="24"/>
          <w:szCs w:val="24"/>
        </w:rPr>
        <w:t xml:space="preserve">, </w:t>
      </w:r>
      <w:r w:rsidR="00073242">
        <w:rPr>
          <w:rFonts w:ascii="3DS V2" w:hAnsi="3DS V2" w:cs="Arial"/>
          <w:sz w:val="24"/>
          <w:szCs w:val="24"/>
        </w:rPr>
        <w:t xml:space="preserve">en </w:t>
      </w:r>
      <w:r w:rsidR="00E35D09">
        <w:rPr>
          <w:rFonts w:ascii="3DS V2" w:hAnsi="3DS V2" w:cs="Arial"/>
          <w:sz w:val="24"/>
          <w:szCs w:val="24"/>
        </w:rPr>
        <w:t>trois grandes phases</w:t>
      </w:r>
      <w:r w:rsidR="00073242">
        <w:rPr>
          <w:rFonts w:ascii="3DS V2" w:hAnsi="3DS V2" w:cs="Arial"/>
          <w:sz w:val="24"/>
          <w:szCs w:val="24"/>
        </w:rPr>
        <w:t xml:space="preserve">. </w:t>
      </w:r>
    </w:p>
    <w:p w14:paraId="589949C7" w14:textId="26B1BE82" w:rsidR="00180638" w:rsidRPr="00CF60AA" w:rsidRDefault="00180638" w:rsidP="00CF60AA">
      <w:pPr>
        <w:pStyle w:val="ListParagraph"/>
        <w:numPr>
          <w:ilvl w:val="0"/>
          <w:numId w:val="38"/>
        </w:numPr>
        <w:spacing w:line="240" w:lineRule="auto"/>
        <w:rPr>
          <w:rFonts w:ascii="3DS V2" w:hAnsi="3DS V2" w:cs="Arial"/>
          <w:noProof/>
          <w:sz w:val="24"/>
          <w:szCs w:val="24"/>
        </w:rPr>
      </w:pPr>
      <w:r w:rsidRPr="00180638">
        <w:rPr>
          <w:rFonts w:ascii="3DS V2" w:hAnsi="3DS V2" w:cs="Arial"/>
          <w:noProof/>
          <w:sz w:val="24"/>
          <w:szCs w:val="24"/>
        </w:rPr>
        <w:t>Une première phase algorithmique, consistant à modéliser le problème d’allocation des câbles et à déterminer une ou plusieurs solutions mathématiqu</w:t>
      </w:r>
      <w:r w:rsidR="00034B3E">
        <w:rPr>
          <w:rFonts w:ascii="3DS V2" w:hAnsi="3DS V2" w:cs="Arial"/>
          <w:noProof/>
          <w:sz w:val="24"/>
          <w:szCs w:val="24"/>
        </w:rPr>
        <w:t>e</w:t>
      </w:r>
      <w:r w:rsidR="005E425D">
        <w:rPr>
          <w:rFonts w:ascii="3DS V2" w:hAnsi="3DS V2" w:cs="Arial"/>
          <w:noProof/>
          <w:sz w:val="24"/>
          <w:szCs w:val="24"/>
        </w:rPr>
        <w:t>s</w:t>
      </w:r>
      <w:r w:rsidRPr="00180638">
        <w:rPr>
          <w:rFonts w:ascii="3DS V2" w:hAnsi="3DS V2" w:cs="Arial"/>
          <w:noProof/>
          <w:sz w:val="24"/>
          <w:szCs w:val="24"/>
        </w:rPr>
        <w:t>.</w:t>
      </w:r>
    </w:p>
    <w:p w14:paraId="05F87342" w14:textId="5C0144C0" w:rsidR="00F66D24" w:rsidRPr="00CF60AA" w:rsidRDefault="00180638" w:rsidP="00CF60AA">
      <w:pPr>
        <w:pStyle w:val="ListParagraph"/>
        <w:numPr>
          <w:ilvl w:val="0"/>
          <w:numId w:val="38"/>
        </w:numPr>
        <w:spacing w:line="240" w:lineRule="auto"/>
        <w:rPr>
          <w:rFonts w:ascii="3DS V2" w:hAnsi="3DS V2" w:cs="Arial"/>
          <w:noProof/>
          <w:sz w:val="24"/>
          <w:szCs w:val="24"/>
        </w:rPr>
      </w:pPr>
      <w:r w:rsidRPr="00180638">
        <w:rPr>
          <w:rFonts w:ascii="3DS V2" w:hAnsi="3DS V2" w:cs="Arial"/>
          <w:noProof/>
          <w:sz w:val="24"/>
          <w:szCs w:val="24"/>
        </w:rPr>
        <w:t>Une deuxième phase de validation, visant à développer une démonstration</w:t>
      </w:r>
      <w:r w:rsidR="009B299F">
        <w:rPr>
          <w:rFonts w:ascii="3DS V2" w:hAnsi="3DS V2" w:cs="Arial"/>
          <w:noProof/>
          <w:sz w:val="24"/>
          <w:szCs w:val="24"/>
        </w:rPr>
        <w:t>, qui</w:t>
      </w:r>
      <w:r w:rsidR="00073E80">
        <w:rPr>
          <w:rFonts w:ascii="3DS V2" w:hAnsi="3DS V2" w:cs="Arial"/>
          <w:noProof/>
          <w:sz w:val="24"/>
          <w:szCs w:val="24"/>
        </w:rPr>
        <w:t xml:space="preserve"> </w:t>
      </w:r>
      <w:r w:rsidRPr="00180638">
        <w:rPr>
          <w:rFonts w:ascii="3DS V2" w:hAnsi="3DS V2" w:cs="Arial"/>
          <w:noProof/>
          <w:sz w:val="24"/>
          <w:szCs w:val="24"/>
        </w:rPr>
        <w:t>permet d</w:t>
      </w:r>
      <w:r w:rsidR="00F31523">
        <w:rPr>
          <w:rFonts w:ascii="3DS V2" w:hAnsi="3DS V2" w:cs="Arial"/>
          <w:noProof/>
          <w:sz w:val="24"/>
          <w:szCs w:val="24"/>
        </w:rPr>
        <w:t>’</w:t>
      </w:r>
      <w:r w:rsidRPr="00180638">
        <w:rPr>
          <w:rFonts w:ascii="3DS V2" w:hAnsi="3DS V2" w:cs="Arial"/>
          <w:noProof/>
          <w:sz w:val="24"/>
          <w:szCs w:val="24"/>
        </w:rPr>
        <w:t xml:space="preserve">assurer que l’algorithme conçu est correct </w:t>
      </w:r>
      <w:r w:rsidR="00C36F81">
        <w:rPr>
          <w:rFonts w:ascii="3DS V2" w:hAnsi="3DS V2" w:cs="Arial"/>
          <w:noProof/>
          <w:sz w:val="24"/>
          <w:szCs w:val="24"/>
        </w:rPr>
        <w:t xml:space="preserve">et </w:t>
      </w:r>
      <w:r w:rsidRPr="00180638">
        <w:rPr>
          <w:rFonts w:ascii="3DS V2" w:hAnsi="3DS V2" w:cs="Arial"/>
          <w:noProof/>
          <w:sz w:val="24"/>
          <w:szCs w:val="24"/>
        </w:rPr>
        <w:t>réalisable en pratique.</w:t>
      </w:r>
    </w:p>
    <w:p w14:paraId="5ABD7396" w14:textId="6F690588" w:rsidR="00180638" w:rsidRDefault="00180638" w:rsidP="00180638">
      <w:pPr>
        <w:pStyle w:val="ListParagraph"/>
        <w:numPr>
          <w:ilvl w:val="0"/>
          <w:numId w:val="38"/>
        </w:numPr>
        <w:spacing w:line="240" w:lineRule="auto"/>
        <w:rPr>
          <w:rFonts w:ascii="3DS V2" w:hAnsi="3DS V2" w:cs="Arial"/>
          <w:noProof/>
          <w:sz w:val="24"/>
          <w:szCs w:val="24"/>
        </w:rPr>
      </w:pPr>
      <w:r w:rsidRPr="00180638">
        <w:rPr>
          <w:rFonts w:ascii="3DS V2" w:hAnsi="3DS V2" w:cs="Arial"/>
          <w:noProof/>
          <w:sz w:val="24"/>
          <w:szCs w:val="24"/>
        </w:rPr>
        <w:t xml:space="preserve">Une dernière phase orientée génie logiciel, consistant à implémenter l’algorithme validé en </w:t>
      </w:r>
      <w:r w:rsidR="000E0073">
        <w:rPr>
          <w:rFonts w:ascii="3DS V2" w:hAnsi="3DS V2" w:cs="Arial"/>
          <w:noProof/>
          <w:sz w:val="24"/>
          <w:szCs w:val="24"/>
        </w:rPr>
        <w:t>C/</w:t>
      </w:r>
      <w:r w:rsidRPr="00180638">
        <w:rPr>
          <w:rFonts w:ascii="3DS V2" w:hAnsi="3DS V2" w:cs="Arial"/>
          <w:noProof/>
          <w:sz w:val="24"/>
          <w:szCs w:val="24"/>
        </w:rPr>
        <w:t>C++</w:t>
      </w:r>
      <w:r w:rsidR="00236516">
        <w:rPr>
          <w:rFonts w:ascii="3DS V2" w:hAnsi="3DS V2" w:cs="Arial"/>
          <w:noProof/>
          <w:sz w:val="24"/>
          <w:szCs w:val="24"/>
        </w:rPr>
        <w:t xml:space="preserve"> avec</w:t>
      </w:r>
      <w:r w:rsidRPr="00180638">
        <w:rPr>
          <w:rFonts w:ascii="3DS V2" w:hAnsi="3DS V2" w:cs="Arial"/>
          <w:noProof/>
          <w:sz w:val="24"/>
          <w:szCs w:val="24"/>
        </w:rPr>
        <w:t xml:space="preserve"> les infrastructures </w:t>
      </w:r>
      <w:r w:rsidR="008B311C">
        <w:rPr>
          <w:rFonts w:ascii="3DS V2" w:hAnsi="3DS V2" w:cs="Arial"/>
          <w:noProof/>
          <w:sz w:val="24"/>
          <w:szCs w:val="24"/>
        </w:rPr>
        <w:t>de</w:t>
      </w:r>
      <w:r w:rsidRPr="00180638">
        <w:rPr>
          <w:rFonts w:ascii="3DS V2" w:hAnsi="3DS V2" w:cs="Arial"/>
          <w:noProof/>
          <w:sz w:val="24"/>
          <w:szCs w:val="24"/>
        </w:rPr>
        <w:t xml:space="preserve"> Dassault Systèmes, afin de l’intégrer dans le module CATIA Electrical System Design, </w:t>
      </w:r>
      <w:r w:rsidR="001E67BD" w:rsidRPr="001E67BD">
        <w:rPr>
          <w:rFonts w:ascii="3DS V2" w:hAnsi="3DS V2" w:cs="Arial"/>
          <w:noProof/>
          <w:sz w:val="24"/>
          <w:szCs w:val="24"/>
        </w:rPr>
        <w:t xml:space="preserve">en tenant compte des </w:t>
      </w:r>
      <w:r w:rsidRPr="00180638">
        <w:rPr>
          <w:rFonts w:ascii="3DS V2" w:hAnsi="3DS V2" w:cs="Arial"/>
          <w:noProof/>
          <w:sz w:val="24"/>
          <w:szCs w:val="24"/>
        </w:rPr>
        <w:t xml:space="preserve">exigences </w:t>
      </w:r>
      <w:r w:rsidR="00B56756">
        <w:rPr>
          <w:rFonts w:ascii="3DS V2" w:hAnsi="3DS V2" w:cs="Arial"/>
          <w:noProof/>
          <w:sz w:val="24"/>
          <w:szCs w:val="24"/>
        </w:rPr>
        <w:t xml:space="preserve">liées </w:t>
      </w:r>
      <w:r w:rsidRPr="00180638">
        <w:rPr>
          <w:rFonts w:ascii="3DS V2" w:hAnsi="3DS V2" w:cs="Arial"/>
          <w:noProof/>
          <w:sz w:val="24"/>
          <w:szCs w:val="24"/>
        </w:rPr>
        <w:t>à l’environnement industriel.</w:t>
      </w:r>
    </w:p>
    <w:p w14:paraId="7AD1BBE1" w14:textId="6CA709E1" w:rsidR="006A4251" w:rsidRPr="006A4251" w:rsidDel="004812B1" w:rsidRDefault="004812B1" w:rsidP="006A4251">
      <w:pPr>
        <w:spacing w:line="240" w:lineRule="auto"/>
        <w:rPr>
          <w:del w:id="45" w:author="GOUTAUDIER Sébastien" w:date="2025-08-01T10:22:00Z"/>
          <w:rFonts w:ascii="3DS V2" w:hAnsi="3DS V2" w:cs="Arial"/>
          <w:noProof/>
          <w:sz w:val="24"/>
          <w:szCs w:val="24"/>
        </w:rPr>
      </w:pPr>
      <w:ins w:id="46" w:author="GOUTAUDIER Sébastien" w:date="2025-08-01T10:22:00Z">
        <w:r>
          <w:t>Ces trois phases seront détaillées dans la suite du rapport.</w:t>
        </w:r>
      </w:ins>
      <w:del w:id="47" w:author="GOUTAUDIER Sébastien" w:date="2025-08-01T10:22:00Z">
        <w:r w:rsidR="00F035A7" w:rsidDel="004812B1">
          <w:rPr>
            <w:rFonts w:ascii="3DS V2" w:hAnsi="3DS V2" w:cs="Arial"/>
            <w:noProof/>
            <w:sz w:val="24"/>
            <w:szCs w:val="24"/>
          </w:rPr>
          <w:delText>Nous allons préciser ces trois phase dans la suite du rapport.</w:delText>
        </w:r>
      </w:del>
    </w:p>
    <w:p w14:paraId="47BF9AA3" w14:textId="23270A3E" w:rsidR="007B13E9" w:rsidRPr="0063103B" w:rsidRDefault="00536EBF" w:rsidP="007D290B">
      <w:pPr>
        <w:spacing w:line="240" w:lineRule="auto"/>
        <w:rPr>
          <w:rFonts w:ascii="3DS V2" w:hAnsi="3DS V2" w:cs="Arial"/>
          <w:sz w:val="24"/>
          <w:szCs w:val="24"/>
        </w:rPr>
      </w:pPr>
      <w:r w:rsidRPr="0063103B">
        <w:rPr>
          <w:rFonts w:ascii="3DS V2" w:hAnsi="3DS V2" w:cs="Arial"/>
          <w:sz w:val="24"/>
          <w:szCs w:val="24"/>
        </w:rPr>
        <w:br w:type="page"/>
      </w:r>
    </w:p>
    <w:p w14:paraId="3D55CE8D" w14:textId="0B6E2182" w:rsidR="00666350" w:rsidRPr="00666350" w:rsidRDefault="00666350" w:rsidP="00666350">
      <w:pPr>
        <w:pStyle w:val="Heading2"/>
        <w:rPr>
          <w:rFonts w:ascii="3DS V2" w:hAnsi="3DS V2" w:cs="Arial"/>
          <w:sz w:val="40"/>
          <w:szCs w:val="40"/>
        </w:rPr>
      </w:pPr>
      <w:bookmarkStart w:id="48" w:name="_Toc204887640"/>
      <w:r>
        <w:rPr>
          <w:rFonts w:ascii="3DS V2" w:hAnsi="3DS V2" w:cs="Arial"/>
          <w:sz w:val="40"/>
          <w:szCs w:val="40"/>
        </w:rPr>
        <w:lastRenderedPageBreak/>
        <w:t>Phase 1 : Conception d’algorithme</w:t>
      </w:r>
      <w:bookmarkEnd w:id="48"/>
    </w:p>
    <w:p w14:paraId="133B12EA" w14:textId="06A82A17" w:rsidR="002D0BBC" w:rsidRPr="004F2DC8" w:rsidRDefault="002D0BBC" w:rsidP="002D0BBC">
      <w:pPr>
        <w:pStyle w:val="Heading3"/>
        <w:rPr>
          <w:rFonts w:ascii="3DS V2" w:hAnsi="3DS V2"/>
          <w:sz w:val="32"/>
          <w:szCs w:val="32"/>
        </w:rPr>
      </w:pPr>
      <w:bookmarkStart w:id="49" w:name="_Toc204887641"/>
      <w:r>
        <w:rPr>
          <w:rFonts w:ascii="3DS V2" w:hAnsi="3DS V2"/>
          <w:sz w:val="32"/>
          <w:szCs w:val="32"/>
        </w:rPr>
        <w:t xml:space="preserve">Modélisation </w:t>
      </w:r>
      <w:del w:id="50" w:author="GOUTAUDIER Sébastien" w:date="2025-08-01T10:22:00Z">
        <w:r w:rsidDel="008368FA">
          <w:rPr>
            <w:rFonts w:ascii="3DS V2" w:hAnsi="3DS V2"/>
            <w:sz w:val="32"/>
            <w:szCs w:val="32"/>
          </w:rPr>
          <w:delText xml:space="preserve">du </w:delText>
        </w:r>
      </w:del>
      <w:ins w:id="51" w:author="GOUTAUDIER Sébastien" w:date="2025-08-01T10:22:00Z">
        <w:r w:rsidR="008368FA">
          <w:rPr>
            <w:rFonts w:ascii="3DS V2" w:hAnsi="3DS V2"/>
            <w:sz w:val="32"/>
            <w:szCs w:val="32"/>
          </w:rPr>
          <w:t xml:space="preserve">de la </w:t>
        </w:r>
      </w:ins>
      <w:r>
        <w:rPr>
          <w:rFonts w:ascii="3DS V2" w:hAnsi="3DS V2"/>
          <w:sz w:val="32"/>
          <w:szCs w:val="32"/>
        </w:rPr>
        <w:t>problématique</w:t>
      </w:r>
      <w:bookmarkEnd w:id="49"/>
      <w:r>
        <w:rPr>
          <w:rFonts w:ascii="3DS V2" w:hAnsi="3DS V2"/>
          <w:sz w:val="32"/>
          <w:szCs w:val="32"/>
        </w:rPr>
        <w:t xml:space="preserve"> </w:t>
      </w:r>
    </w:p>
    <w:p w14:paraId="0E46F8D6" w14:textId="77777777" w:rsidR="00BB1411" w:rsidRPr="0041418D" w:rsidRDefault="00BB1411" w:rsidP="00C674AC">
      <w:pPr>
        <w:spacing w:after="0" w:line="240" w:lineRule="auto"/>
        <w:jc w:val="both"/>
        <w:rPr>
          <w:rFonts w:ascii="3DS V2" w:hAnsi="3DS V2"/>
        </w:rPr>
      </w:pPr>
    </w:p>
    <w:p w14:paraId="4C799677" w14:textId="6FE6B78C" w:rsidR="00C674AC" w:rsidRPr="0041418D" w:rsidDel="00FF5528" w:rsidRDefault="00FF5528" w:rsidP="00C674AC">
      <w:pPr>
        <w:spacing w:after="0" w:line="240" w:lineRule="auto"/>
        <w:jc w:val="both"/>
        <w:rPr>
          <w:del w:id="52" w:author="GOUTAUDIER Sébastien" w:date="2025-08-01T10:23:00Z"/>
          <w:rFonts w:ascii="3DS V2" w:hAnsi="3DS V2" w:cs="Arial"/>
          <w:sz w:val="24"/>
          <w:szCs w:val="24"/>
          <w:lang w:eastAsia="zh-CN"/>
        </w:rPr>
      </w:pPr>
      <w:ins w:id="53" w:author="GOUTAUDIER Sébastien" w:date="2025-08-01T10:23:00Z">
        <w:r>
          <w:t>Pour pouvoir démarrer ce projet, une modélisation de la problématique était nécessaire. Après échanges avec l’équipe, la description du problème en langage mathématique est présentée ci-dessous :</w:t>
        </w:r>
      </w:ins>
      <w:del w:id="54" w:author="GOUTAUDIER Sébastien" w:date="2025-08-01T10:23:00Z">
        <w:r w:rsidR="00EA2D9B" w:rsidRPr="0041418D" w:rsidDel="00FF5528">
          <w:rPr>
            <w:rFonts w:ascii="3DS V2" w:hAnsi="3DS V2" w:cs="Arial"/>
            <w:sz w:val="24"/>
            <w:szCs w:val="24"/>
          </w:rPr>
          <w:delText xml:space="preserve">Pour pouvoir commencer </w:delText>
        </w:r>
        <w:r w:rsidR="00076DB4" w:rsidRPr="0041418D" w:rsidDel="00FF5528">
          <w:rPr>
            <w:rFonts w:ascii="3DS V2" w:hAnsi="3DS V2" w:cs="Arial"/>
            <w:sz w:val="24"/>
            <w:szCs w:val="24"/>
          </w:rPr>
          <w:delText>ce</w:delText>
        </w:r>
        <w:r w:rsidR="00EA2D9B" w:rsidRPr="0041418D" w:rsidDel="00FF5528">
          <w:rPr>
            <w:rFonts w:ascii="3DS V2" w:hAnsi="3DS V2" w:cs="Arial"/>
            <w:sz w:val="24"/>
            <w:szCs w:val="24"/>
          </w:rPr>
          <w:delText xml:space="preserve"> projet, u</w:delText>
        </w:r>
        <w:r w:rsidR="00B60FE0" w:rsidRPr="0041418D" w:rsidDel="00FF5528">
          <w:rPr>
            <w:rFonts w:ascii="3DS V2" w:hAnsi="3DS V2" w:cs="Arial"/>
            <w:sz w:val="24"/>
            <w:szCs w:val="24"/>
          </w:rPr>
          <w:delText>ne</w:delText>
        </w:r>
        <w:r w:rsidR="00E841A9" w:rsidRPr="0041418D" w:rsidDel="00FF5528">
          <w:rPr>
            <w:rFonts w:ascii="3DS V2" w:hAnsi="3DS V2" w:cs="Arial"/>
            <w:sz w:val="24"/>
            <w:szCs w:val="24"/>
          </w:rPr>
          <w:delText xml:space="preserve"> modélisation </w:delText>
        </w:r>
      </w:del>
      <w:del w:id="55" w:author="GOUTAUDIER Sébastien" w:date="2025-08-01T10:22:00Z">
        <w:r w:rsidR="006C2198" w:rsidRPr="0041418D" w:rsidDel="00805F6D">
          <w:rPr>
            <w:rFonts w:ascii="3DS V2" w:hAnsi="3DS V2" w:cs="Arial"/>
            <w:sz w:val="24"/>
            <w:szCs w:val="24"/>
          </w:rPr>
          <w:delText xml:space="preserve">de </w:delText>
        </w:r>
      </w:del>
      <w:del w:id="56" w:author="GOUTAUDIER Sébastien" w:date="2025-08-01T10:23:00Z">
        <w:r w:rsidR="006C2198" w:rsidRPr="0041418D" w:rsidDel="00FF5528">
          <w:rPr>
            <w:rFonts w:ascii="3DS V2" w:hAnsi="3DS V2" w:cs="Arial"/>
            <w:sz w:val="24"/>
            <w:szCs w:val="24"/>
          </w:rPr>
          <w:delText xml:space="preserve">problématique </w:delText>
        </w:r>
        <w:r w:rsidR="00B60FE0" w:rsidRPr="0041418D" w:rsidDel="00FF5528">
          <w:rPr>
            <w:rFonts w:ascii="3DS V2" w:hAnsi="3DS V2" w:cs="Arial"/>
            <w:sz w:val="24"/>
            <w:szCs w:val="24"/>
          </w:rPr>
          <w:delText xml:space="preserve">est </w:delText>
        </w:r>
        <w:r w:rsidR="00076DB4" w:rsidRPr="0041418D" w:rsidDel="00FF5528">
          <w:rPr>
            <w:rFonts w:ascii="3DS V2" w:hAnsi="3DS V2" w:cs="Arial"/>
            <w:sz w:val="24"/>
            <w:szCs w:val="24"/>
          </w:rPr>
          <w:delText>nécessaire.</w:delText>
        </w:r>
        <w:r w:rsidR="00BE7814" w:rsidRPr="0041418D" w:rsidDel="00FF5528">
          <w:rPr>
            <w:rFonts w:ascii="3DS V2" w:hAnsi="3DS V2" w:cs="Arial"/>
            <w:sz w:val="24"/>
            <w:szCs w:val="24"/>
          </w:rPr>
          <w:delText xml:space="preserve"> </w:delText>
        </w:r>
        <w:r w:rsidR="006C2198" w:rsidRPr="0041418D" w:rsidDel="00FF5528">
          <w:rPr>
            <w:rFonts w:ascii="3DS V2" w:hAnsi="3DS V2" w:cs="Arial"/>
            <w:sz w:val="24"/>
            <w:szCs w:val="24"/>
          </w:rPr>
          <w:delText xml:space="preserve">Après avoir </w:delText>
        </w:r>
        <w:r w:rsidR="005A36A3" w:rsidRPr="0041418D" w:rsidDel="00FF5528">
          <w:rPr>
            <w:rFonts w:ascii="3DS V2" w:hAnsi="3DS V2" w:cs="Arial"/>
            <w:sz w:val="24"/>
            <w:szCs w:val="24"/>
          </w:rPr>
          <w:delText>discuté</w:delText>
        </w:r>
        <w:r w:rsidR="006C2198" w:rsidRPr="0041418D" w:rsidDel="00FF5528">
          <w:rPr>
            <w:rFonts w:ascii="3DS V2" w:hAnsi="3DS V2" w:cs="Arial"/>
            <w:sz w:val="24"/>
            <w:szCs w:val="24"/>
          </w:rPr>
          <w:delText xml:space="preserve"> avec </w:delText>
        </w:r>
        <w:r w:rsidR="005A36A3" w:rsidRPr="0041418D" w:rsidDel="00FF5528">
          <w:rPr>
            <w:rFonts w:ascii="3DS V2" w:hAnsi="3DS V2" w:cs="Arial"/>
            <w:sz w:val="24"/>
            <w:szCs w:val="24"/>
          </w:rPr>
          <w:delText>l’équipe</w:delText>
        </w:r>
        <w:r w:rsidR="006C2198" w:rsidRPr="0041418D" w:rsidDel="00FF5528">
          <w:rPr>
            <w:rFonts w:ascii="3DS V2" w:hAnsi="3DS V2" w:cs="Arial"/>
            <w:sz w:val="24"/>
            <w:szCs w:val="24"/>
          </w:rPr>
          <w:delText xml:space="preserve">, </w:delText>
        </w:r>
        <w:r w:rsidR="00BA143C" w:rsidDel="00FF5528">
          <w:rPr>
            <w:rFonts w:ascii="3DS V2" w:hAnsi="3DS V2" w:cs="Arial"/>
            <w:sz w:val="24"/>
            <w:szCs w:val="24"/>
          </w:rPr>
          <w:delText>la</w:delText>
        </w:r>
        <w:r w:rsidR="006C2198" w:rsidRPr="0041418D" w:rsidDel="00FF5528">
          <w:rPr>
            <w:rFonts w:ascii="3DS V2" w:hAnsi="3DS V2" w:cs="Arial"/>
            <w:sz w:val="24"/>
            <w:szCs w:val="24"/>
          </w:rPr>
          <w:delText xml:space="preserve"> </w:delText>
        </w:r>
        <w:r w:rsidR="00D6242A" w:rsidRPr="0041418D" w:rsidDel="00FF5528">
          <w:rPr>
            <w:rFonts w:ascii="3DS V2" w:hAnsi="3DS V2" w:cs="Arial"/>
            <w:sz w:val="24"/>
            <w:szCs w:val="24"/>
          </w:rPr>
          <w:delText>d</w:delText>
        </w:r>
        <w:r w:rsidR="00D6242A" w:rsidDel="00FF5528">
          <w:rPr>
            <w:rFonts w:ascii="3DS V2" w:hAnsi="3DS V2" w:cs="Arial"/>
            <w:sz w:val="24"/>
            <w:szCs w:val="24"/>
          </w:rPr>
          <w:delText>e</w:delText>
        </w:r>
        <w:r w:rsidR="00D6242A" w:rsidRPr="0041418D" w:rsidDel="00FF5528">
          <w:rPr>
            <w:rFonts w:ascii="3DS V2" w:hAnsi="3DS V2" w:cs="Arial"/>
            <w:sz w:val="24"/>
            <w:szCs w:val="24"/>
          </w:rPr>
          <w:delText>scription</w:delText>
        </w:r>
        <w:r w:rsidR="00536EBF" w:rsidDel="00FF5528">
          <w:rPr>
            <w:rFonts w:ascii="3DS V2" w:hAnsi="3DS V2" w:cs="Arial"/>
            <w:sz w:val="24"/>
            <w:szCs w:val="24"/>
          </w:rPr>
          <w:delText xml:space="preserve"> </w:delText>
        </w:r>
        <w:r w:rsidR="00BA143C" w:rsidDel="00FF5528">
          <w:rPr>
            <w:rFonts w:ascii="3DS V2" w:hAnsi="3DS V2" w:cs="Arial"/>
            <w:sz w:val="24"/>
            <w:szCs w:val="24"/>
          </w:rPr>
          <w:delText>du problème en langage mathématique</w:delText>
        </w:r>
        <w:r w:rsidR="0061785F" w:rsidRPr="0041418D" w:rsidDel="00FF5528">
          <w:rPr>
            <w:rFonts w:ascii="3DS V2" w:hAnsi="3DS V2" w:cs="Arial"/>
            <w:sz w:val="24"/>
            <w:szCs w:val="24"/>
          </w:rPr>
          <w:delText xml:space="preserve"> est présentée suivante :</w:delText>
        </w:r>
      </w:del>
    </w:p>
    <w:p w14:paraId="1608E029" w14:textId="3A3A0BA0" w:rsidR="00E841A9" w:rsidRPr="0041418D" w:rsidRDefault="00E841A9" w:rsidP="00C674AC">
      <w:pPr>
        <w:spacing w:after="0" w:line="240" w:lineRule="auto"/>
        <w:jc w:val="both"/>
        <w:rPr>
          <w:rStyle w:val="mord"/>
          <w:rFonts w:ascii="3DS V2" w:hAnsi="3DS V2"/>
          <w:sz w:val="24"/>
          <w:szCs w:val="24"/>
        </w:rPr>
      </w:pPr>
    </w:p>
    <w:p w14:paraId="3E1C9EB4" w14:textId="20F8F02B" w:rsidR="00EB7378" w:rsidRPr="009A365F" w:rsidRDefault="00E273D7" w:rsidP="00C674AC">
      <w:pPr>
        <w:spacing w:after="0" w:line="240" w:lineRule="auto"/>
        <w:jc w:val="both"/>
        <w:rPr>
          <w:rFonts w:ascii="Cambria Math" w:hAnsi="Cambria Math"/>
          <w:sz w:val="24"/>
          <w:szCs w:val="24"/>
        </w:rPr>
      </w:pPr>
      <w:r>
        <w:rPr>
          <w:rFonts w:ascii="Cambria Math" w:hAnsi="Cambria Math"/>
          <w:sz w:val="24"/>
          <w:szCs w:val="24"/>
        </w:rPr>
        <w:t>U</w:t>
      </w:r>
      <w:r w:rsidR="00DF7BF3" w:rsidRPr="009A365F">
        <w:rPr>
          <w:rFonts w:ascii="Cambria Math" w:hAnsi="Cambria Math"/>
          <w:sz w:val="24"/>
          <w:szCs w:val="24"/>
        </w:rPr>
        <w:t>n harn</w:t>
      </w:r>
      <w:r w:rsidR="0056570F" w:rsidRPr="009A365F">
        <w:rPr>
          <w:rFonts w:ascii="Cambria Math" w:hAnsi="Cambria Math"/>
          <w:sz w:val="24"/>
          <w:szCs w:val="24"/>
        </w:rPr>
        <w:t>ai</w:t>
      </w:r>
      <w:r w:rsidR="00DF7BF3" w:rsidRPr="009A365F">
        <w:rPr>
          <w:rFonts w:ascii="Cambria Math" w:hAnsi="Cambria Math"/>
          <w:sz w:val="24"/>
          <w:szCs w:val="24"/>
        </w:rPr>
        <w:t>s</w:t>
      </w:r>
      <w:r w:rsidR="003644FC" w:rsidRPr="009A365F">
        <w:rPr>
          <w:rFonts w:ascii="Cambria Math" w:hAnsi="Cambria Math"/>
          <w:sz w:val="24"/>
          <w:szCs w:val="24"/>
        </w:rPr>
        <w:t> </w:t>
      </w:r>
      <w:ins w:id="57" w:author="GOUTAUDIER Sébastien" w:date="2025-08-01T10:23:00Z">
        <w:r w:rsidR="00FF5528">
          <w:rPr>
            <w:rFonts w:ascii="Cambria Math" w:hAnsi="Cambria Math"/>
            <w:sz w:val="24"/>
            <w:szCs w:val="24"/>
          </w:rPr>
          <w:t xml:space="preserve">H </w:t>
        </w:r>
      </w:ins>
      <w:r w:rsidR="00A4649E">
        <w:rPr>
          <w:rFonts w:ascii="Cambria Math" w:hAnsi="Cambria Math"/>
          <w:sz w:val="24"/>
          <w:szCs w:val="24"/>
        </w:rPr>
        <w:t>est l’</w:t>
      </w:r>
      <w:r>
        <w:rPr>
          <w:rFonts w:ascii="Cambria Math" w:hAnsi="Cambria Math"/>
          <w:sz w:val="24"/>
          <w:szCs w:val="24"/>
        </w:rPr>
        <w:t xml:space="preserve">ensemble des câbles et connecteurs que nous traitons </w:t>
      </w:r>
      <w:r w:rsidR="003644FC" w:rsidRPr="009A365F">
        <w:rPr>
          <w:rFonts w:ascii="Cambria Math" w:hAnsi="Cambria Math"/>
          <w:sz w:val="24"/>
          <w:szCs w:val="24"/>
        </w:rPr>
        <w:t xml:space="preserve">: </w:t>
      </w:r>
    </w:p>
    <w:p w14:paraId="1FA2F419" w14:textId="77777777" w:rsidR="008C7D8D" w:rsidRPr="009A365F" w:rsidRDefault="008C7D8D" w:rsidP="00C674AC">
      <w:pPr>
        <w:spacing w:after="0" w:line="240" w:lineRule="auto"/>
        <w:jc w:val="both"/>
        <w:rPr>
          <w:rFonts w:ascii="Cambria Math" w:hAnsi="Cambria Math"/>
          <w:sz w:val="24"/>
          <w:szCs w:val="24"/>
        </w:rPr>
      </w:pPr>
    </w:p>
    <w:p w14:paraId="276F5551" w14:textId="5E15D6AA" w:rsidR="00075F3C" w:rsidRPr="009A365F" w:rsidRDefault="00075F3C" w:rsidP="00C674AC">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475635B0" w14:textId="77777777" w:rsidR="008C7D8D" w:rsidRPr="009A365F" w:rsidRDefault="008C7D8D" w:rsidP="00C674AC">
      <w:pPr>
        <w:spacing w:after="0" w:line="240" w:lineRule="auto"/>
        <w:jc w:val="both"/>
        <w:rPr>
          <w:rStyle w:val="mord"/>
          <w:rFonts w:ascii="Cambria Math" w:hAnsi="Cambria Math"/>
          <w:sz w:val="24"/>
          <w:szCs w:val="24"/>
          <w:lang w:eastAsia="zh-CN"/>
        </w:rPr>
      </w:pPr>
    </w:p>
    <w:p w14:paraId="7B5B10DC" w14:textId="24A6880C" w:rsidR="008C7D8D" w:rsidRDefault="00983711" w:rsidP="00C674AC">
      <w:pPr>
        <w:spacing w:after="0" w:line="240" w:lineRule="auto"/>
        <w:jc w:val="both"/>
        <w:rPr>
          <w:rFonts w:ascii="Cambria Math" w:hAnsi="Cambria Math"/>
          <w:sz w:val="24"/>
          <w:szCs w:val="24"/>
        </w:rPr>
      </w:pPr>
      <w:r w:rsidRPr="00983711">
        <w:rPr>
          <w:rFonts w:ascii="Cambria Math" w:hAnsi="Cambria Math"/>
          <w:sz w:val="24"/>
          <w:szCs w:val="24"/>
        </w:rPr>
        <w:t>Un connecteur dispose d'une série de cavités, auxquelles on connecte les fils de</w:t>
      </w:r>
      <w:ins w:id="58" w:author="GOUTAUDIER Sébastien" w:date="2025-08-01T10:23:00Z">
        <w:r w:rsidR="009A194F">
          <w:rPr>
            <w:rFonts w:ascii="Cambria Math" w:hAnsi="Cambria Math"/>
            <w:sz w:val="24"/>
            <w:szCs w:val="24"/>
          </w:rPr>
          <w:t>s</w:t>
        </w:r>
      </w:ins>
      <w:r w:rsidRPr="00983711">
        <w:rPr>
          <w:rFonts w:ascii="Cambria Math" w:hAnsi="Cambria Math"/>
          <w:sz w:val="24"/>
          <w:szCs w:val="24"/>
        </w:rPr>
        <w:t xml:space="preserve"> câbles</w:t>
      </w:r>
      <w:r>
        <w:rPr>
          <w:rFonts w:ascii="Cambria Math" w:hAnsi="Cambria Math"/>
          <w:sz w:val="24"/>
          <w:szCs w:val="24"/>
        </w:rPr>
        <w:t>.</w:t>
      </w:r>
    </w:p>
    <w:p w14:paraId="7D91BA0D" w14:textId="77777777" w:rsidR="00320ECA" w:rsidRPr="009A365F" w:rsidRDefault="00320ECA" w:rsidP="00C674AC">
      <w:pPr>
        <w:spacing w:after="0" w:line="240" w:lineRule="auto"/>
        <w:jc w:val="both"/>
        <w:rPr>
          <w:rFonts w:ascii="Cambria Math" w:hAnsi="Cambria Math"/>
          <w:sz w:val="24"/>
          <w:szCs w:val="24"/>
        </w:rPr>
      </w:pPr>
    </w:p>
    <w:p w14:paraId="0FDB3D33" w14:textId="0B3F2F15" w:rsidR="00CD7AE8" w:rsidRPr="0085527A" w:rsidRDefault="00371DED" w:rsidP="00CD7AE8">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54CCEF63" w14:textId="77777777" w:rsidR="008C7D8D" w:rsidRPr="009A365F" w:rsidRDefault="008C7D8D" w:rsidP="00CD7AE8">
      <w:pPr>
        <w:spacing w:after="0" w:line="240" w:lineRule="auto"/>
        <w:jc w:val="both"/>
        <w:rPr>
          <w:rStyle w:val="mord"/>
          <w:rFonts w:ascii="Cambria Math" w:hAnsi="Cambria Math"/>
          <w:sz w:val="24"/>
          <w:szCs w:val="24"/>
          <w:lang w:eastAsia="zh-CN"/>
        </w:rPr>
      </w:pPr>
    </w:p>
    <w:p w14:paraId="6DCA95A1" w14:textId="0F3B4330" w:rsidR="00CD7AE8" w:rsidRPr="009A365F" w:rsidRDefault="00CA5F6E" w:rsidP="00C674AC">
      <w:pPr>
        <w:spacing w:after="0" w:line="240" w:lineRule="auto"/>
        <w:jc w:val="both"/>
        <w:rPr>
          <w:rFonts w:ascii="Cambria Math" w:hAnsi="Cambria Math"/>
          <w:sz w:val="24"/>
          <w:szCs w:val="24"/>
        </w:rPr>
      </w:pPr>
      <w:r w:rsidRPr="009A365F">
        <w:rPr>
          <w:rFonts w:ascii="Cambria Math" w:hAnsi="Cambria Math"/>
          <w:sz w:val="24"/>
          <w:szCs w:val="24"/>
        </w:rPr>
        <w:t>Où :</w:t>
      </w:r>
    </w:p>
    <w:p w14:paraId="6510A551" w14:textId="3A86B722" w:rsidR="00B512BE" w:rsidRPr="009A365F" w:rsidRDefault="00850C2A" w:rsidP="001A7AEF">
      <w:pPr>
        <w:pStyle w:val="ListParagraph"/>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w:t>
      </w:r>
      <w:r w:rsidR="00AD59AD" w:rsidRPr="009A365F">
        <w:rPr>
          <w:rFonts w:ascii="Cambria Math" w:hAnsi="Cambria Math"/>
          <w:sz w:val="24"/>
          <w:szCs w:val="24"/>
        </w:rPr>
        <w:t xml:space="preserve"> taille </w:t>
      </w:r>
      <w:r w:rsidR="001A68A5" w:rsidRPr="009A365F">
        <w:rPr>
          <w:rFonts w:ascii="Cambria Math" w:hAnsi="Cambria Math"/>
          <w:sz w:val="24"/>
          <w:szCs w:val="24"/>
        </w:rPr>
        <w:t>sont</w:t>
      </w:r>
      <w:r w:rsidR="00244B01" w:rsidRPr="009A365F">
        <w:rPr>
          <w:rFonts w:ascii="Cambria Math" w:hAnsi="Cambria Math"/>
          <w:sz w:val="24"/>
          <w:szCs w:val="24"/>
        </w:rPr>
        <w:t xml:space="preserve"> défini</w:t>
      </w:r>
      <w:r w:rsidR="00A36EB3" w:rsidRPr="009A365F">
        <w:rPr>
          <w:rFonts w:ascii="Cambria Math" w:hAnsi="Cambria Math"/>
          <w:sz w:val="24"/>
          <w:szCs w:val="24"/>
        </w:rPr>
        <w:t>e</w:t>
      </w:r>
      <w:r w:rsidR="00C26B36" w:rsidRPr="009A365F">
        <w:rPr>
          <w:rFonts w:ascii="Cambria Math" w:hAnsi="Cambria Math"/>
          <w:sz w:val="24"/>
          <w:szCs w:val="24"/>
        </w:rPr>
        <w:t>s</w:t>
      </w:r>
      <w:r w:rsidR="00244B01" w:rsidRPr="009A365F">
        <w:rPr>
          <w:rFonts w:ascii="Cambria Math" w:hAnsi="Cambria Math"/>
          <w:sz w:val="24"/>
          <w:szCs w:val="24"/>
        </w:rPr>
        <w:t xml:space="preserve"> par </w:t>
      </w:r>
      <w:r w:rsidR="00521CFE" w:rsidRPr="009A365F">
        <w:rPr>
          <w:rFonts w:ascii="Cambria Math" w:hAnsi="Cambria Math"/>
          <w:sz w:val="24"/>
          <w:szCs w:val="24"/>
        </w:rPr>
        <w:t>leur</w:t>
      </w:r>
      <w:r w:rsidR="00244B01" w:rsidRPr="009A365F">
        <w:rPr>
          <w:rFonts w:ascii="Cambria Math" w:hAnsi="Cambria Math"/>
          <w:sz w:val="24"/>
          <w:szCs w:val="24"/>
        </w:rPr>
        <w:t xml:space="preserve"> diamètre en</w:t>
      </w:r>
      <w:r w:rsidR="00DE49FD" w:rsidRPr="009A365F">
        <w:rPr>
          <w:rFonts w:ascii="Cambria Math" w:hAnsi="Cambria Math"/>
          <w:sz w:val="24"/>
          <w:szCs w:val="24"/>
        </w:rPr>
        <w:t xml:space="preserve"> </w:t>
      </w:r>
      <w:r w:rsidR="00244B01" w:rsidRPr="009A365F">
        <w:rPr>
          <w:rFonts w:ascii="Cambria Math" w:hAnsi="Cambria Math"/>
          <w:sz w:val="24"/>
          <w:szCs w:val="24"/>
        </w:rPr>
        <w:t>AWG</w:t>
      </w:r>
      <w:r w:rsidR="0037785F" w:rsidRPr="009A365F">
        <w:rPr>
          <w:rFonts w:ascii="Cambria Math" w:hAnsi="Cambria Math"/>
          <w:sz w:val="24"/>
          <w:szCs w:val="24"/>
        </w:rPr>
        <w:t xml:space="preserve"> </w:t>
      </w:r>
      <w:r w:rsidR="00244B01" w:rsidRPr="009A365F">
        <w:rPr>
          <w:rFonts w:ascii="Cambria Math" w:hAnsi="Cambria Math"/>
          <w:sz w:val="24"/>
          <w:szCs w:val="24"/>
        </w:rPr>
        <w:t>(</w:t>
      </w:r>
      <w:r w:rsidR="00244B01" w:rsidRPr="00A77BBB">
        <w:rPr>
          <w:rFonts w:ascii="Cambria Math" w:hAnsi="Cambria Math"/>
          <w:sz w:val="24"/>
          <w:szCs w:val="24"/>
        </w:rPr>
        <w:t>American Wire Gauge</w:t>
      </w:r>
      <w:r w:rsidR="00BB2C99" w:rsidRPr="009A365F">
        <w:rPr>
          <w:rFonts w:ascii="Cambria Math" w:hAnsi="Cambria Math"/>
          <w:sz w:val="24"/>
          <w:szCs w:val="24"/>
        </w:rPr>
        <w:t>).</w:t>
      </w:r>
      <w:r w:rsidR="00624292" w:rsidRPr="009A365F">
        <w:rPr>
          <w:rFonts w:ascii="Cambria Math" w:hAnsi="Cambria Math"/>
          <w:sz w:val="24"/>
          <w:szCs w:val="24"/>
        </w:rPr>
        <w:t xml:space="preserve"> </w:t>
      </w:r>
    </w:p>
    <w:p w14:paraId="4E97D6AB" w14:textId="2F2D4E77" w:rsidR="00624292" w:rsidRPr="009A365F" w:rsidRDefault="00624292" w:rsidP="00B512BE">
      <w:pPr>
        <w:pStyle w:val="ListParagraph"/>
        <w:spacing w:after="0" w:line="240" w:lineRule="auto"/>
        <w:jc w:val="both"/>
        <w:rPr>
          <w:rFonts w:ascii="Cambria Math" w:hAnsi="Cambria Math"/>
          <w:sz w:val="24"/>
          <w:szCs w:val="24"/>
        </w:rPr>
      </w:pPr>
      <w:r w:rsidRPr="009A365F">
        <w:rPr>
          <w:rFonts w:ascii="Cambria Math" w:hAnsi="Cambria Math"/>
          <w:sz w:val="24"/>
          <w:szCs w:val="24"/>
        </w:rPr>
        <w:t>Cela détermine la taille de fil accepté</w:t>
      </w:r>
      <w:r w:rsidR="003B63E4" w:rsidRPr="009A365F">
        <w:rPr>
          <w:rFonts w:ascii="Cambria Math" w:hAnsi="Cambria Math"/>
          <w:sz w:val="24"/>
          <w:szCs w:val="24"/>
        </w:rPr>
        <w:t xml:space="preserve"> par </w:t>
      </w:r>
      <w:r w:rsidR="000034DF" w:rsidRPr="009A365F">
        <w:rPr>
          <w:rFonts w:ascii="Cambria Math" w:hAnsi="Cambria Math"/>
          <w:sz w:val="24"/>
          <w:szCs w:val="24"/>
        </w:rPr>
        <w:t>la</w:t>
      </w:r>
      <w:r w:rsidR="003B63E4" w:rsidRPr="009A365F">
        <w:rPr>
          <w:rFonts w:ascii="Cambria Math" w:hAnsi="Cambria Math"/>
          <w:sz w:val="24"/>
          <w:szCs w:val="24"/>
        </w:rPr>
        <w:t xml:space="preserve"> cavité</w:t>
      </w:r>
      <w:r w:rsidR="001A7AEF" w:rsidRPr="009A365F">
        <w:rPr>
          <w:rFonts w:ascii="Cambria Math" w:hAnsi="Cambria Math"/>
          <w:sz w:val="24"/>
          <w:szCs w:val="24"/>
        </w:rPr>
        <w:t>.</w:t>
      </w:r>
    </w:p>
    <w:p w14:paraId="46CDF8CD" w14:textId="77777777" w:rsidR="00A2741E" w:rsidRPr="009A365F" w:rsidRDefault="00A2741E" w:rsidP="00B512BE">
      <w:pPr>
        <w:pStyle w:val="ListParagraph"/>
        <w:spacing w:after="0" w:line="240" w:lineRule="auto"/>
        <w:jc w:val="both"/>
        <w:rPr>
          <w:rFonts w:ascii="Cambria Math" w:hAnsi="Cambria Math"/>
          <w:sz w:val="24"/>
          <w:szCs w:val="24"/>
        </w:rPr>
      </w:pPr>
    </w:p>
    <w:p w14:paraId="089F72B0" w14:textId="58E69DA4" w:rsidR="002547B8" w:rsidRPr="009A365F" w:rsidRDefault="00340CF4" w:rsidP="001A7AEF">
      <w:pPr>
        <w:pStyle w:val="ListParagraph"/>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Leurs coordonnées</w:t>
      </w:r>
      <w:r w:rsidR="001F7BC2" w:rsidRPr="009A365F">
        <w:rPr>
          <w:rFonts w:ascii="Cambria Math" w:hAnsi="Cambria Math"/>
          <w:sz w:val="24"/>
          <w:szCs w:val="24"/>
        </w:rPr>
        <w:t xml:space="preserve"> </w:t>
      </w:r>
      <w:r w:rsidR="00244B01" w:rsidRPr="009A365F">
        <w:rPr>
          <w:rFonts w:ascii="Cambria Math" w:hAnsi="Cambria Math"/>
          <w:sz w:val="24"/>
          <w:szCs w:val="24"/>
        </w:rPr>
        <w:t>s</w:t>
      </w:r>
      <w:r w:rsidR="005C7CEA" w:rsidRPr="009A365F">
        <w:rPr>
          <w:rFonts w:ascii="Cambria Math" w:hAnsi="Cambria Math"/>
          <w:sz w:val="24"/>
          <w:szCs w:val="24"/>
        </w:rPr>
        <w:t>on</w:t>
      </w:r>
      <w:r w:rsidR="00244B01" w:rsidRPr="009A365F">
        <w:rPr>
          <w:rFonts w:ascii="Cambria Math" w:hAnsi="Cambria Math"/>
          <w:sz w:val="24"/>
          <w:szCs w:val="24"/>
        </w:rPr>
        <w:t>t donnée</w:t>
      </w:r>
      <w:r w:rsidR="00226955" w:rsidRPr="009A365F">
        <w:rPr>
          <w:rFonts w:ascii="Cambria Math" w:hAnsi="Cambria Math"/>
          <w:sz w:val="24"/>
          <w:szCs w:val="24"/>
        </w:rPr>
        <w:t xml:space="preserve">s </w:t>
      </w:r>
      <w:r w:rsidR="00244B01" w:rsidRPr="009A365F">
        <w:rPr>
          <w:rFonts w:ascii="Cambria Math" w:hAnsi="Cambria Math"/>
          <w:sz w:val="24"/>
          <w:szCs w:val="24"/>
        </w:rPr>
        <w:t xml:space="preserve">par </w:t>
      </w:r>
      <m:oMath>
        <m:r>
          <w:rPr>
            <w:rFonts w:ascii="Cambria Math" w:hAnsi="Cambria Math"/>
            <w:sz w:val="24"/>
            <w:szCs w:val="24"/>
          </w:rPr>
          <m:t>(x,y)</m:t>
        </m:r>
      </m:oMath>
      <w:r w:rsidR="006363BD" w:rsidRPr="009A365F">
        <w:rPr>
          <w:rFonts w:ascii="Cambria Math" w:hAnsi="Cambria Math"/>
          <w:sz w:val="24"/>
          <w:szCs w:val="24"/>
        </w:rPr>
        <w:t>.</w:t>
      </w:r>
      <w:r w:rsidR="007C0C0D" w:rsidRPr="009A365F">
        <w:rPr>
          <w:rFonts w:ascii="Cambria Math" w:hAnsi="Cambria Math"/>
          <w:sz w:val="24"/>
          <w:szCs w:val="24"/>
        </w:rPr>
        <w:t xml:space="preserve"> </w:t>
      </w:r>
    </w:p>
    <w:p w14:paraId="41689C3C" w14:textId="4A972B36" w:rsidR="00244B01" w:rsidRPr="009A365F" w:rsidRDefault="007C0C0D" w:rsidP="00B512BE">
      <w:pPr>
        <w:pStyle w:val="ListParagraph"/>
        <w:spacing w:after="0" w:line="240" w:lineRule="auto"/>
        <w:jc w:val="both"/>
        <w:rPr>
          <w:rFonts w:ascii="Cambria Math" w:hAnsi="Cambria Math"/>
          <w:sz w:val="24"/>
          <w:szCs w:val="24"/>
        </w:rPr>
      </w:pPr>
      <w:r w:rsidRPr="009A365F">
        <w:rPr>
          <w:rFonts w:ascii="Cambria Math" w:hAnsi="Cambria Math"/>
          <w:sz w:val="24"/>
          <w:szCs w:val="24"/>
        </w:rPr>
        <w:t xml:space="preserve">Cela détermine la position de la cavité sur </w:t>
      </w:r>
      <w:r w:rsidR="00A50917" w:rsidRPr="009A365F">
        <w:rPr>
          <w:rFonts w:ascii="Cambria Math" w:hAnsi="Cambria Math"/>
          <w:sz w:val="24"/>
          <w:szCs w:val="24"/>
        </w:rPr>
        <w:t>son</w:t>
      </w:r>
      <w:r w:rsidRPr="009A365F">
        <w:rPr>
          <w:rFonts w:ascii="Cambria Math" w:hAnsi="Cambria Math"/>
          <w:sz w:val="24"/>
          <w:szCs w:val="24"/>
        </w:rPr>
        <w:t xml:space="preserve"> connecteur</w:t>
      </w:r>
      <w:del w:id="59" w:author="GOUTAUDIER Sébastien" w:date="2025-08-01T10:24:00Z">
        <w:r w:rsidR="00EC5F2C" w:rsidRPr="009A365F" w:rsidDel="00A05EFD">
          <w:rPr>
            <w:rFonts w:ascii="Cambria Math" w:hAnsi="Cambria Math"/>
            <w:sz w:val="24"/>
            <w:szCs w:val="24"/>
          </w:rPr>
          <w:delText xml:space="preserve"> </w:delText>
        </w:r>
        <w:commentRangeStart w:id="60"/>
        <w:r w:rsidR="00EC5F2C" w:rsidRPr="009A365F" w:rsidDel="00A05EFD">
          <w:rPr>
            <w:rFonts w:ascii="Cambria Math" w:hAnsi="Cambria Math"/>
            <w:sz w:val="24"/>
            <w:szCs w:val="24"/>
          </w:rPr>
          <w:delText>parent</w:delText>
        </w:r>
      </w:del>
      <w:commentRangeEnd w:id="60"/>
      <w:r w:rsidR="007051BB">
        <w:rPr>
          <w:rStyle w:val="CommentReference"/>
          <w:rFonts w:ascii="Times New Roman" w:eastAsia="Times New Roman" w:hAnsi="Times New Roman" w:cs="Times New Roman"/>
          <w:szCs w:val="20"/>
        </w:rPr>
        <w:commentReference w:id="60"/>
      </w:r>
      <w:r w:rsidRPr="009A365F">
        <w:rPr>
          <w:rFonts w:ascii="Cambria Math" w:hAnsi="Cambria Math"/>
          <w:sz w:val="24"/>
          <w:szCs w:val="24"/>
        </w:rPr>
        <w:t>.</w:t>
      </w:r>
    </w:p>
    <w:p w14:paraId="1A622E8C" w14:textId="06269AC1" w:rsidR="0015777D" w:rsidRPr="009A365F" w:rsidRDefault="0015777D" w:rsidP="0015777D">
      <w:pPr>
        <w:spacing w:after="0" w:line="240" w:lineRule="auto"/>
        <w:jc w:val="both"/>
        <w:rPr>
          <w:rFonts w:ascii="Cambria Math" w:hAnsi="Cambria Math"/>
          <w:sz w:val="24"/>
          <w:szCs w:val="24"/>
        </w:rPr>
      </w:pPr>
    </w:p>
    <w:p w14:paraId="059C504D" w14:textId="3939E327" w:rsidR="008C7D8D" w:rsidRDefault="00BF21F0" w:rsidP="0015777D">
      <w:pPr>
        <w:spacing w:after="0" w:line="240" w:lineRule="auto"/>
        <w:jc w:val="both"/>
        <w:rPr>
          <w:rFonts w:ascii="Cambria Math" w:hAnsi="Cambria Math"/>
          <w:sz w:val="24"/>
          <w:szCs w:val="24"/>
        </w:rPr>
      </w:pPr>
      <w:r>
        <w:rPr>
          <w:rFonts w:ascii="Cambria Math" w:hAnsi="Cambria Math"/>
          <w:sz w:val="24"/>
          <w:szCs w:val="24"/>
        </w:rPr>
        <w:t>Et le</w:t>
      </w:r>
      <w:r w:rsidR="00CC48D6" w:rsidRPr="009A365F">
        <w:rPr>
          <w:rFonts w:ascii="Cambria Math" w:hAnsi="Cambria Math"/>
          <w:sz w:val="24"/>
          <w:szCs w:val="24"/>
        </w:rPr>
        <w:t xml:space="preserve"> câble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del w:id="61" w:author="GOUTAUDIER Sébastien" w:date="2025-08-01T10:26:00Z">
        <w:r w:rsidR="0044697C" w:rsidRPr="009A365F" w:rsidDel="007051BB">
          <w:rPr>
            <w:rFonts w:ascii="Cambria Math" w:hAnsi="Cambria Math"/>
            <w:sz w:val="24"/>
            <w:szCs w:val="24"/>
          </w:rPr>
          <w:delText xml:space="preserve">dans </w:delText>
        </w:r>
      </w:del>
      <w:ins w:id="62" w:author="GOUTAUDIER Sébastien" w:date="2025-08-01T10:26:00Z">
        <w:r w:rsidR="007051BB">
          <w:rPr>
            <w:rFonts w:ascii="Cambria Math" w:hAnsi="Cambria Math"/>
            <w:sz w:val="24"/>
            <w:szCs w:val="24"/>
          </w:rPr>
          <w:t>de</w:t>
        </w:r>
      </w:ins>
      <w:del w:id="63" w:author="GOUTAUDIER Sébastien" w:date="2025-08-01T10:26:00Z">
        <w:r w:rsidR="0044697C" w:rsidRPr="009A365F" w:rsidDel="007051BB">
          <w:rPr>
            <w:rFonts w:ascii="Cambria Math" w:hAnsi="Cambria Math"/>
            <w:sz w:val="24"/>
            <w:szCs w:val="24"/>
          </w:rPr>
          <w:delText>la</w:delText>
        </w:r>
      </w:del>
      <w:r w:rsidR="0044697C" w:rsidRPr="009A365F">
        <w:rPr>
          <w:rFonts w:ascii="Cambria Math" w:hAnsi="Cambria Math"/>
          <w:sz w:val="24"/>
          <w:szCs w:val="24"/>
        </w:rPr>
        <w:t xml:space="preserve"> ségrégation </w:t>
      </w:r>
      <m:oMath>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9A365F">
        <w:rPr>
          <w:rFonts w:ascii="Cambria Math" w:hAnsi="Cambria Math"/>
          <w:sz w:val="24"/>
          <w:szCs w:val="24"/>
        </w:rPr>
        <w:t>possède une série de fils</w:t>
      </w:r>
    </w:p>
    <w:p w14:paraId="09F05006" w14:textId="77777777" w:rsidR="008C7D8D" w:rsidRPr="009A365F" w:rsidRDefault="008C7D8D" w:rsidP="0015777D">
      <w:pPr>
        <w:spacing w:after="0" w:line="240" w:lineRule="auto"/>
        <w:jc w:val="both"/>
        <w:rPr>
          <w:rFonts w:ascii="Cambria Math" w:hAnsi="Cambria Math"/>
          <w:sz w:val="24"/>
          <w:szCs w:val="24"/>
        </w:rPr>
      </w:pPr>
    </w:p>
    <w:p w14:paraId="1EF6B023" w14:textId="067CC15D" w:rsidR="00CC48D6" w:rsidRPr="009A365F" w:rsidRDefault="00371DED" w:rsidP="0015777D">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5C2F67D7" w14:textId="77777777" w:rsidR="008C7D8D" w:rsidRPr="009A365F" w:rsidRDefault="008C7D8D" w:rsidP="0015777D">
      <w:pPr>
        <w:spacing w:after="0" w:line="240" w:lineRule="auto"/>
        <w:jc w:val="both"/>
        <w:rPr>
          <w:rStyle w:val="mord"/>
          <w:rFonts w:ascii="Cambria Math" w:hAnsi="Cambria Math"/>
          <w:sz w:val="24"/>
          <w:szCs w:val="24"/>
          <w:lang w:eastAsia="zh-CN"/>
        </w:rPr>
      </w:pPr>
    </w:p>
    <w:p w14:paraId="164B8F7B" w14:textId="5A7616E6" w:rsidR="00B01DB4" w:rsidRPr="009A365F" w:rsidRDefault="003B2DC2" w:rsidP="00C674AC">
      <w:pPr>
        <w:spacing w:after="0" w:line="240" w:lineRule="auto"/>
        <w:jc w:val="both"/>
        <w:rPr>
          <w:rFonts w:ascii="Cambria Math" w:hAnsi="Cambria Math"/>
          <w:sz w:val="24"/>
          <w:szCs w:val="24"/>
        </w:rPr>
      </w:pPr>
      <w:commentRangeStart w:id="64"/>
      <w:r w:rsidRPr="009A365F">
        <w:rPr>
          <w:rFonts w:ascii="Cambria Math" w:hAnsi="Cambria Math"/>
          <w:sz w:val="24"/>
          <w:szCs w:val="24"/>
        </w:rPr>
        <w:t>Où</w:t>
      </w:r>
      <w:commentRangeEnd w:id="64"/>
      <w:r w:rsidR="00994DBC">
        <w:rPr>
          <w:rStyle w:val="CommentReference"/>
          <w:rFonts w:ascii="Times New Roman" w:eastAsia="Times New Roman" w:hAnsi="Times New Roman" w:cs="Times New Roman"/>
          <w:szCs w:val="20"/>
        </w:rPr>
        <w:commentReference w:id="64"/>
      </w:r>
      <w:r w:rsidRPr="009A365F">
        <w:rPr>
          <w:rFonts w:ascii="Cambria Math" w:hAnsi="Cambria Math"/>
          <w:sz w:val="24"/>
          <w:szCs w:val="24"/>
        </w:rPr>
        <w:t xml:space="preserve"> chaque fil est </w:t>
      </w:r>
      <w:r w:rsidR="00CF4950" w:rsidRPr="009A365F">
        <w:rPr>
          <w:rFonts w:ascii="Cambria Math" w:hAnsi="Cambria Math"/>
          <w:sz w:val="24"/>
          <w:szCs w:val="24"/>
        </w:rPr>
        <w:t>défini</w:t>
      </w:r>
      <w:r w:rsidRPr="009A365F">
        <w:rPr>
          <w:rFonts w:ascii="Cambria Math" w:hAnsi="Cambria Math"/>
          <w:sz w:val="24"/>
          <w:szCs w:val="24"/>
        </w:rPr>
        <w:t xml:space="preserve"> par sa taille, aussi en AWG.</w:t>
      </w:r>
    </w:p>
    <w:p w14:paraId="1B974C8C" w14:textId="25FD13FD" w:rsidR="00350538" w:rsidRPr="009A365F" w:rsidRDefault="00B01DB4" w:rsidP="00C674AC">
      <w:pPr>
        <w:spacing w:after="0" w:line="240" w:lineRule="auto"/>
        <w:jc w:val="both"/>
        <w:rPr>
          <w:rFonts w:ascii="Cambria Math" w:hAnsi="Cambria Math"/>
          <w:sz w:val="24"/>
          <w:szCs w:val="24"/>
        </w:rPr>
      </w:pPr>
      <w:r w:rsidRPr="009A365F">
        <w:rPr>
          <w:rFonts w:ascii="Cambria Math" w:hAnsi="Cambria Math"/>
          <w:sz w:val="24"/>
          <w:szCs w:val="24"/>
        </w:rPr>
        <w:br/>
        <w:t xml:space="preserve">L’objectif est </w:t>
      </w:r>
      <w:r w:rsidR="00466A49" w:rsidRPr="009A365F">
        <w:rPr>
          <w:rFonts w:ascii="Cambria Math" w:hAnsi="Cambria Math"/>
          <w:sz w:val="24"/>
          <w:szCs w:val="24"/>
        </w:rPr>
        <w:t xml:space="preserve">de trouver une allocation </w:t>
      </w:r>
      <w:r w:rsidR="009D505A" w:rsidRPr="009A365F">
        <w:rPr>
          <w:rFonts w:ascii="Cambria Math" w:hAnsi="Cambria Math"/>
          <w:sz w:val="24"/>
          <w:szCs w:val="24"/>
        </w:rPr>
        <w:t xml:space="preserve">pour chaque câble </w:t>
      </w:r>
      <w:r w:rsidR="00466A49" w:rsidRPr="009A365F">
        <w:rPr>
          <w:rFonts w:ascii="Cambria Math" w:hAnsi="Cambria Math"/>
          <w:sz w:val="24"/>
          <w:szCs w:val="24"/>
        </w:rPr>
        <w:t xml:space="preserve">sur l’ensemble des </w:t>
      </w:r>
      <w:ins w:id="65" w:author="GOUTAUDIER Sébastien" w:date="2025-08-01T10:27:00Z">
        <w:r w:rsidR="00856D35">
          <w:rPr>
            <w:rFonts w:ascii="Cambria Math" w:hAnsi="Cambria Math"/>
            <w:sz w:val="24"/>
            <w:szCs w:val="24"/>
          </w:rPr>
          <w:t xml:space="preserve">cavités de </w:t>
        </w:r>
      </w:ins>
      <w:r w:rsidR="00466A49" w:rsidRPr="009A365F">
        <w:rPr>
          <w:rFonts w:ascii="Cambria Math" w:hAnsi="Cambria Math"/>
          <w:sz w:val="24"/>
          <w:szCs w:val="24"/>
        </w:rPr>
        <w:t>connecteurs, en respectant </w:t>
      </w:r>
      <w:r w:rsidR="00753217" w:rsidRPr="009A365F">
        <w:rPr>
          <w:rFonts w:ascii="Cambria Math" w:hAnsi="Cambria Math"/>
          <w:sz w:val="24"/>
          <w:szCs w:val="24"/>
        </w:rPr>
        <w:t>les contraintes suivantes</w:t>
      </w:r>
      <w:r w:rsidR="00DC4446" w:rsidRPr="009A365F">
        <w:rPr>
          <w:rFonts w:ascii="Cambria Math" w:hAnsi="Cambria Math"/>
          <w:sz w:val="24"/>
          <w:szCs w:val="24"/>
        </w:rPr>
        <w:t xml:space="preserve"> </w:t>
      </w:r>
      <w:r w:rsidR="00466A49" w:rsidRPr="009A365F">
        <w:rPr>
          <w:rFonts w:ascii="Cambria Math" w:hAnsi="Cambria Math"/>
          <w:sz w:val="24"/>
          <w:szCs w:val="24"/>
        </w:rPr>
        <w:t>:</w:t>
      </w:r>
    </w:p>
    <w:p w14:paraId="3743EF43" w14:textId="77777777" w:rsidR="000B750E" w:rsidRPr="009A365F" w:rsidRDefault="000B750E" w:rsidP="00753217">
      <w:pPr>
        <w:spacing w:after="0" w:line="240" w:lineRule="auto"/>
        <w:jc w:val="both"/>
        <w:rPr>
          <w:rFonts w:ascii="Cambria Math" w:hAnsi="Cambria Math"/>
          <w:sz w:val="24"/>
          <w:szCs w:val="24"/>
        </w:rPr>
      </w:pPr>
    </w:p>
    <w:p w14:paraId="744DA67E" w14:textId="1FBA924E" w:rsidR="00350538" w:rsidRDefault="00350538" w:rsidP="000B750E">
      <w:pPr>
        <w:pStyle w:val="ListParagraph"/>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w:t>
      </w:r>
      <w:r w:rsidR="00FB7FA2">
        <w:rPr>
          <w:rFonts w:ascii="Cambria Math" w:hAnsi="Cambria Math"/>
          <w:sz w:val="24"/>
          <w:szCs w:val="24"/>
        </w:rPr>
        <w:t xml:space="preserve">a taille </w:t>
      </w:r>
      <w:r w:rsidRPr="009A365F">
        <w:rPr>
          <w:rFonts w:ascii="Cambria Math" w:hAnsi="Cambria Math"/>
          <w:sz w:val="24"/>
          <w:szCs w:val="24"/>
        </w:rPr>
        <w:t>du fil et de la cavité</w:t>
      </w:r>
      <w:r w:rsidR="00FB7FA2">
        <w:rPr>
          <w:rFonts w:ascii="Cambria Math" w:hAnsi="Cambria Math"/>
          <w:sz w:val="24"/>
          <w:szCs w:val="24"/>
        </w:rPr>
        <w:t xml:space="preserve">, en AWG, </w:t>
      </w:r>
      <w:r w:rsidR="00B01DB4" w:rsidRPr="009A365F">
        <w:rPr>
          <w:rFonts w:ascii="Cambria Math" w:hAnsi="Cambria Math"/>
          <w:sz w:val="24"/>
          <w:szCs w:val="24"/>
        </w:rPr>
        <w:t>doivent être compatibles</w:t>
      </w:r>
      <w:r w:rsidRPr="009A365F">
        <w:rPr>
          <w:rFonts w:ascii="Cambria Math" w:hAnsi="Cambria Math"/>
          <w:sz w:val="24"/>
          <w:szCs w:val="24"/>
        </w:rPr>
        <w:t>.</w:t>
      </w:r>
    </w:p>
    <w:p w14:paraId="538B9034" w14:textId="77777777" w:rsidR="003B5943" w:rsidRDefault="003B5943" w:rsidP="003B5943">
      <w:pPr>
        <w:pStyle w:val="ListParagraph"/>
        <w:spacing w:after="0" w:line="240" w:lineRule="auto"/>
        <w:jc w:val="both"/>
        <w:rPr>
          <w:rFonts w:ascii="Cambria Math" w:hAnsi="Cambria Math"/>
          <w:sz w:val="24"/>
          <w:szCs w:val="24"/>
        </w:rPr>
      </w:pPr>
    </w:p>
    <w:p w14:paraId="64293F56" w14:textId="339D144C" w:rsidR="003B5943" w:rsidRPr="0068274B" w:rsidRDefault="00C32F89" w:rsidP="0068274B">
      <w:pPr>
        <w:pStyle w:val="ListParagraph"/>
        <w:numPr>
          <w:ilvl w:val="0"/>
          <w:numId w:val="25"/>
        </w:numPr>
        <w:spacing w:after="0" w:line="240" w:lineRule="auto"/>
        <w:jc w:val="both"/>
        <w:rPr>
          <w:rFonts w:ascii="Cambria Math" w:hAnsi="Cambria Math"/>
          <w:sz w:val="24"/>
          <w:szCs w:val="24"/>
        </w:rPr>
      </w:pPr>
      <w:r w:rsidRPr="00C32F89">
        <w:rPr>
          <w:rFonts w:ascii="Cambria Math" w:hAnsi="Cambria Math"/>
          <w:sz w:val="24"/>
          <w:szCs w:val="24"/>
        </w:rPr>
        <w:t xml:space="preserve">Les câbles avec </w:t>
      </w:r>
      <w:del w:id="66" w:author="GOUTAUDIER Sébastien" w:date="2025-08-01T10:28:00Z">
        <w:r w:rsidRPr="00C32F89" w:rsidDel="002C2EED">
          <w:rPr>
            <w:rFonts w:ascii="Cambria Math" w:hAnsi="Cambria Math"/>
            <w:sz w:val="24"/>
            <w:szCs w:val="24"/>
          </w:rPr>
          <w:delText xml:space="preserve">différente </w:delText>
        </w:r>
      </w:del>
      <w:ins w:id="67" w:author="GOUTAUDIER Sébastien" w:date="2025-08-01T10:28:00Z">
        <w:r w:rsidR="002C2EED">
          <w:rPr>
            <w:rFonts w:ascii="Cambria Math" w:hAnsi="Cambria Math"/>
            <w:sz w:val="24"/>
            <w:szCs w:val="24"/>
          </w:rPr>
          <w:t>des</w:t>
        </w:r>
        <w:r w:rsidR="002C2EED" w:rsidRPr="00C32F89">
          <w:rPr>
            <w:rFonts w:ascii="Cambria Math" w:hAnsi="Cambria Math"/>
            <w:sz w:val="24"/>
            <w:szCs w:val="24"/>
          </w:rPr>
          <w:t xml:space="preserve"> </w:t>
        </w:r>
      </w:ins>
      <w:r w:rsidRPr="00C32F89">
        <w:rPr>
          <w:rFonts w:ascii="Cambria Math" w:hAnsi="Cambria Math"/>
          <w:sz w:val="24"/>
          <w:szCs w:val="24"/>
        </w:rPr>
        <w:t xml:space="preserve">ségrégation </w:t>
      </w:r>
      <w:ins w:id="68" w:author="GOUTAUDIER Sébastien" w:date="2025-08-01T10:28:00Z">
        <w:r w:rsidR="002C2EED">
          <w:rPr>
            <w:rFonts w:ascii="Cambria Math" w:hAnsi="Cambria Math"/>
            <w:sz w:val="24"/>
            <w:szCs w:val="24"/>
          </w:rPr>
          <w:t xml:space="preserve">incompatibles </w:t>
        </w:r>
      </w:ins>
      <w:r w:rsidRPr="00C32F89">
        <w:rPr>
          <w:rFonts w:ascii="Cambria Math" w:hAnsi="Cambria Math"/>
          <w:sz w:val="24"/>
          <w:szCs w:val="24"/>
        </w:rPr>
        <w:t>ne doivent pas être placer sur le même connecteur.</w:t>
      </w:r>
    </w:p>
    <w:p w14:paraId="5191DF1D" w14:textId="77777777" w:rsidR="003B5943" w:rsidRPr="00C32F89" w:rsidRDefault="003B5943" w:rsidP="003B5943">
      <w:pPr>
        <w:pStyle w:val="ListParagraph"/>
        <w:spacing w:after="0" w:line="240" w:lineRule="auto"/>
        <w:jc w:val="both"/>
        <w:rPr>
          <w:rFonts w:ascii="Cambria Math" w:hAnsi="Cambria Math"/>
          <w:sz w:val="24"/>
          <w:szCs w:val="24"/>
        </w:rPr>
      </w:pPr>
    </w:p>
    <w:p w14:paraId="206A08B4" w14:textId="7865E990" w:rsidR="008D31D5" w:rsidRDefault="00117FF2" w:rsidP="00C32F89">
      <w:pPr>
        <w:pStyle w:val="ListParagraph"/>
        <w:numPr>
          <w:ilvl w:val="0"/>
          <w:numId w:val="25"/>
        </w:numPr>
        <w:spacing w:after="0" w:line="240" w:lineRule="auto"/>
        <w:jc w:val="both"/>
        <w:rPr>
          <w:rFonts w:ascii="Cambria Math" w:hAnsi="Cambria Math"/>
          <w:sz w:val="24"/>
          <w:szCs w:val="24"/>
        </w:rPr>
      </w:pPr>
      <w:r>
        <w:rPr>
          <w:rFonts w:ascii="Cambria Math" w:hAnsi="Cambria Math"/>
          <w:sz w:val="24"/>
          <w:szCs w:val="24"/>
        </w:rPr>
        <w:t>Les fils d’un même câble</w:t>
      </w:r>
      <w:r w:rsidRPr="009A365F">
        <w:rPr>
          <w:rFonts w:ascii="Cambria Math" w:hAnsi="Cambria Math"/>
          <w:sz w:val="24"/>
          <w:szCs w:val="24"/>
        </w:rPr>
        <w:t xml:space="preserve"> </w:t>
      </w:r>
      <w:r w:rsidR="00B01DB4" w:rsidRPr="009A365F">
        <w:rPr>
          <w:rFonts w:ascii="Cambria Math" w:hAnsi="Cambria Math"/>
          <w:sz w:val="24"/>
          <w:szCs w:val="24"/>
        </w:rPr>
        <w:t>doivent être</w:t>
      </w:r>
      <w:r w:rsidR="007D0292">
        <w:rPr>
          <w:rFonts w:ascii="Cambria Math" w:hAnsi="Cambria Math"/>
          <w:sz w:val="24"/>
          <w:szCs w:val="24"/>
        </w:rPr>
        <w:t xml:space="preserve"> </w:t>
      </w:r>
      <w:r w:rsidR="00B01DB4" w:rsidRPr="009A365F">
        <w:rPr>
          <w:rFonts w:ascii="Cambria Math" w:hAnsi="Cambria Math"/>
          <w:sz w:val="24"/>
          <w:szCs w:val="24"/>
        </w:rPr>
        <w:t xml:space="preserve">proches les </w:t>
      </w:r>
      <w:r w:rsidR="00607256">
        <w:rPr>
          <w:rFonts w:ascii="Cambria Math" w:hAnsi="Cambria Math"/>
          <w:sz w:val="24"/>
          <w:szCs w:val="24"/>
        </w:rPr>
        <w:t>uns</w:t>
      </w:r>
      <w:r w:rsidR="00B01DB4" w:rsidRPr="009A365F">
        <w:rPr>
          <w:rFonts w:ascii="Cambria Math" w:hAnsi="Cambria Math"/>
          <w:sz w:val="24"/>
          <w:szCs w:val="24"/>
        </w:rPr>
        <w:t xml:space="preserve"> des autres</w:t>
      </w:r>
      <w:r w:rsidR="00350538" w:rsidRPr="009A365F">
        <w:rPr>
          <w:rFonts w:ascii="Cambria Math" w:hAnsi="Cambria Math"/>
          <w:sz w:val="24"/>
          <w:szCs w:val="24"/>
        </w:rPr>
        <w:t>.</w:t>
      </w:r>
    </w:p>
    <w:p w14:paraId="57EF050D" w14:textId="77777777" w:rsidR="003B5943" w:rsidRPr="00C32F89" w:rsidRDefault="003B5943" w:rsidP="003B5943">
      <w:pPr>
        <w:pStyle w:val="ListParagraph"/>
        <w:spacing w:after="0" w:line="240" w:lineRule="auto"/>
        <w:jc w:val="both"/>
        <w:rPr>
          <w:rFonts w:ascii="Cambria Math" w:hAnsi="Cambria Math"/>
          <w:sz w:val="24"/>
          <w:szCs w:val="24"/>
        </w:rPr>
      </w:pPr>
    </w:p>
    <w:p w14:paraId="2BF63C0A" w14:textId="5CC085A1" w:rsidR="008D31D5" w:rsidRPr="009A365F" w:rsidRDefault="008D31D5" w:rsidP="000B750E">
      <w:pPr>
        <w:pStyle w:val="ListParagraph"/>
        <w:numPr>
          <w:ilvl w:val="0"/>
          <w:numId w:val="25"/>
        </w:numPr>
        <w:spacing w:after="0" w:line="240" w:lineRule="auto"/>
        <w:jc w:val="both"/>
        <w:rPr>
          <w:rFonts w:ascii="Cambria Math" w:hAnsi="Cambria Math"/>
          <w:sz w:val="24"/>
          <w:szCs w:val="24"/>
        </w:rPr>
      </w:pPr>
      <w:r>
        <w:rPr>
          <w:rFonts w:ascii="Cambria Math" w:hAnsi="Cambria Math"/>
          <w:sz w:val="24"/>
          <w:szCs w:val="24"/>
        </w:rPr>
        <w:t xml:space="preserve">Les câbles </w:t>
      </w:r>
      <w:r w:rsidR="00861BB9">
        <w:rPr>
          <w:rFonts w:ascii="Cambria Math" w:hAnsi="Cambria Math"/>
          <w:sz w:val="24"/>
          <w:szCs w:val="24"/>
        </w:rPr>
        <w:t xml:space="preserve">et leurs fils </w:t>
      </w:r>
      <w:r>
        <w:rPr>
          <w:rFonts w:ascii="Cambria Math" w:hAnsi="Cambria Math"/>
          <w:sz w:val="24"/>
          <w:szCs w:val="24"/>
        </w:rPr>
        <w:t xml:space="preserve">ne doivent pas </w:t>
      </w:r>
      <w:r w:rsidR="00621A12">
        <w:rPr>
          <w:rFonts w:ascii="Cambria Math" w:hAnsi="Cambria Math"/>
          <w:sz w:val="24"/>
          <w:szCs w:val="24"/>
        </w:rPr>
        <w:t xml:space="preserve">se </w:t>
      </w:r>
      <w:r>
        <w:rPr>
          <w:rFonts w:ascii="Cambria Math" w:hAnsi="Cambria Math"/>
          <w:sz w:val="24"/>
          <w:szCs w:val="24"/>
        </w:rPr>
        <w:t>croise</w:t>
      </w:r>
      <w:r w:rsidR="00F2235A">
        <w:rPr>
          <w:rFonts w:ascii="Cambria Math" w:hAnsi="Cambria Math"/>
          <w:sz w:val="24"/>
          <w:szCs w:val="24"/>
        </w:rPr>
        <w:t>r</w:t>
      </w:r>
      <w:r>
        <w:rPr>
          <w:rFonts w:ascii="Cambria Math" w:hAnsi="Cambria Math"/>
          <w:sz w:val="24"/>
          <w:szCs w:val="24"/>
        </w:rPr>
        <w:t>.</w:t>
      </w:r>
    </w:p>
    <w:p w14:paraId="57976F4C" w14:textId="7BEC3908" w:rsidR="00BB39A1" w:rsidRDefault="00BB39A1" w:rsidP="00BB39A1">
      <w:pPr>
        <w:pStyle w:val="ListParagraph"/>
        <w:rPr>
          <w:ins w:id="69" w:author="GOUTAUDIER Sébastien" w:date="2025-08-01T10:28:00Z"/>
          <w:rFonts w:ascii="Cambria Math" w:hAnsi="Cambria Math"/>
          <w:sz w:val="24"/>
          <w:szCs w:val="24"/>
        </w:rPr>
      </w:pPr>
    </w:p>
    <w:p w14:paraId="3054E317" w14:textId="4398B482" w:rsidR="001D30C7" w:rsidRDefault="001D30C7" w:rsidP="00BB39A1">
      <w:pPr>
        <w:pStyle w:val="ListParagraph"/>
        <w:rPr>
          <w:ins w:id="70" w:author="GOUTAUDIER Sébastien" w:date="2025-08-01T10:28:00Z"/>
          <w:rFonts w:ascii="Cambria Math" w:hAnsi="Cambria Math"/>
          <w:sz w:val="24"/>
          <w:szCs w:val="24"/>
        </w:rPr>
      </w:pPr>
    </w:p>
    <w:p w14:paraId="5451C02F" w14:textId="77777777" w:rsidR="001D30C7" w:rsidRPr="009A365F" w:rsidRDefault="001D30C7" w:rsidP="00BB39A1">
      <w:pPr>
        <w:pStyle w:val="ListParagraph"/>
        <w:rPr>
          <w:rFonts w:ascii="Cambria Math" w:hAnsi="Cambria Math"/>
          <w:sz w:val="24"/>
          <w:szCs w:val="24"/>
        </w:rPr>
      </w:pPr>
    </w:p>
    <w:p w14:paraId="3470B3D6" w14:textId="77777777" w:rsidR="001D30C7" w:rsidRDefault="005962D2" w:rsidP="00795934">
      <w:pPr>
        <w:pStyle w:val="NormalWeb"/>
        <w:rPr>
          <w:ins w:id="71" w:author="GOUTAUDIER Sébastien" w:date="2025-08-01T10:28:00Z"/>
          <w:rFonts w:ascii="3DS V2" w:hAnsi="3DS V2"/>
          <w:lang w:val="fr-FR"/>
        </w:rPr>
      </w:pPr>
      <w:r w:rsidRPr="003B5943">
        <w:rPr>
          <w:rFonts w:ascii="3DS V2" w:hAnsi="3DS V2"/>
          <w:lang w:val="fr-FR"/>
        </w:rPr>
        <w:lastRenderedPageBreak/>
        <w:t xml:space="preserve">La première contrainte est assurée par une vérification de </w:t>
      </w:r>
      <w:r w:rsidR="005378DF">
        <w:rPr>
          <w:rFonts w:ascii="3DS V2" w:hAnsi="3DS V2"/>
          <w:lang w:val="fr-FR"/>
        </w:rPr>
        <w:t>la gauge</w:t>
      </w:r>
      <w:r w:rsidRPr="003B5943">
        <w:rPr>
          <w:rFonts w:ascii="3DS V2" w:hAnsi="3DS V2"/>
          <w:lang w:val="fr-FR"/>
        </w:rPr>
        <w:t xml:space="preserve"> de fil et de </w:t>
      </w:r>
      <w:r w:rsidR="00D81A5D">
        <w:rPr>
          <w:rFonts w:ascii="3DS V2" w:hAnsi="3DS V2"/>
          <w:lang w:val="fr-FR"/>
        </w:rPr>
        <w:t xml:space="preserve">la </w:t>
      </w:r>
      <w:r w:rsidRPr="003B5943">
        <w:rPr>
          <w:rFonts w:ascii="3DS V2" w:hAnsi="3DS V2"/>
          <w:lang w:val="fr-FR"/>
        </w:rPr>
        <w:t xml:space="preserve">cavité au moment de </w:t>
      </w:r>
      <w:r w:rsidR="0001651C">
        <w:rPr>
          <w:rFonts w:ascii="3DS V2" w:hAnsi="3DS V2"/>
          <w:lang w:val="fr-FR"/>
        </w:rPr>
        <w:t xml:space="preserve">la </w:t>
      </w:r>
      <w:r w:rsidRPr="003B5943">
        <w:rPr>
          <w:rFonts w:ascii="3DS V2" w:hAnsi="3DS V2"/>
          <w:lang w:val="fr-FR"/>
        </w:rPr>
        <w:t xml:space="preserve">recherche. </w:t>
      </w:r>
    </w:p>
    <w:p w14:paraId="10D228A2" w14:textId="77777777" w:rsidR="001D30C7" w:rsidRDefault="00795934" w:rsidP="00795934">
      <w:pPr>
        <w:pStyle w:val="NormalWeb"/>
        <w:rPr>
          <w:ins w:id="72" w:author="GOUTAUDIER Sébastien" w:date="2025-08-01T10:28:00Z"/>
          <w:rFonts w:ascii="3DS V2" w:hAnsi="3DS V2"/>
          <w:lang w:val="fr-FR"/>
        </w:rPr>
      </w:pPr>
      <w:r w:rsidRPr="003B5943">
        <w:rPr>
          <w:rFonts w:ascii="3DS V2" w:hAnsi="3DS V2"/>
          <w:lang w:val="fr-FR"/>
        </w:rPr>
        <w:t xml:space="preserve">Pour </w:t>
      </w:r>
      <w:r w:rsidR="002B342E" w:rsidRPr="003B5943">
        <w:rPr>
          <w:rFonts w:ascii="3DS V2" w:hAnsi="3DS V2"/>
          <w:lang w:val="fr-FR"/>
        </w:rPr>
        <w:t xml:space="preserve">la </w:t>
      </w:r>
      <w:r w:rsidR="00613984" w:rsidRPr="003B5943">
        <w:rPr>
          <w:rFonts w:ascii="3DS V2" w:hAnsi="3DS V2"/>
          <w:lang w:val="fr-FR"/>
        </w:rPr>
        <w:t>deuxième</w:t>
      </w:r>
      <w:r w:rsidR="002B342E" w:rsidRPr="003B5943">
        <w:rPr>
          <w:rFonts w:ascii="3DS V2" w:hAnsi="3DS V2"/>
          <w:lang w:val="fr-FR"/>
        </w:rPr>
        <w:t>,</w:t>
      </w:r>
      <w:r w:rsidRPr="003B5943">
        <w:rPr>
          <w:rFonts w:ascii="3DS V2" w:hAnsi="3DS V2"/>
          <w:lang w:val="fr-FR"/>
        </w:rPr>
        <w:t xml:space="preserve"> il suffit de faire un tri par la ségrégation du câble au tout début. </w:t>
      </w:r>
    </w:p>
    <w:p w14:paraId="0D64B381" w14:textId="62AFE431" w:rsidR="008C7D8D" w:rsidRPr="003B5943" w:rsidRDefault="00331500" w:rsidP="00795934">
      <w:pPr>
        <w:pStyle w:val="NormalWeb"/>
        <w:rPr>
          <w:rFonts w:ascii="3DS V2" w:hAnsi="3DS V2" w:cs="Arial"/>
          <w:lang w:val="fr-FR"/>
        </w:rPr>
      </w:pPr>
      <w:r w:rsidRPr="003B5943">
        <w:rPr>
          <w:rFonts w:ascii="3DS V2" w:hAnsi="3DS V2" w:cs="Arial"/>
          <w:lang w:val="fr-FR"/>
        </w:rPr>
        <w:t xml:space="preserve">Pour répondre aux </w:t>
      </w:r>
      <w:r w:rsidR="00805ECE" w:rsidRPr="003B5943">
        <w:rPr>
          <w:rFonts w:ascii="3DS V2" w:hAnsi="3DS V2" w:cs="Arial"/>
          <w:lang w:val="fr-FR"/>
        </w:rPr>
        <w:t xml:space="preserve">contraintes </w:t>
      </w:r>
      <w:r w:rsidR="005962D2" w:rsidRPr="003B5943">
        <w:rPr>
          <w:rFonts w:ascii="3DS V2" w:hAnsi="3DS V2" w:cs="Arial"/>
          <w:lang w:val="fr-FR"/>
        </w:rPr>
        <w:t>restantes</w:t>
      </w:r>
      <w:r w:rsidRPr="003B5943">
        <w:rPr>
          <w:rFonts w:ascii="3DS V2" w:hAnsi="3DS V2" w:cs="Arial"/>
          <w:lang w:val="fr-FR"/>
        </w:rPr>
        <w:t xml:space="preserve">, il faut encore </w:t>
      </w:r>
      <w:r w:rsidR="003C2543" w:rsidRPr="003B5943">
        <w:rPr>
          <w:rFonts w:ascii="3DS V2" w:hAnsi="3DS V2" w:cs="Arial"/>
          <w:lang w:val="fr-FR"/>
        </w:rPr>
        <w:t xml:space="preserve">préciser </w:t>
      </w:r>
      <w:r w:rsidRPr="003B5943">
        <w:rPr>
          <w:rFonts w:ascii="3DS V2" w:hAnsi="3DS V2" w:cs="Arial"/>
          <w:lang w:val="fr-FR"/>
        </w:rPr>
        <w:t>quelque</w:t>
      </w:r>
      <w:r w:rsidR="00D6528B">
        <w:rPr>
          <w:rFonts w:ascii="3DS V2" w:hAnsi="3DS V2" w:cs="Arial"/>
          <w:lang w:val="fr-FR"/>
        </w:rPr>
        <w:t>s</w:t>
      </w:r>
      <w:r w:rsidRPr="003B5943">
        <w:rPr>
          <w:rFonts w:ascii="3DS V2" w:hAnsi="3DS V2" w:cs="Arial"/>
          <w:lang w:val="fr-FR"/>
        </w:rPr>
        <w:t xml:space="preserve"> </w:t>
      </w:r>
      <w:r w:rsidR="0082439A" w:rsidRPr="003B5943">
        <w:rPr>
          <w:rFonts w:ascii="3DS V2" w:hAnsi="3DS V2" w:cs="Arial"/>
          <w:lang w:val="fr-FR"/>
        </w:rPr>
        <w:t>notion</w:t>
      </w:r>
      <w:r w:rsidR="00D6528B">
        <w:rPr>
          <w:rFonts w:ascii="3DS V2" w:hAnsi="3DS V2" w:cs="Arial"/>
          <w:lang w:val="fr-FR"/>
        </w:rPr>
        <w:t>s</w:t>
      </w:r>
      <w:r w:rsidRPr="003B5943">
        <w:rPr>
          <w:rFonts w:ascii="3DS V2" w:hAnsi="3DS V2" w:cs="Arial"/>
          <w:lang w:val="fr-FR"/>
        </w:rPr>
        <w:t>.</w:t>
      </w:r>
      <w:r w:rsidR="008C7D8D" w:rsidRPr="003B5943">
        <w:rPr>
          <w:rFonts w:ascii="3DS V2" w:hAnsi="3DS V2" w:cs="Arial"/>
          <w:lang w:val="fr-FR"/>
        </w:rPr>
        <w:br w:type="page"/>
      </w:r>
    </w:p>
    <w:p w14:paraId="250102AA" w14:textId="77777777" w:rsidR="001427D3" w:rsidRDefault="00331500" w:rsidP="001427D3">
      <w:pPr>
        <w:pStyle w:val="Heading3"/>
        <w:rPr>
          <w:rFonts w:ascii="3DS V2" w:hAnsi="3DS V2"/>
          <w:sz w:val="32"/>
          <w:szCs w:val="32"/>
        </w:rPr>
      </w:pPr>
      <w:bookmarkStart w:id="73" w:name="_Toc204887642"/>
      <w:r w:rsidRPr="004666A2">
        <w:rPr>
          <w:rFonts w:ascii="3DS V2" w:hAnsi="3DS V2"/>
          <w:sz w:val="32"/>
          <w:szCs w:val="32"/>
        </w:rPr>
        <w:lastRenderedPageBreak/>
        <w:t xml:space="preserve">La notion de </w:t>
      </w:r>
      <w:r w:rsidR="008856FE">
        <w:rPr>
          <w:rFonts w:ascii="3DS V2" w:hAnsi="3DS V2"/>
          <w:sz w:val="32"/>
          <w:szCs w:val="32"/>
        </w:rPr>
        <w:t>proximité</w:t>
      </w:r>
      <w:bookmarkEnd w:id="73"/>
    </w:p>
    <w:p w14:paraId="5E108F71" w14:textId="0771A6E5" w:rsidR="001427D3" w:rsidDel="0061397E" w:rsidRDefault="0061397E" w:rsidP="004D25B0">
      <w:pPr>
        <w:pStyle w:val="NormalWeb"/>
        <w:rPr>
          <w:del w:id="74" w:author="GOUTAUDIER Sébastien" w:date="2025-08-01T10:29:00Z"/>
          <w:rFonts w:ascii="3DS V2" w:eastAsia="SimSun" w:hAnsi="3DS V2" w:cs="Arial"/>
          <w:lang w:val="fr-FR" w:eastAsia="en-US"/>
        </w:rPr>
      </w:pPr>
      <w:ins w:id="75" w:author="GOUTAUDIER Sébastien" w:date="2025-08-01T10:29:00Z">
        <w:r w:rsidRPr="0061397E">
          <w:rPr>
            <w:lang w:val="fr-FR"/>
            <w:rPrChange w:id="76" w:author="GOUTAUDIER Sébastien" w:date="2025-08-01T10:29:00Z">
              <w:rPr/>
            </w:rPrChange>
          </w:rPr>
          <w:t>Les fils d’un même câble doivent être connectés dans des cavités adjacentes. Pour cela, il est nécessaire de définir la notion de proximité et d’établir une table d’adjacence, qui répertorie, pour chaque cavité, toutes les cavités voisines.</w:t>
        </w:r>
      </w:ins>
      <w:del w:id="77" w:author="GOUTAUDIER Sébastien" w:date="2025-08-01T10:29:00Z">
        <w:r w:rsidR="00BB6D03" w:rsidDel="0061397E">
          <w:rPr>
            <w:rFonts w:ascii="3DS V2" w:eastAsia="SimSun" w:hAnsi="3DS V2" w:cs="Arial"/>
            <w:lang w:val="fr-FR" w:eastAsia="en-US"/>
          </w:rPr>
          <w:delText>L</w:delText>
        </w:r>
        <w:r w:rsidR="0040636C" w:rsidDel="0061397E">
          <w:rPr>
            <w:rFonts w:ascii="3DS V2" w:eastAsia="SimSun" w:hAnsi="3DS V2" w:cs="Arial"/>
            <w:lang w:val="fr-FR" w:eastAsia="en-US"/>
          </w:rPr>
          <w:delText xml:space="preserve">es fils </w:delText>
        </w:r>
        <w:r w:rsidR="00551CFA" w:rsidDel="0061397E">
          <w:rPr>
            <w:rFonts w:ascii="3DS V2" w:eastAsia="SimSun" w:hAnsi="3DS V2" w:cs="Arial"/>
            <w:lang w:val="fr-FR" w:eastAsia="en-US"/>
          </w:rPr>
          <w:delText>d’un</w:delText>
        </w:r>
        <w:r w:rsidR="0040636C" w:rsidDel="0061397E">
          <w:rPr>
            <w:rFonts w:ascii="3DS V2" w:eastAsia="SimSun" w:hAnsi="3DS V2" w:cs="Arial"/>
            <w:lang w:val="fr-FR" w:eastAsia="en-US"/>
          </w:rPr>
          <w:delText xml:space="preserve"> même câble </w:delText>
        </w:r>
        <w:r w:rsidR="00221765" w:rsidDel="0061397E">
          <w:rPr>
            <w:rFonts w:ascii="3DS V2" w:eastAsia="SimSun" w:hAnsi="3DS V2" w:cs="Arial"/>
            <w:lang w:val="fr-FR" w:eastAsia="en-US"/>
          </w:rPr>
          <w:delText>doivent être</w:delText>
        </w:r>
        <w:r w:rsidR="0040636C" w:rsidDel="0061397E">
          <w:rPr>
            <w:rFonts w:ascii="3DS V2" w:eastAsia="SimSun" w:hAnsi="3DS V2" w:cs="Arial"/>
            <w:lang w:val="fr-FR" w:eastAsia="en-US"/>
          </w:rPr>
          <w:delText xml:space="preserve"> </w:delText>
        </w:r>
        <w:r w:rsidR="002407B5" w:rsidDel="0061397E">
          <w:rPr>
            <w:rFonts w:ascii="3DS V2" w:eastAsia="SimSun" w:hAnsi="3DS V2" w:cs="Arial"/>
            <w:lang w:val="fr-FR" w:eastAsia="en-US"/>
          </w:rPr>
          <w:delText>branchés</w:delText>
        </w:r>
        <w:r w:rsidR="0040636C" w:rsidDel="0061397E">
          <w:rPr>
            <w:rFonts w:ascii="3DS V2" w:eastAsia="SimSun" w:hAnsi="3DS V2" w:cs="Arial"/>
            <w:lang w:val="fr-FR" w:eastAsia="en-US"/>
          </w:rPr>
          <w:delText xml:space="preserve"> dans </w:delText>
        </w:r>
        <w:r w:rsidR="00C051B6" w:rsidDel="0061397E">
          <w:rPr>
            <w:rFonts w:ascii="3DS V2" w:eastAsia="SimSun" w:hAnsi="3DS V2" w:cs="Arial"/>
            <w:lang w:val="fr-FR" w:eastAsia="en-US"/>
          </w:rPr>
          <w:delText>des</w:delText>
        </w:r>
        <w:r w:rsidR="0040636C" w:rsidDel="0061397E">
          <w:rPr>
            <w:rFonts w:ascii="3DS V2" w:eastAsia="SimSun" w:hAnsi="3DS V2" w:cs="Arial"/>
            <w:lang w:val="fr-FR" w:eastAsia="en-US"/>
          </w:rPr>
          <w:delText xml:space="preserve"> cavités adjacentes</w:delText>
        </w:r>
        <w:r w:rsidR="001427D3" w:rsidDel="0061397E">
          <w:rPr>
            <w:rFonts w:ascii="3DS V2" w:eastAsia="SimSun" w:hAnsi="3DS V2" w:cs="Arial"/>
            <w:lang w:val="fr-FR" w:eastAsia="en-US"/>
          </w:rPr>
          <w:delText>. Pour cela,</w:delText>
        </w:r>
        <w:r w:rsidR="0040636C" w:rsidDel="0061397E">
          <w:rPr>
            <w:rFonts w:ascii="3DS V2" w:eastAsia="SimSun" w:hAnsi="3DS V2" w:cs="Arial"/>
            <w:lang w:val="fr-FR" w:eastAsia="en-US"/>
          </w:rPr>
          <w:delText xml:space="preserve"> </w:delText>
        </w:r>
        <w:r w:rsidR="00C72C50" w:rsidDel="0061397E">
          <w:rPr>
            <w:rFonts w:ascii="3DS V2" w:eastAsia="SimSun" w:hAnsi="3DS V2" w:cs="Arial"/>
            <w:lang w:val="fr-FR" w:eastAsia="en-US"/>
          </w:rPr>
          <w:delText>il faut d’abord définir la notion de la proximité</w:delText>
        </w:r>
        <w:r w:rsidR="00774890" w:rsidDel="0061397E">
          <w:rPr>
            <w:rFonts w:ascii="3DS V2" w:eastAsia="SimSun" w:hAnsi="3DS V2" w:cs="Arial"/>
            <w:lang w:val="fr-FR" w:eastAsia="en-US"/>
          </w:rPr>
          <w:delText xml:space="preserve"> </w:delText>
        </w:r>
        <w:r w:rsidR="0072442A" w:rsidDel="0061397E">
          <w:rPr>
            <w:rFonts w:ascii="3DS V2" w:eastAsia="SimSun" w:hAnsi="3DS V2" w:cs="Arial"/>
            <w:lang w:val="fr-FR" w:eastAsia="en-US"/>
          </w:rPr>
          <w:delText xml:space="preserve">et établir une </w:delText>
        </w:r>
        <w:r w:rsidR="0072442A" w:rsidRPr="001427D3" w:rsidDel="0061397E">
          <w:rPr>
            <w:rFonts w:ascii="3DS V2" w:eastAsia="SimSun" w:hAnsi="3DS V2" w:cs="Arial"/>
            <w:lang w:val="fr-FR" w:eastAsia="en-US"/>
          </w:rPr>
          <w:delText>table d’adjacence</w:delText>
        </w:r>
        <w:r w:rsidR="0072442A" w:rsidDel="0061397E">
          <w:rPr>
            <w:rFonts w:ascii="3DS V2" w:eastAsia="SimSun" w:hAnsi="3DS V2" w:cs="Arial"/>
            <w:lang w:val="fr-FR" w:eastAsia="en-US"/>
          </w:rPr>
          <w:delText>, qui stocke tous les cavités voisine pour chaque cavité.</w:delText>
        </w:r>
        <w:r w:rsidR="00C72C50" w:rsidDel="0061397E">
          <w:rPr>
            <w:rFonts w:ascii="3DS V2" w:eastAsia="SimSun" w:hAnsi="3DS V2" w:cs="Arial"/>
            <w:lang w:val="fr-FR" w:eastAsia="en-US"/>
          </w:rPr>
          <w:delText xml:space="preserve"> </w:delText>
        </w:r>
      </w:del>
    </w:p>
    <w:p w14:paraId="38D43C6A" w14:textId="662310F8" w:rsidR="004D25B0" w:rsidRPr="00463474" w:rsidRDefault="00D836B4" w:rsidP="004D25B0">
      <w:pPr>
        <w:pStyle w:val="NormalWeb"/>
        <w:rPr>
          <w:rFonts w:ascii="3DS V2" w:eastAsia="SimSun" w:hAnsi="3DS V2" w:cs="Arial"/>
          <w:lang w:val="fr-FR" w:eastAsia="en-US"/>
        </w:rPr>
      </w:pPr>
      <w:r>
        <w:rPr>
          <w:rFonts w:ascii="3DS V2" w:eastAsia="SimSun" w:hAnsi="3DS V2" w:cs="Arial"/>
          <w:lang w:val="fr-FR" w:eastAsia="en-US"/>
        </w:rPr>
        <w:t>L</w:t>
      </w:r>
      <w:r w:rsidR="0072442A">
        <w:rPr>
          <w:rFonts w:ascii="3DS V2" w:eastAsia="SimSun" w:hAnsi="3DS V2" w:cs="Arial"/>
          <w:lang w:val="fr-FR" w:eastAsia="en-US"/>
        </w:rPr>
        <w:t xml:space="preserve">a </w:t>
      </w:r>
      <w:r w:rsidR="00331500" w:rsidRPr="0041418D">
        <w:rPr>
          <w:rFonts w:ascii="3DS V2" w:eastAsia="SimSun" w:hAnsi="3DS V2" w:cs="Arial"/>
          <w:lang w:val="fr-FR" w:eastAsia="en-US"/>
        </w:rPr>
        <w:t xml:space="preserve">façon la plus simple de définir cette notion, est de </w:t>
      </w:r>
      <w:r w:rsidR="00D71016">
        <w:rPr>
          <w:rFonts w:ascii="3DS V2" w:eastAsia="SimSun" w:hAnsi="3DS V2" w:cs="Arial"/>
          <w:lang w:val="fr-FR" w:eastAsia="en-US"/>
        </w:rPr>
        <w:t xml:space="preserve">tracer un cercle dont le centre est le centre </w:t>
      </w:r>
      <w:r w:rsidR="00160ABE">
        <w:rPr>
          <w:rFonts w:ascii="3DS V2" w:eastAsia="SimSun" w:hAnsi="3DS V2" w:cs="Arial"/>
          <w:lang w:val="fr-FR" w:eastAsia="en-US"/>
        </w:rPr>
        <w:t>d’une</w:t>
      </w:r>
      <w:r w:rsidR="00D71016">
        <w:rPr>
          <w:rFonts w:ascii="3DS V2" w:eastAsia="SimSun" w:hAnsi="3DS V2" w:cs="Arial"/>
          <w:lang w:val="fr-FR" w:eastAsia="en-US"/>
        </w:rPr>
        <w:t xml:space="preserve"> cavité </w:t>
      </w:r>
      <w:r w:rsidR="004D25B0">
        <w:rPr>
          <w:rFonts w:ascii="3DS V2" w:eastAsia="SimSun" w:hAnsi="3DS V2" w:cs="Arial"/>
          <w:lang w:val="fr-FR" w:eastAsia="en-US"/>
        </w:rPr>
        <w:t xml:space="preserve">puis </w:t>
      </w:r>
      <w:r w:rsidR="00D71016" w:rsidRPr="00D71016">
        <w:rPr>
          <w:rFonts w:ascii="3DS V2" w:eastAsia="SimSun" w:hAnsi="3DS V2" w:cs="Arial"/>
          <w:lang w:val="fr-FR" w:eastAsia="en-US"/>
        </w:rPr>
        <w:t xml:space="preserve">trouver un rayon </w:t>
      </w:r>
      <w:r w:rsidR="00D71016">
        <w:rPr>
          <w:rFonts w:ascii="3DS V2" w:eastAsia="SimSun" w:hAnsi="3DS V2" w:cs="Arial"/>
          <w:lang w:val="fr-FR" w:eastAsia="en-US"/>
        </w:rPr>
        <w:t>adapté</w:t>
      </w:r>
      <w:r w:rsidR="00D71016" w:rsidRPr="00D71016">
        <w:rPr>
          <w:rFonts w:ascii="3DS V2" w:eastAsia="SimSun" w:hAnsi="3DS V2" w:cs="Arial"/>
          <w:lang w:val="fr-FR" w:eastAsia="en-US"/>
        </w:rPr>
        <w:t xml:space="preserve"> tel que les </w:t>
      </w:r>
      <w:r w:rsidR="00A804D2">
        <w:rPr>
          <w:rFonts w:ascii="3DS V2" w:eastAsia="SimSun" w:hAnsi="3DS V2" w:cs="Arial"/>
          <w:lang w:val="fr-FR" w:eastAsia="en-US"/>
        </w:rPr>
        <w:t>cavités adjacentes</w:t>
      </w:r>
      <w:r w:rsidR="00D71016" w:rsidRPr="00D71016">
        <w:rPr>
          <w:rFonts w:ascii="3DS V2" w:eastAsia="SimSun" w:hAnsi="3DS V2" w:cs="Arial"/>
          <w:lang w:val="fr-FR" w:eastAsia="en-US"/>
        </w:rPr>
        <w:t xml:space="preserve"> soient contenues dans </w:t>
      </w:r>
      <w:r w:rsidR="004D25B0">
        <w:rPr>
          <w:rFonts w:ascii="3DS V2" w:eastAsia="SimSun" w:hAnsi="3DS V2" w:cs="Arial"/>
          <w:lang w:val="fr-FR" w:eastAsia="en-US"/>
        </w:rPr>
        <w:t>c</w:t>
      </w:r>
      <w:r w:rsidR="00D71016" w:rsidRPr="00D71016">
        <w:rPr>
          <w:rFonts w:ascii="3DS V2" w:eastAsia="SimSun" w:hAnsi="3DS V2" w:cs="Arial"/>
          <w:lang w:val="fr-FR" w:eastAsia="en-US"/>
        </w:rPr>
        <w:t>e cercle.</w:t>
      </w:r>
      <w:r w:rsidR="004D25B0" w:rsidRPr="004D25B0">
        <w:rPr>
          <w:rFonts w:ascii="3DS V2" w:eastAsia="SimSun" w:hAnsi="3DS V2" w:cs="Arial"/>
          <w:noProof/>
          <w:lang w:val="fr-FR" w:eastAsia="en-US"/>
        </w:rPr>
        <w:t xml:space="preserve"> </w:t>
      </w:r>
      <w:r w:rsidR="00463474">
        <w:rPr>
          <w:rFonts w:ascii="3DS V2" w:eastAsia="SimSun" w:hAnsi="3DS V2" w:cs="Arial"/>
          <w:noProof/>
          <w:lang w:val="fr-FR" w:eastAsia="en-US"/>
        </w:rPr>
        <w:t>Par exemple, ici la cavité 1 et 3 est considéré comme cavités voisines de cavité 2.</w:t>
      </w:r>
      <w:r w:rsidR="00463474" w:rsidRPr="00463474">
        <w:rPr>
          <w:rFonts w:ascii="3DS V2" w:hAnsi="3DS V2" w:cs="Arial"/>
          <w:lang w:val="fr-FR"/>
        </w:rPr>
        <w:t xml:space="preserve"> </w:t>
      </w:r>
      <w:r w:rsidR="00463474" w:rsidRPr="0041418D">
        <w:rPr>
          <w:rFonts w:ascii="3DS V2" w:eastAsia="SimSun" w:hAnsi="3DS V2" w:cs="Arial"/>
          <w:lang w:val="fr-FR" w:eastAsia="en-US"/>
        </w:rPr>
        <w:t xml:space="preserve">Cela semble être un moyen simple et efficace, et </w:t>
      </w:r>
      <w:commentRangeStart w:id="78"/>
      <w:r w:rsidR="00463474" w:rsidRPr="0041418D">
        <w:rPr>
          <w:rFonts w:ascii="3DS V2" w:eastAsia="SimSun" w:hAnsi="3DS V2" w:cs="Arial"/>
          <w:lang w:val="fr-FR" w:eastAsia="en-US"/>
        </w:rPr>
        <w:t>il</w:t>
      </w:r>
      <w:commentRangeEnd w:id="78"/>
      <w:r w:rsidR="0061397E">
        <w:rPr>
          <w:rStyle w:val="CommentReference"/>
          <w:szCs w:val="20"/>
          <w:lang w:val="fr-FR" w:eastAsia="en-US"/>
        </w:rPr>
        <w:commentReference w:id="78"/>
      </w:r>
      <w:r w:rsidR="00463474" w:rsidRPr="0041418D">
        <w:rPr>
          <w:rFonts w:ascii="3DS V2" w:eastAsia="SimSun" w:hAnsi="3DS V2" w:cs="Arial"/>
          <w:lang w:val="fr-FR" w:eastAsia="en-US"/>
        </w:rPr>
        <w:t xml:space="preserve"> fonctionne très bien dans les situations les plus simples. </w:t>
      </w:r>
    </w:p>
    <w:p w14:paraId="490B014B" w14:textId="499DBA1A" w:rsidR="00D71016" w:rsidRPr="00D71016" w:rsidRDefault="000E3C35" w:rsidP="000E3C35">
      <w:pPr>
        <w:pStyle w:val="NormalWeb"/>
        <w:jc w:val="center"/>
        <w:rPr>
          <w:rFonts w:ascii="3DS V2" w:eastAsia="SimSun" w:hAnsi="3DS V2" w:cs="Arial"/>
          <w:lang w:val="fr-FR" w:eastAsia="en-US"/>
        </w:rPr>
      </w:pPr>
      <w:r w:rsidRPr="0041418D">
        <w:rPr>
          <w:rFonts w:ascii="3DS V2" w:eastAsia="SimSun" w:hAnsi="3DS V2" w:cs="Arial"/>
          <w:noProof/>
          <w:color w:val="FF0000"/>
          <w:lang w:val="fr-FR" w:eastAsia="en-US"/>
        </w:rPr>
        <mc:AlternateContent>
          <mc:Choice Requires="wps">
            <w:drawing>
              <wp:anchor distT="0" distB="0" distL="114300" distR="114300" simplePos="0" relativeHeight="251668992" behindDoc="0" locked="0" layoutInCell="1" allowOverlap="1" wp14:anchorId="2E8D99E5" wp14:editId="7858B283">
                <wp:simplePos x="0" y="0"/>
                <wp:positionH relativeFrom="column">
                  <wp:posOffset>1055370</wp:posOffset>
                </wp:positionH>
                <wp:positionV relativeFrom="paragraph">
                  <wp:posOffset>44450</wp:posOffset>
                </wp:positionV>
                <wp:extent cx="1272540" cy="1280795"/>
                <wp:effectExtent l="0" t="0" r="22860" b="20955"/>
                <wp:wrapNone/>
                <wp:docPr id="3" name="Ellipse 3"/>
                <wp:cNvGraphicFramePr/>
                <a:graphic xmlns:a="http://schemas.openxmlformats.org/drawingml/2006/main">
                  <a:graphicData uri="http://schemas.microsoft.com/office/word/2010/wordprocessingShape">
                    <wps:wsp>
                      <wps:cNvSpPr/>
                      <wps:spPr>
                        <a:xfrm>
                          <a:off x="0" y="0"/>
                          <a:ext cx="1272540" cy="1280795"/>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1120068B" id="Ellipse 3" o:spid="_x0000_s1026" style="position:absolute;margin-left:83.1pt;margin-top:3.5pt;width:100.2pt;height:100.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" filled="f" strokecolor="#da291c [3214]" strokeweight="2pt"/>
            </w:pict>
          </mc:Fallback>
        </mc:AlternateContent>
      </w:r>
      <w:r w:rsidR="004D25B0" w:rsidRPr="0041418D">
        <w:rPr>
          <w:rFonts w:ascii="3DS V2" w:eastAsia="SimSun" w:hAnsi="3DS V2" w:cs="Arial"/>
          <w:noProof/>
          <w:lang w:val="fr-FR" w:eastAsia="en-US"/>
        </w:rPr>
        <w:drawing>
          <wp:inline distT="0" distB="0" distL="0" distR="0" wp14:anchorId="637A6317" wp14:editId="5B3DFC9B">
            <wp:extent cx="4623206" cy="1180393"/>
            <wp:effectExtent l="0" t="0" r="6350" b="1270"/>
            <wp:docPr id="1" name="Image 1"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10;&#10;Le contenu généré par l’IA peut êtr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23206" cy="1180393"/>
                    </a:xfrm>
                    <a:prstGeom prst="rect">
                      <a:avLst/>
                    </a:prstGeom>
                    <a:noFill/>
                    <a:ln>
                      <a:noFill/>
                    </a:ln>
                  </pic:spPr>
                </pic:pic>
              </a:graphicData>
            </a:graphic>
          </wp:inline>
        </w:drawing>
      </w:r>
    </w:p>
    <w:p w14:paraId="0E62ECE3" w14:textId="42F95E2C" w:rsidR="000E3C35" w:rsidRDefault="00AC58BA" w:rsidP="001D2BB5">
      <w:pPr>
        <w:pStyle w:val="NormalWeb"/>
        <w:rPr>
          <w:rFonts w:ascii="3DS V2" w:eastAsia="SimSun" w:hAnsi="3DS V2" w:cs="Arial"/>
          <w:lang w:val="fr-FR" w:eastAsia="en-US"/>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2A5F2407">
                <wp:simplePos x="0" y="0"/>
                <wp:positionH relativeFrom="margin">
                  <wp:posOffset>800735</wp:posOffset>
                </wp:positionH>
                <wp:positionV relativeFrom="paragraph">
                  <wp:posOffset>4858</wp:posOffset>
                </wp:positionV>
                <wp:extent cx="4055745" cy="142875"/>
                <wp:effectExtent l="0" t="0" r="1905"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4055745" cy="142875"/>
                        </a:xfrm>
                        <a:prstGeom prst="rect">
                          <a:avLst/>
                        </a:prstGeom>
                        <a:solidFill>
                          <a:prstClr val="white"/>
                        </a:solidFill>
                        <a:ln>
                          <a:noFill/>
                        </a:ln>
                      </wps:spPr>
                      <wps:txbx>
                        <w:txbxContent>
                          <w:p w14:paraId="1F923FDE" w14:textId="3FD90FB1" w:rsidR="00E9181A" w:rsidRPr="00E9181A" w:rsidRDefault="00A70DE5" w:rsidP="00E9181A">
                            <w:pPr>
                              <w:pStyle w:val="Caption"/>
                              <w:jc w:val="center"/>
                            </w:pPr>
                            <w:r>
                              <w:t xml:space="preserve">Figure </w:t>
                            </w:r>
                            <w:fldSimple w:instr=" SEQ Figure \* ARABIC ">
                              <w:r w:rsidR="004D4217">
                                <w:rPr>
                                  <w:noProof/>
                                </w:rPr>
                                <w:t>11</w:t>
                              </w:r>
                            </w:fldSimple>
                            <w:r>
                              <w:t xml:space="preserve"> :  </w:t>
                            </w:r>
                            <w:r w:rsidR="00847133">
                              <w:t>Cas dans le c</w:t>
                            </w:r>
                            <w:r w:rsidRPr="00847133">
                              <w:t>onnect</w:t>
                            </w:r>
                            <w:r w:rsidR="00AC58BA">
                              <w:t>eu</w:t>
                            </w:r>
                            <w:r w:rsidRPr="00847133">
                              <w:t>r</w:t>
                            </w:r>
                            <w:r>
                              <w:t xml:space="preserve"> 7 </w:t>
                            </w:r>
                            <w:r w:rsidR="000E3C35">
                              <w:t>P</w:t>
                            </w:r>
                            <w:r>
                              <w:t>in "EN354506"</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_x0000_s1033" type="#_x0000_t202" style="position:absolute;margin-left:63.05pt;margin-top:.4pt;width:319.35pt;height:11.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" stroked="f">
                <v:textbox inset="0,0,0,0">
                  <w:txbxContent>
                    <w:p w14:paraId="1F923FDE" w14:textId="3FD90FB1" w:rsidR="00E9181A" w:rsidRPr="00E9181A" w:rsidRDefault="00A70DE5" w:rsidP="00E9181A">
                      <w:pPr>
                        <w:pStyle w:val="Caption"/>
                        <w:jc w:val="center"/>
                      </w:pPr>
                      <w:r>
                        <w:t xml:space="preserve">Figure </w:t>
                      </w:r>
                      <w:fldSimple w:instr=" SEQ Figure \* ARABIC ">
                        <w:r w:rsidR="004D4217">
                          <w:rPr>
                            <w:noProof/>
                          </w:rPr>
                          <w:t>11</w:t>
                        </w:r>
                      </w:fldSimple>
                      <w:r>
                        <w:t xml:space="preserve"> :  </w:t>
                      </w:r>
                      <w:r w:rsidR="00847133">
                        <w:t>Cas dans le c</w:t>
                      </w:r>
                      <w:r w:rsidRPr="00847133">
                        <w:t>onnect</w:t>
                      </w:r>
                      <w:r w:rsidR="00AC58BA">
                        <w:t>eu</w:t>
                      </w:r>
                      <w:r w:rsidRPr="00847133">
                        <w:t>r</w:t>
                      </w:r>
                      <w:r>
                        <w:t xml:space="preserve"> 7 </w:t>
                      </w:r>
                      <w:r w:rsidR="000E3C35">
                        <w:t>P</w:t>
                      </w:r>
                      <w:r>
                        <w:t>in "EN354506"</w:t>
                      </w:r>
                      <w:r w:rsidR="00890312">
                        <w:t> : Correct</w:t>
                      </w:r>
                    </w:p>
                  </w:txbxContent>
                </v:textbox>
                <w10:wrap type="square" anchorx="margin"/>
              </v:shape>
            </w:pict>
          </mc:Fallback>
        </mc:AlternateContent>
      </w:r>
    </w:p>
    <w:p w14:paraId="25900E61" w14:textId="4F5A0461" w:rsidR="00955C80" w:rsidDel="00DA0E96" w:rsidRDefault="00DA0E96" w:rsidP="001D2BB5">
      <w:pPr>
        <w:pStyle w:val="NormalWeb"/>
        <w:rPr>
          <w:del w:id="79" w:author="GOUTAUDIER Sébastien" w:date="2025-08-01T10:31:00Z"/>
          <w:rFonts w:ascii="3DS V2" w:eastAsia="SimSun" w:hAnsi="3DS V2" w:cstheme="minorBidi"/>
          <w:lang w:val="fr-FR"/>
        </w:rPr>
      </w:pPr>
      <w:ins w:id="80" w:author="GOUTAUDIER Sébastien" w:date="2025-08-01T10:31:00Z">
        <w:r w:rsidRPr="0043504C">
          <w:rPr>
            <w:lang w:val="fr-FR"/>
            <w:rPrChange w:id="81" w:author="GOUTAUDIER Sébastien" w:date="2025-08-01T10:31:00Z">
              <w:rPr/>
            </w:rPrChange>
          </w:rPr>
          <w:t>Cependant, ce principe montre rapidement ses limites face aux connecteurs complexes, en raison de la difficulté à déterminer un rayon « adapté ». Si ce rayon est défini comme la distance entre une cavité et sa cavité la plus proche, certaines cavités risquent de ne pas être correctement identifiées comme voisines.</w:t>
        </w:r>
      </w:ins>
      <w:del w:id="82" w:author="GOUTAUDIER Sébastien" w:date="2025-08-01T10:31:00Z">
        <w:r w:rsidR="00463474" w:rsidDel="00DA0E96">
          <w:rPr>
            <w:rFonts w:ascii="3DS V2" w:eastAsia="SimSun" w:hAnsi="3DS V2" w:cstheme="minorBidi"/>
            <w:lang w:val="fr-FR"/>
          </w:rPr>
          <w:delText>Mais</w:delText>
        </w:r>
        <w:r w:rsidR="00120B07" w:rsidDel="00DA0E96">
          <w:rPr>
            <w:rFonts w:ascii="3DS V2" w:eastAsia="SimSun" w:hAnsi="3DS V2" w:cstheme="minorBidi"/>
            <w:lang w:val="fr-FR"/>
          </w:rPr>
          <w:delText xml:space="preserve"> </w:delText>
        </w:r>
        <w:r w:rsidR="00B45330" w:rsidDel="00DA0E96">
          <w:rPr>
            <w:rFonts w:ascii="3DS V2" w:eastAsia="SimSun" w:hAnsi="3DS V2" w:cstheme="minorBidi"/>
            <w:lang w:val="fr-FR"/>
          </w:rPr>
          <w:delText>ce principe</w:delText>
        </w:r>
        <w:r w:rsidR="00F54A34" w:rsidRPr="0041418D" w:rsidDel="00DA0E96">
          <w:rPr>
            <w:rFonts w:ascii="3DS V2" w:eastAsia="SimSun" w:hAnsi="3DS V2" w:cstheme="minorBidi"/>
            <w:lang w:val="fr-FR"/>
          </w:rPr>
          <w:delText xml:space="preserve"> </w:delText>
        </w:r>
        <w:r w:rsidR="00120B07" w:rsidDel="00DA0E96">
          <w:rPr>
            <w:rFonts w:ascii="3DS V2" w:eastAsia="SimSun" w:hAnsi="3DS V2" w:cstheme="minorBidi"/>
            <w:lang w:val="fr-FR"/>
          </w:rPr>
          <w:delText>révèle</w:delText>
        </w:r>
        <w:r w:rsidR="00F54A34" w:rsidRPr="0041418D" w:rsidDel="00DA0E96">
          <w:rPr>
            <w:rFonts w:ascii="3DS V2" w:eastAsia="SimSun" w:hAnsi="3DS V2" w:cstheme="minorBidi"/>
            <w:lang w:val="fr-FR"/>
          </w:rPr>
          <w:delText xml:space="preserve"> rapidement se</w:delText>
        </w:r>
        <w:r w:rsidR="00463474" w:rsidDel="00DA0E96">
          <w:rPr>
            <w:rFonts w:ascii="3DS V2" w:eastAsia="SimSun" w:hAnsi="3DS V2" w:cstheme="minorBidi"/>
            <w:lang w:val="fr-FR"/>
          </w:rPr>
          <w:delText>s limites</w:delText>
        </w:r>
        <w:r w:rsidR="00F54A34" w:rsidRPr="0041418D" w:rsidDel="00DA0E96">
          <w:rPr>
            <w:rFonts w:ascii="3DS V2" w:eastAsia="SimSun" w:hAnsi="3DS V2" w:cstheme="minorBidi"/>
            <w:lang w:val="fr-FR"/>
          </w:rPr>
          <w:delText xml:space="preserve"> face </w:delText>
        </w:r>
        <w:r w:rsidR="00120B07" w:rsidDel="00DA0E96">
          <w:rPr>
            <w:rFonts w:ascii="3DS V2" w:eastAsia="SimSun" w:hAnsi="3DS V2" w:cstheme="minorBidi"/>
            <w:lang w:val="fr-FR"/>
          </w:rPr>
          <w:delText>aux</w:delText>
        </w:r>
        <w:r w:rsidR="00F54A34" w:rsidRPr="0041418D" w:rsidDel="00DA0E96">
          <w:rPr>
            <w:rFonts w:ascii="3DS V2" w:eastAsia="SimSun" w:hAnsi="3DS V2" w:cstheme="minorBidi"/>
            <w:lang w:val="fr-FR"/>
          </w:rPr>
          <w:delText xml:space="preserve"> connecteurs complexes</w:delText>
        </w:r>
        <w:r w:rsidR="007E1B05" w:rsidDel="00DA0E96">
          <w:rPr>
            <w:rFonts w:ascii="3DS V2" w:eastAsia="SimSun" w:hAnsi="3DS V2" w:cstheme="minorBidi"/>
            <w:lang w:val="fr-FR"/>
          </w:rPr>
          <w:delText xml:space="preserve">, à cause de la difficulté à déterminer ce rayon « adapté ». </w:delText>
        </w:r>
        <w:r w:rsidR="00BF0B1B" w:rsidRPr="00BF0B1B" w:rsidDel="00DA0E96">
          <w:rPr>
            <w:rFonts w:ascii="3DS V2" w:eastAsia="SimSun" w:hAnsi="3DS V2" w:cstheme="minorBidi"/>
            <w:lang w:val="fr-FR"/>
          </w:rPr>
          <w:delText xml:space="preserve">Si le rayon est défini comme la distance entre une cavité et la cavité la plus proche, certaines cavités risquent de ne pas être correctement identifiées comme </w:delText>
        </w:r>
        <w:commentRangeStart w:id="83"/>
        <w:r w:rsidR="00BF0B1B" w:rsidRPr="00BF0B1B" w:rsidDel="00DA0E96">
          <w:rPr>
            <w:rFonts w:ascii="3DS V2" w:eastAsia="SimSun" w:hAnsi="3DS V2" w:cstheme="minorBidi"/>
            <w:lang w:val="fr-FR"/>
          </w:rPr>
          <w:delText>voisines</w:delText>
        </w:r>
      </w:del>
      <w:commentRangeEnd w:id="83"/>
      <w:r w:rsidR="0043504C">
        <w:rPr>
          <w:rStyle w:val="CommentReference"/>
          <w:szCs w:val="20"/>
          <w:lang w:val="fr-FR" w:eastAsia="en-US"/>
        </w:rPr>
        <w:commentReference w:id="83"/>
      </w:r>
      <w:del w:id="84" w:author="GOUTAUDIER Sébastien" w:date="2025-08-01T10:31:00Z">
        <w:r w:rsidR="00BF0B1B" w:rsidRPr="00BF0B1B" w:rsidDel="00DA0E96">
          <w:rPr>
            <w:rFonts w:ascii="3DS V2" w:eastAsia="SimSun" w:hAnsi="3DS V2" w:cstheme="minorBidi"/>
            <w:lang w:val="fr-FR"/>
          </w:rPr>
          <w:delText xml:space="preserve">. </w:delText>
        </w:r>
      </w:del>
    </w:p>
    <w:p w14:paraId="190F337D" w14:textId="15D45C36" w:rsidR="00421E08" w:rsidRPr="0041418D" w:rsidRDefault="00955C80" w:rsidP="00955C80">
      <w:pPr>
        <w:pStyle w:val="NormalWeb"/>
        <w:jc w:val="center"/>
        <w:rPr>
          <w:rFonts w:ascii="3DS V2" w:eastAsia="SimSun"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179F02F0">
                <wp:simplePos x="0" y="0"/>
                <wp:positionH relativeFrom="margin">
                  <wp:posOffset>921888</wp:posOffset>
                </wp:positionH>
                <wp:positionV relativeFrom="paragraph">
                  <wp:posOffset>1142</wp:posOffset>
                </wp:positionV>
                <wp:extent cx="787400" cy="796594"/>
                <wp:effectExtent l="0" t="0" r="12700" b="22860"/>
                <wp:wrapNone/>
                <wp:docPr id="9" name="Ellipse 9"/>
                <wp:cNvGraphicFramePr/>
                <a:graphic xmlns:a="http://schemas.openxmlformats.org/drawingml/2006/main">
                  <a:graphicData uri="http://schemas.microsoft.com/office/word/2010/wordprocessingShape">
                    <wps:wsp>
                      <wps:cNvSpPr/>
                      <wps:spPr>
                        <a:xfrm>
                          <a:off x="0" y="0"/>
                          <a:ext cx="787400" cy="796594"/>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F713193" id="Ellipse 9" o:spid="_x0000_s1026" style="position:absolute;margin-left:72.6pt;margin-top:.1pt;width:62pt;height:62.7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" filled="f" strokecolor="#da291c [3214]" strokeweight="2pt">
                <w10:wrap anchorx="margin"/>
              </v:oval>
            </w:pict>
          </mc:Fallback>
        </mc:AlternateContent>
      </w:r>
      <w:r w:rsidRPr="0041418D">
        <w:rPr>
          <w:rFonts w:ascii="3DS V2" w:hAnsi="3DS V2"/>
          <w:noProof/>
        </w:rPr>
        <w:drawing>
          <wp:inline distT="0" distB="0" distL="0" distR="0" wp14:anchorId="3990D0BE" wp14:editId="33570B18">
            <wp:extent cx="4754880" cy="1259205"/>
            <wp:effectExtent l="0" t="0" r="7620" b="0"/>
            <wp:docPr id="4" name="Image 4" descr="Une image contenant Rectangl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Rectangle, capture d’écran, Police, conception&#10;&#10;Le contenu généré par l’IA peut êtr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1259205"/>
                    </a:xfrm>
                    <a:prstGeom prst="rect">
                      <a:avLst/>
                    </a:prstGeom>
                    <a:noFill/>
                    <a:ln>
                      <a:noFill/>
                    </a:ln>
                  </pic:spPr>
                </pic:pic>
              </a:graphicData>
            </a:graphic>
          </wp:inline>
        </w:drawing>
      </w:r>
    </w:p>
    <w:p w14:paraId="1576610C" w14:textId="0CCA7832" w:rsidR="00331500" w:rsidRDefault="007644BA" w:rsidP="00955C80">
      <w:pPr>
        <w:pStyle w:val="Caption"/>
        <w:ind w:firstLineChars="693" w:firstLine="1247"/>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4D4217">
        <w:rPr>
          <w:rFonts w:ascii="3DS V2" w:hAnsi="3DS V2"/>
          <w:noProof/>
        </w:rPr>
        <w:t>12</w:t>
      </w:r>
      <w:r w:rsidR="008120F4" w:rsidRPr="0041418D">
        <w:rPr>
          <w:rFonts w:ascii="3DS V2" w:hAnsi="3DS V2"/>
          <w:noProof/>
        </w:rPr>
        <w:fldChar w:fldCharType="end"/>
      </w:r>
      <w:r w:rsidRPr="0041418D">
        <w:rPr>
          <w:rFonts w:ascii="3DS V2" w:hAnsi="3DS V2"/>
        </w:rPr>
        <w:t xml:space="preserve"> : </w:t>
      </w:r>
      <w:r w:rsidRPr="0040636C">
        <w:rPr>
          <w:rFonts w:ascii="3DS V2" w:hAnsi="3DS V2"/>
        </w:rPr>
        <w:t>Connect</w:t>
      </w:r>
      <w:r w:rsidR="005D7A65">
        <w:rPr>
          <w:rFonts w:ascii="3DS V2" w:hAnsi="3DS V2"/>
        </w:rPr>
        <w:t>eu</w:t>
      </w:r>
      <w:r w:rsidRPr="0040636C">
        <w:rPr>
          <w:rFonts w:ascii="3DS V2" w:hAnsi="3DS V2"/>
        </w:rPr>
        <w:t>r</w:t>
      </w:r>
      <w:r w:rsidRPr="0041418D">
        <w:rPr>
          <w:rFonts w:ascii="3DS V2" w:hAnsi="3DS V2"/>
        </w:rPr>
        <w:t xml:space="preserve"> 21 pin "EN354504"</w:t>
      </w:r>
      <w:r w:rsidR="00F87388" w:rsidRPr="0041418D">
        <w:rPr>
          <w:rFonts w:ascii="3DS V2" w:hAnsi="3DS V2"/>
        </w:rPr>
        <w:t xml:space="preserve"> : 2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5D7A65">
        <w:rPr>
          <w:rFonts w:ascii="3DS V2" w:hAnsi="3DS V2"/>
        </w:rPr>
        <w:t>12 et 13)</w:t>
      </w:r>
      <w:r w:rsidR="00F87388" w:rsidRPr="0041418D">
        <w:rPr>
          <w:rFonts w:ascii="3DS V2" w:hAnsi="3DS V2"/>
        </w:rPr>
        <w:t xml:space="preserve"> </w:t>
      </w:r>
      <w:r w:rsidR="001B018E">
        <w:rPr>
          <w:rFonts w:ascii="3DS V2" w:hAnsi="3DS V2"/>
        </w:rPr>
        <w:t xml:space="preserve">de cavité N°2 </w:t>
      </w:r>
      <w:r w:rsidR="00F87388" w:rsidRPr="0041418D">
        <w:rPr>
          <w:rFonts w:ascii="3DS V2" w:hAnsi="3DS V2"/>
        </w:rPr>
        <w:t>ignorés</w:t>
      </w:r>
    </w:p>
    <w:p w14:paraId="0D049AC9" w14:textId="15E429FC" w:rsidR="00F87388" w:rsidRPr="0040636C" w:rsidRDefault="005D0D75" w:rsidP="005D0D75">
      <w:pPr>
        <w:pStyle w:val="NormalWeb"/>
        <w:keepNext/>
        <w:jc w:val="center"/>
        <w:rPr>
          <w:rFonts w:ascii="3DS V2" w:hAnsi="3DS V2"/>
          <w:lang w:val="fr-FR"/>
        </w:rPr>
      </w:pPr>
      <w:r w:rsidRPr="0041418D">
        <w:rPr>
          <w:rFonts w:ascii="3DS V2" w:hAnsi="3DS V2" w:cs="Arial"/>
          <w:noProof/>
          <w:color w:val="FF0000"/>
        </w:rPr>
        <w:lastRenderedPageBreak/>
        <mc:AlternateContent>
          <mc:Choice Requires="wps">
            <w:drawing>
              <wp:anchor distT="0" distB="0" distL="114300" distR="114300" simplePos="0" relativeHeight="251674112" behindDoc="0" locked="0" layoutInCell="1" allowOverlap="1" wp14:anchorId="52BC40C3" wp14:editId="5E4C34FE">
                <wp:simplePos x="0" y="0"/>
                <wp:positionH relativeFrom="margin">
                  <wp:posOffset>1069340</wp:posOffset>
                </wp:positionH>
                <wp:positionV relativeFrom="paragraph">
                  <wp:posOffset>422873</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0F3DB79" id="Ellipse 10" o:spid="_x0000_s1026" style="position:absolute;margin-left:84.2pt;margin-top:33.3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" filled="f" strokecolor="#da291c [3214]" strokeweight="2pt">
                <w10:wrap anchorx="margin"/>
              </v:oval>
            </w:pict>
          </mc:Fallback>
        </mc:AlternateContent>
      </w:r>
      <w:r w:rsidRPr="0041418D">
        <w:rPr>
          <w:rFonts w:ascii="3DS V2" w:eastAsia="SimSun" w:hAnsi="3DS V2" w:cstheme="minorBidi"/>
          <w:noProof/>
          <w:lang w:val="fr-FR"/>
        </w:rPr>
        <w:drawing>
          <wp:inline distT="0" distB="0" distL="0" distR="0" wp14:anchorId="37A9C933" wp14:editId="323F7C86">
            <wp:extent cx="4730750" cy="12287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30750" cy="1228725"/>
                    </a:xfrm>
                    <a:prstGeom prst="rect">
                      <a:avLst/>
                    </a:prstGeom>
                  </pic:spPr>
                </pic:pic>
              </a:graphicData>
            </a:graphic>
          </wp:inline>
        </w:drawing>
      </w:r>
    </w:p>
    <w:p w14:paraId="6409566C" w14:textId="4EEE7E20" w:rsidR="00377D85" w:rsidRPr="0041418D" w:rsidRDefault="00F87388" w:rsidP="005D0D75">
      <w:pPr>
        <w:pStyle w:val="Caption"/>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4D4217">
        <w:rPr>
          <w:rFonts w:ascii="3DS V2" w:hAnsi="3DS V2"/>
          <w:noProof/>
        </w:rPr>
        <w:t>13</w:t>
      </w:r>
      <w:r w:rsidR="008120F4" w:rsidRPr="0041418D">
        <w:rPr>
          <w:rFonts w:ascii="3DS V2" w:hAnsi="3DS V2"/>
          <w:noProof/>
        </w:rPr>
        <w:fldChar w:fldCharType="end"/>
      </w:r>
      <w:r w:rsidRPr="0041418D">
        <w:rPr>
          <w:rFonts w:ascii="3DS V2" w:hAnsi="3DS V2"/>
        </w:rPr>
        <w:t xml:space="preserve"> : Connect</w:t>
      </w:r>
      <w:r w:rsidR="006A3250">
        <w:rPr>
          <w:rFonts w:ascii="3DS V2" w:hAnsi="3DS V2"/>
        </w:rPr>
        <w:t>eu</w:t>
      </w:r>
      <w:r w:rsidRPr="0041418D">
        <w:rPr>
          <w:rFonts w:ascii="3DS V2" w:hAnsi="3DS V2"/>
        </w:rPr>
        <w:t xml:space="preserve">r 12 + 25 Pin "EN354509" : Plusieurs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1B018E">
        <w:rPr>
          <w:rFonts w:ascii="3DS V2" w:hAnsi="3DS V2"/>
        </w:rPr>
        <w:t>1, 2, 11, 26) de</w:t>
      </w:r>
      <w:r w:rsidRPr="0041418D">
        <w:rPr>
          <w:rFonts w:ascii="3DS V2" w:hAnsi="3DS V2"/>
        </w:rPr>
        <w:t xml:space="preserve"> </w:t>
      </w:r>
      <w:r w:rsidR="001B018E">
        <w:rPr>
          <w:rFonts w:ascii="3DS V2" w:hAnsi="3DS V2"/>
        </w:rPr>
        <w:t xml:space="preserve">cavité N°12 </w:t>
      </w:r>
      <w:r w:rsidRPr="0041418D">
        <w:rPr>
          <w:rFonts w:ascii="3DS V2" w:hAnsi="3DS V2"/>
        </w:rPr>
        <w:t>ignorés</w:t>
      </w:r>
    </w:p>
    <w:p w14:paraId="3E49BDF4" w14:textId="486FCE63" w:rsidR="00C238D5" w:rsidDel="00A87D4B" w:rsidRDefault="00A87D4B" w:rsidP="00421E08">
      <w:pPr>
        <w:pStyle w:val="NormalWeb"/>
        <w:rPr>
          <w:del w:id="85" w:author="GOUTAUDIER Sébastien" w:date="2025-08-01T10:33:00Z"/>
          <w:rFonts w:ascii="3DS V2" w:eastAsia="SimSun" w:hAnsi="3DS V2" w:cstheme="minorBidi"/>
          <w:lang w:val="fr-FR"/>
        </w:rPr>
      </w:pPr>
      <w:ins w:id="86" w:author="GOUTAUDIER Sébastien" w:date="2025-08-01T10:33:00Z">
        <w:r w:rsidRPr="00A87D4B">
          <w:rPr>
            <w:rFonts w:ascii="Arial" w:hAnsi="Arial" w:cs="Arial"/>
            <w:color w:val="3D3D3D"/>
            <w:shd w:val="clear" w:color="auto" w:fill="FFFFFF"/>
            <w:lang w:val="fr-FR"/>
            <w:rPrChange w:id="87" w:author="GOUTAUDIER Sébastien" w:date="2025-08-01T10:33:00Z">
              <w:rPr>
                <w:rFonts w:ascii="Arial" w:hAnsi="Arial" w:cs="Arial"/>
                <w:color w:val="3D3D3D"/>
                <w:shd w:val="clear" w:color="auto" w:fill="FFFFFF"/>
              </w:rPr>
            </w:rPrChange>
          </w:rPr>
          <w:t>On observe donc que plusieurs cavités voisines sont ignorées, bien qu'elles soient à côté d'un point de vue intuitif.</w:t>
        </w:r>
      </w:ins>
      <w:del w:id="88" w:author="GOUTAUDIER Sébastien" w:date="2025-08-01T10:33:00Z">
        <w:r w:rsidR="006020F7" w:rsidDel="00A87D4B">
          <w:rPr>
            <w:rFonts w:ascii="3DS V2" w:eastAsia="SimSun" w:hAnsi="3DS V2" w:cstheme="minorBidi"/>
            <w:lang w:val="fr-FR"/>
          </w:rPr>
          <w:delText>On voit donc que plusieurs</w:delText>
        </w:r>
        <w:r w:rsidR="00F87388" w:rsidRPr="0041418D" w:rsidDel="00A87D4B">
          <w:rPr>
            <w:rFonts w:ascii="3DS V2" w:eastAsia="SimSun" w:hAnsi="3DS V2" w:cstheme="minorBidi"/>
            <w:lang w:val="fr-FR"/>
          </w:rPr>
          <w:delText xml:space="preserve"> </w:delText>
        </w:r>
        <w:r w:rsidR="007610F9" w:rsidDel="00A87D4B">
          <w:rPr>
            <w:rFonts w:ascii="3DS V2" w:eastAsia="SimSun" w:hAnsi="3DS V2" w:cstheme="minorBidi"/>
            <w:lang w:val="fr-FR"/>
          </w:rPr>
          <w:delText xml:space="preserve">cavités voisines </w:delText>
        </w:r>
        <w:r w:rsidR="00073537" w:rsidRPr="0041418D" w:rsidDel="00A87D4B">
          <w:rPr>
            <w:rFonts w:ascii="3DS V2" w:eastAsia="SimSun" w:hAnsi="3DS V2" w:cstheme="minorBidi"/>
            <w:lang w:val="fr-FR"/>
          </w:rPr>
          <w:delText xml:space="preserve">sont </w:delText>
        </w:r>
        <w:r w:rsidR="00BA26ED" w:rsidRPr="0041418D" w:rsidDel="00A87D4B">
          <w:rPr>
            <w:rFonts w:ascii="3DS V2" w:eastAsia="SimSun" w:hAnsi="3DS V2" w:cstheme="minorBidi"/>
            <w:lang w:val="fr-FR"/>
          </w:rPr>
          <w:delText>ignorées</w:delText>
        </w:r>
        <w:r w:rsidR="007610F9" w:rsidDel="00A87D4B">
          <w:rPr>
            <w:rFonts w:ascii="3DS V2" w:eastAsia="SimSun" w:hAnsi="3DS V2" w:cstheme="minorBidi"/>
            <w:lang w:val="fr-FR"/>
          </w:rPr>
          <w:delText xml:space="preserve">, bien qu’ils soient à côté </w:delText>
        </w:r>
        <w:r w:rsidR="007610F9" w:rsidRPr="007610F9" w:rsidDel="00A87D4B">
          <w:rPr>
            <w:rFonts w:ascii="3DS V2" w:eastAsia="SimSun" w:hAnsi="3DS V2" w:cstheme="minorBidi"/>
            <w:lang w:val="fr-FR"/>
          </w:rPr>
          <w:delText>d'un point de vue intuitif</w:delText>
        </w:r>
        <w:r w:rsidR="007610F9" w:rsidDel="00A87D4B">
          <w:rPr>
            <w:rFonts w:ascii="3DS V2" w:eastAsia="SimSun" w:hAnsi="3DS V2" w:cstheme="minorBidi"/>
            <w:lang w:val="fr-FR"/>
          </w:rPr>
          <w:delText xml:space="preserve">. </w:delText>
        </w:r>
      </w:del>
    </w:p>
    <w:p w14:paraId="5940341C" w14:textId="6D386071" w:rsidR="00AF765D" w:rsidRDefault="002F14A7" w:rsidP="00D41A2A">
      <w:pPr>
        <w:pStyle w:val="NormalWeb"/>
        <w:rPr>
          <w:rFonts w:ascii="3DS V2" w:eastAsia="SimSun" w:hAnsi="3DS V2" w:cstheme="minorBidi"/>
          <w:lang w:val="fr-FR"/>
        </w:rPr>
      </w:pPr>
      <w:del w:id="89" w:author="GOUTAUDIER Sébastien" w:date="2025-08-01T10:33:00Z">
        <w:r w:rsidRPr="0041418D" w:rsidDel="00B03248">
          <w:rPr>
            <w:rFonts w:ascii="3DS V2" w:eastAsia="SimSun" w:hAnsi="3DS V2" w:cstheme="minorBidi"/>
            <w:lang w:val="fr-FR"/>
          </w:rPr>
          <w:delText xml:space="preserve">Il </w:delText>
        </w:r>
      </w:del>
      <w:ins w:id="90" w:author="GOUTAUDIER Sébastien" w:date="2025-08-01T10:33:00Z">
        <w:r w:rsidR="00B03248">
          <w:rPr>
            <w:rFonts w:ascii="3DS V2" w:eastAsia="SimSun" w:hAnsi="3DS V2" w:cstheme="minorBidi"/>
            <w:lang w:val="fr-FR"/>
          </w:rPr>
          <w:t>Il</w:t>
        </w:r>
        <w:r w:rsidR="00B03248" w:rsidRPr="0041418D">
          <w:rPr>
            <w:rFonts w:ascii="3DS V2" w:eastAsia="SimSun" w:hAnsi="3DS V2" w:cstheme="minorBidi"/>
            <w:lang w:val="fr-FR"/>
          </w:rPr>
          <w:t xml:space="preserve"> </w:t>
        </w:r>
      </w:ins>
      <w:r w:rsidRPr="0041418D">
        <w:rPr>
          <w:rFonts w:ascii="3DS V2" w:eastAsia="SimSun" w:hAnsi="3DS V2" w:cstheme="minorBidi"/>
          <w:lang w:val="fr-FR"/>
        </w:rPr>
        <w:t xml:space="preserve">est </w:t>
      </w:r>
      <w:del w:id="91" w:author="GOUTAUDIER Sébastien" w:date="2025-08-01T10:33:00Z">
        <w:r w:rsidRPr="0041418D" w:rsidDel="00B03248">
          <w:rPr>
            <w:rFonts w:ascii="3DS V2" w:eastAsia="SimSun" w:hAnsi="3DS V2" w:cstheme="minorBidi"/>
            <w:lang w:val="fr-FR"/>
          </w:rPr>
          <w:delText xml:space="preserve">peut-être </w:delText>
        </w:r>
      </w:del>
      <w:r w:rsidRPr="0041418D">
        <w:rPr>
          <w:rFonts w:ascii="3DS V2" w:eastAsia="SimSun" w:hAnsi="3DS V2" w:cstheme="minorBidi"/>
          <w:lang w:val="fr-FR"/>
        </w:rPr>
        <w:t xml:space="preserve">possible d’ajouter </w:t>
      </w:r>
      <w:r w:rsidR="003129A0">
        <w:rPr>
          <w:rFonts w:ascii="3DS V2" w:eastAsia="SimSun" w:hAnsi="3DS V2" w:cstheme="minorBidi"/>
          <w:lang w:val="fr-FR"/>
        </w:rPr>
        <w:t>un coefficient</w:t>
      </w:r>
      <w:r w:rsidR="00F43889">
        <w:rPr>
          <w:rFonts w:ascii="3DS V2" w:eastAsia="SimSun" w:hAnsi="3DS V2" w:cstheme="minorBidi"/>
          <w:lang w:val="fr-FR"/>
        </w:rPr>
        <w:t xml:space="preserve"> </w:t>
      </w:r>
      <w:r w:rsidR="003129A0">
        <w:rPr>
          <w:rFonts w:ascii="3DS V2" w:eastAsia="SimSun" w:hAnsi="3DS V2" w:cstheme="minorBidi"/>
          <w:lang w:val="fr-FR"/>
        </w:rPr>
        <w:t xml:space="preserve">qui donne </w:t>
      </w:r>
      <w:r w:rsidRPr="0041418D">
        <w:rPr>
          <w:rFonts w:ascii="3DS V2" w:eastAsia="SimSun" w:hAnsi="3DS V2" w:cstheme="minorBidi"/>
          <w:lang w:val="fr-FR"/>
        </w:rPr>
        <w:t xml:space="preserve">une marge au rayon pour </w:t>
      </w:r>
      <w:r w:rsidR="00660837" w:rsidRPr="0041418D">
        <w:rPr>
          <w:rFonts w:ascii="3DS V2" w:eastAsia="SimSun" w:hAnsi="3DS V2" w:cstheme="minorBidi"/>
          <w:lang w:val="fr-FR"/>
        </w:rPr>
        <w:t xml:space="preserve">essayer </w:t>
      </w:r>
      <w:r w:rsidR="00997505">
        <w:rPr>
          <w:rFonts w:ascii="3DS V2" w:eastAsia="SimSun" w:hAnsi="3DS V2" w:cstheme="minorBidi"/>
          <w:lang w:val="fr-FR"/>
        </w:rPr>
        <w:t>d’éviter ce problème</w:t>
      </w:r>
      <w:r w:rsidR="003129A0">
        <w:rPr>
          <w:rFonts w:ascii="3DS V2" w:eastAsia="SimSun" w:hAnsi="3DS V2" w:cstheme="minorBidi"/>
          <w:lang w:val="fr-FR"/>
        </w:rPr>
        <w:t xml:space="preserve">. </w:t>
      </w:r>
      <w:r w:rsidR="000C5220">
        <w:rPr>
          <w:rFonts w:ascii="3DS V2" w:eastAsia="SimSun" w:hAnsi="3DS V2" w:cstheme="minorBidi"/>
          <w:lang w:val="fr-FR"/>
        </w:rPr>
        <w:t>Par exemple, d</w:t>
      </w:r>
      <w:r w:rsidR="005D572A">
        <w:rPr>
          <w:rFonts w:ascii="3DS V2" w:eastAsia="SimSun" w:hAnsi="3DS V2" w:cstheme="minorBidi"/>
          <w:lang w:val="fr-FR"/>
        </w:rPr>
        <w:t xml:space="preserve">ans les deux cas précédents, l’algorithme donnerait un bon résultat si </w:t>
      </w:r>
      <w:r w:rsidR="00EC790C">
        <w:rPr>
          <w:rFonts w:ascii="3DS V2" w:eastAsia="SimSun" w:hAnsi="3DS V2" w:cstheme="minorBidi"/>
          <w:lang w:val="fr-FR"/>
        </w:rPr>
        <w:t>un nouveau rayon</w:t>
      </w:r>
      <w:r w:rsidR="005D572A">
        <w:rPr>
          <w:rFonts w:ascii="3DS V2" w:eastAsia="SimSun" w:hAnsi="3DS V2" w:cstheme="minorBidi"/>
          <w:lang w:val="fr-FR"/>
        </w:rPr>
        <w:t xml:space="preserve"> </w:t>
      </w:r>
      <m:oMath>
        <m:r>
          <w:rPr>
            <w:rFonts w:ascii="Cambria Math" w:eastAsia="SimSun" w:hAnsi="Cambria Math" w:cstheme="minorBidi"/>
            <w:lang w:val="fr-FR"/>
          </w:rPr>
          <m:t>R' = 1,3 R</m:t>
        </m:r>
      </m:oMath>
      <w:r w:rsidR="005D572A">
        <w:rPr>
          <w:rFonts w:ascii="3DS V2" w:eastAsia="SimSun" w:hAnsi="3DS V2" w:cstheme="minorBidi"/>
          <w:lang w:val="fr-FR"/>
        </w:rPr>
        <w:t xml:space="preserve"> </w:t>
      </w:r>
      <w:r w:rsidR="005E6A9A">
        <w:rPr>
          <w:rFonts w:ascii="3DS V2" w:eastAsia="SimSun" w:hAnsi="3DS V2" w:cstheme="minorBidi"/>
          <w:lang w:val="fr-FR"/>
        </w:rPr>
        <w:t>était</w:t>
      </w:r>
      <w:r w:rsidR="005D572A">
        <w:rPr>
          <w:rFonts w:ascii="3DS V2" w:eastAsia="SimSun" w:hAnsi="3DS V2" w:cstheme="minorBidi"/>
          <w:lang w:val="fr-FR"/>
        </w:rPr>
        <w:t xml:space="preserve"> mis</w:t>
      </w:r>
      <w:del w:id="92" w:author="GOUTAUDIER Sébastien" w:date="2025-08-01T10:34:00Z">
        <w:r w:rsidR="005D572A" w:rsidDel="004567B6">
          <w:rPr>
            <w:rFonts w:ascii="3DS V2" w:eastAsia="SimSun" w:hAnsi="3DS V2" w:cstheme="minorBidi"/>
            <w:lang w:val="fr-FR"/>
          </w:rPr>
          <w:delText>e</w:delText>
        </w:r>
      </w:del>
      <w:r w:rsidR="005D572A">
        <w:rPr>
          <w:rFonts w:ascii="3DS V2" w:eastAsia="SimSun" w:hAnsi="3DS V2" w:cstheme="minorBidi"/>
          <w:lang w:val="fr-FR"/>
        </w:rPr>
        <w:t xml:space="preserve"> en place.</w:t>
      </w:r>
      <w:r w:rsidR="00CF6C25">
        <w:rPr>
          <w:rFonts w:ascii="3DS V2" w:eastAsia="SimSun" w:hAnsi="3DS V2" w:cstheme="minorBidi"/>
          <w:lang w:val="fr-FR"/>
        </w:rPr>
        <w:t xml:space="preserve"> </w:t>
      </w:r>
      <w:r w:rsidR="002B26DD">
        <w:rPr>
          <w:rFonts w:ascii="3DS V2" w:eastAsia="SimSun" w:hAnsi="3DS V2" w:cstheme="minorBidi"/>
          <w:lang w:val="fr-FR"/>
        </w:rPr>
        <w:t xml:space="preserve">Malheureusement, </w:t>
      </w:r>
      <w:r w:rsidR="00025186" w:rsidRPr="00025186">
        <w:rPr>
          <w:rFonts w:ascii="3DS V2" w:eastAsia="SimSun" w:hAnsi="3DS V2" w:cstheme="minorBidi"/>
          <w:lang w:val="fr-FR"/>
        </w:rPr>
        <w:t>Il n'existe pas de formule permettant de calculer ce coefficient pour un cas quelconque</w:t>
      </w:r>
      <w:r w:rsidR="002B26DD">
        <w:rPr>
          <w:rFonts w:ascii="3DS V2" w:eastAsia="SimSun" w:hAnsi="3DS V2" w:cstheme="minorBidi"/>
          <w:lang w:val="fr-FR"/>
        </w:rPr>
        <w:t xml:space="preserve">. </w:t>
      </w:r>
      <w:r w:rsidR="00073357" w:rsidRPr="00073357">
        <w:rPr>
          <w:rFonts w:ascii="3DS V2" w:eastAsia="SimSun" w:hAnsi="3DS V2" w:cstheme="minorBidi"/>
          <w:lang w:val="fr-FR"/>
        </w:rPr>
        <w:t>Fin</w:t>
      </w:r>
      <w:r w:rsidR="00073357">
        <w:rPr>
          <w:rFonts w:ascii="3DS V2" w:eastAsia="SimSun" w:hAnsi="3DS V2" w:cstheme="minorBidi"/>
          <w:lang w:val="fr-FR"/>
        </w:rPr>
        <w:t>alement, c</w:t>
      </w:r>
      <w:r w:rsidR="00D41A2A">
        <w:rPr>
          <w:rFonts w:ascii="3DS V2" w:eastAsia="SimSun" w:hAnsi="3DS V2" w:cstheme="minorBidi"/>
          <w:lang w:val="fr-FR"/>
        </w:rPr>
        <w:t xml:space="preserve">et </w:t>
      </w:r>
      <w:r w:rsidRPr="0041418D">
        <w:rPr>
          <w:rFonts w:ascii="3DS V2" w:eastAsia="SimSun" w:hAnsi="3DS V2" w:cstheme="minorBidi"/>
          <w:lang w:val="fr-FR"/>
        </w:rPr>
        <w:t>algorithme</w:t>
      </w:r>
      <w:r w:rsidR="00741A08" w:rsidRPr="0041418D">
        <w:rPr>
          <w:rFonts w:ascii="3DS V2" w:eastAsia="SimSun" w:hAnsi="3DS V2" w:cstheme="minorBidi"/>
          <w:lang w:val="fr-FR"/>
        </w:rPr>
        <w:t xml:space="preserve"> </w:t>
      </w:r>
      <w:r w:rsidR="00D41A2A">
        <w:rPr>
          <w:rFonts w:ascii="3DS V2" w:eastAsia="SimSun" w:hAnsi="3DS V2" w:cstheme="minorBidi"/>
          <w:lang w:val="fr-FR"/>
        </w:rPr>
        <w:t xml:space="preserve">est jugé </w:t>
      </w:r>
      <w:r w:rsidR="00741A08" w:rsidRPr="0041418D">
        <w:rPr>
          <w:rFonts w:ascii="3DS V2" w:eastAsia="SimSun" w:hAnsi="3DS V2" w:cstheme="minorBidi"/>
          <w:lang w:val="fr-FR"/>
        </w:rPr>
        <w:t xml:space="preserve">peu </w:t>
      </w:r>
      <w:r w:rsidR="003F64DA" w:rsidRPr="0041418D">
        <w:rPr>
          <w:rFonts w:ascii="3DS V2" w:eastAsia="SimSun" w:hAnsi="3DS V2" w:cstheme="minorBidi"/>
          <w:lang w:val="fr-FR"/>
        </w:rPr>
        <w:t>satisfaisant</w:t>
      </w:r>
      <w:r w:rsidR="00825D2C">
        <w:rPr>
          <w:rFonts w:ascii="3DS V2" w:eastAsia="SimSun" w:hAnsi="3DS V2" w:cstheme="minorBidi"/>
          <w:lang w:val="fr-FR"/>
        </w:rPr>
        <w:t xml:space="preserve"> et </w:t>
      </w:r>
      <w:r w:rsidR="006020F7">
        <w:rPr>
          <w:rFonts w:ascii="3DS V2" w:eastAsia="SimSun" w:hAnsi="3DS V2" w:cstheme="minorBidi"/>
          <w:lang w:val="fr-FR"/>
        </w:rPr>
        <w:t>donc non réalisable</w:t>
      </w:r>
      <w:r w:rsidRPr="0041418D">
        <w:rPr>
          <w:rFonts w:ascii="3DS V2" w:eastAsia="SimSun" w:hAnsi="3DS V2" w:cstheme="minorBidi"/>
          <w:lang w:val="fr-FR"/>
        </w:rPr>
        <w:t>.</w:t>
      </w:r>
      <w:r w:rsidR="003F64DA" w:rsidRPr="0041418D">
        <w:rPr>
          <w:rFonts w:ascii="3DS V2" w:eastAsia="SimSun" w:hAnsi="3DS V2" w:cstheme="minorBidi"/>
          <w:lang w:val="fr-FR"/>
        </w:rPr>
        <w:t xml:space="preserve"> </w:t>
      </w:r>
    </w:p>
    <w:p w14:paraId="4D74F2D3" w14:textId="36E93C7F" w:rsidR="00D63DEA" w:rsidRDefault="00D90D5B" w:rsidP="009C02F2">
      <w:pPr>
        <w:pStyle w:val="NormalWeb"/>
        <w:rPr>
          <w:rFonts w:ascii="3DS V2" w:eastAsia="SimSun" w:hAnsi="3DS V2" w:cstheme="minorBidi"/>
          <w:lang w:val="fr-FR"/>
        </w:rPr>
      </w:pPr>
      <w:r>
        <w:rPr>
          <w:rFonts w:ascii="3DS V2" w:eastAsia="SimSun" w:hAnsi="3DS V2" w:cstheme="minorBidi"/>
          <w:lang w:val="fr-FR"/>
        </w:rPr>
        <w:t>Inspiré par un projet étudiant réalisé pendant l’UE NF04(Algorithmique) à l’UTT, une autre approche algorithmique, l</w:t>
      </w:r>
      <w:r w:rsidR="009C02F2" w:rsidRPr="0041418D">
        <w:rPr>
          <w:rFonts w:ascii="3DS V2" w:eastAsia="SimSun" w:hAnsi="3DS V2" w:cstheme="minorBidi"/>
          <w:lang w:val="fr-FR"/>
        </w:rPr>
        <w:t>a triangulation Delaunay</w:t>
      </w:r>
      <w:r>
        <w:rPr>
          <w:rFonts w:ascii="3DS V2" w:eastAsia="SimSun" w:hAnsi="3DS V2" w:cstheme="minorBidi"/>
          <w:lang w:val="fr-FR"/>
        </w:rPr>
        <w:t xml:space="preserve">, est </w:t>
      </w:r>
      <w:r w:rsidR="00253807">
        <w:rPr>
          <w:rFonts w:ascii="3DS V2" w:eastAsia="SimSun" w:hAnsi="3DS V2" w:cstheme="minorBidi"/>
          <w:lang w:val="fr-FR"/>
        </w:rPr>
        <w:t xml:space="preserve">choisi pour répondre </w:t>
      </w:r>
      <w:r w:rsidR="0059282B">
        <w:rPr>
          <w:rFonts w:ascii="3DS V2" w:eastAsia="SimSun" w:hAnsi="3DS V2" w:cstheme="minorBidi"/>
          <w:lang w:val="fr-FR"/>
        </w:rPr>
        <w:t>à</w:t>
      </w:r>
      <w:r w:rsidR="00253807">
        <w:rPr>
          <w:rFonts w:ascii="3DS V2" w:eastAsia="SimSun" w:hAnsi="3DS V2" w:cstheme="minorBidi"/>
          <w:lang w:val="fr-FR"/>
        </w:rPr>
        <w:t xml:space="preserve"> no</w:t>
      </w:r>
      <w:r w:rsidR="001A6C82">
        <w:rPr>
          <w:rFonts w:ascii="3DS V2" w:eastAsia="SimSun" w:hAnsi="3DS V2" w:cstheme="minorBidi"/>
          <w:lang w:val="fr-FR"/>
        </w:rPr>
        <w:t>tre</w:t>
      </w:r>
      <w:r w:rsidR="00253807">
        <w:rPr>
          <w:rFonts w:ascii="3DS V2" w:eastAsia="SimSun" w:hAnsi="3DS V2" w:cstheme="minorBidi"/>
          <w:lang w:val="fr-FR"/>
        </w:rPr>
        <w:t xml:space="preserve"> besoin.</w:t>
      </w:r>
    </w:p>
    <w:p w14:paraId="2DCFB16F" w14:textId="1BD174A7" w:rsidR="009C02F2" w:rsidRPr="00997505" w:rsidRDefault="00D353B6" w:rsidP="009C02F2">
      <w:pPr>
        <w:pStyle w:val="NormalWeb"/>
        <w:rPr>
          <w:rFonts w:ascii="3DS V2" w:hAnsi="3DS V2"/>
          <w:lang w:val="fr-FR"/>
        </w:rPr>
      </w:pPr>
      <w:r>
        <w:rPr>
          <w:rFonts w:ascii="3DS V2" w:eastAsia="SimSun" w:hAnsi="3DS V2" w:cstheme="minorBidi"/>
          <w:lang w:val="fr-FR"/>
        </w:rPr>
        <w:t>L</w:t>
      </w:r>
      <w:r w:rsidRPr="0041418D">
        <w:rPr>
          <w:rFonts w:ascii="3DS V2" w:eastAsia="SimSun" w:hAnsi="3DS V2" w:cstheme="minorBidi"/>
          <w:lang w:val="fr-FR"/>
        </w:rPr>
        <w:t>a triangulation Delaunay</w:t>
      </w:r>
      <w:r>
        <w:rPr>
          <w:rFonts w:ascii="3DS V2" w:eastAsia="SimSun" w:hAnsi="3DS V2" w:cstheme="minorBidi"/>
          <w:lang w:val="fr-FR"/>
        </w:rPr>
        <w:t xml:space="preserve"> </w:t>
      </w:r>
      <w:r w:rsidR="009C02F2" w:rsidRPr="0041418D">
        <w:rPr>
          <w:rFonts w:ascii="3DS V2" w:eastAsia="SimSun" w:hAnsi="3DS V2" w:cstheme="minorBidi"/>
          <w:lang w:val="fr-FR"/>
        </w:rPr>
        <w:t xml:space="preserve">est une structure géométrique construite à partir d’un ensemble discret de points dans le plan </w:t>
      </w:r>
      <w:r w:rsidR="009C02F2" w:rsidRPr="0041418D">
        <w:rPr>
          <w:rFonts w:eastAsia="SimSun"/>
          <w:lang w:val="fr-FR"/>
        </w:rPr>
        <w:t>ℝ</w:t>
      </w:r>
      <w:r w:rsidR="009C02F2" w:rsidRPr="0041418D">
        <w:rPr>
          <w:rFonts w:ascii="3DS V2" w:eastAsia="SimSun" w:hAnsi="3DS V2" w:cs="Arial"/>
          <w:lang w:val="fr-FR"/>
        </w:rPr>
        <w:t>²</w:t>
      </w:r>
      <w:r w:rsidR="009C02F2" w:rsidRPr="0041418D">
        <w:rPr>
          <w:rFonts w:ascii="3DS V2" w:eastAsia="SimSun" w:hAnsi="3DS V2" w:cstheme="minorBidi"/>
          <w:lang w:val="fr-FR"/>
        </w:rPr>
        <w:t>. Il s</w:t>
      </w:r>
      <w:r w:rsidR="009C02F2" w:rsidRPr="0041418D">
        <w:rPr>
          <w:rFonts w:ascii="3DS V2" w:eastAsia="SimSun" w:hAnsi="3DS V2" w:cs="Arial"/>
          <w:lang w:val="fr-FR"/>
        </w:rPr>
        <w:t>’</w:t>
      </w:r>
      <w:r w:rsidR="009C02F2" w:rsidRPr="0041418D">
        <w:rPr>
          <w:rFonts w:ascii="3DS V2" w:eastAsia="SimSun" w:hAnsi="3DS V2" w:cstheme="minorBidi"/>
          <w:lang w:val="fr-FR"/>
        </w:rPr>
        <w:t>agit d</w:t>
      </w:r>
      <w:r w:rsidR="009C02F2" w:rsidRPr="0041418D">
        <w:rPr>
          <w:rFonts w:ascii="3DS V2" w:eastAsia="SimSun" w:hAnsi="3DS V2" w:cs="Arial"/>
          <w:lang w:val="fr-FR"/>
        </w:rPr>
        <w:t>’</w:t>
      </w:r>
      <w:r w:rsidR="009C02F2" w:rsidRPr="0041418D">
        <w:rPr>
          <w:rFonts w:ascii="3DS V2" w:eastAsia="SimSun" w:hAnsi="3DS V2" w:cstheme="minorBidi"/>
          <w:lang w:val="fr-FR"/>
        </w:rPr>
        <w:t>une triangulation poss</w:t>
      </w:r>
      <w:r w:rsidR="009C02F2" w:rsidRPr="0041418D">
        <w:rPr>
          <w:rFonts w:ascii="3DS V2" w:eastAsia="SimSun" w:hAnsi="3DS V2" w:cs="Arial"/>
          <w:lang w:val="fr-FR"/>
        </w:rPr>
        <w:t>é</w:t>
      </w:r>
      <w:r w:rsidR="009C02F2" w:rsidRPr="0041418D">
        <w:rPr>
          <w:rFonts w:ascii="3DS V2" w:eastAsia="SimSun" w:hAnsi="3DS V2" w:cstheme="minorBidi"/>
          <w:lang w:val="fr-FR"/>
        </w:rPr>
        <w:t>dant la propri</w:t>
      </w:r>
      <w:r w:rsidR="009C02F2" w:rsidRPr="0041418D">
        <w:rPr>
          <w:rFonts w:ascii="3DS V2" w:eastAsia="SimSun" w:hAnsi="3DS V2" w:cs="Arial"/>
          <w:lang w:val="fr-FR"/>
        </w:rPr>
        <w:t>é</w:t>
      </w:r>
      <w:r w:rsidR="009C02F2" w:rsidRPr="0041418D">
        <w:rPr>
          <w:rFonts w:ascii="3DS V2" w:eastAsia="SimSun" w:hAnsi="3DS V2" w:cstheme="minorBidi"/>
          <w:lang w:val="fr-FR"/>
        </w:rPr>
        <w:t>t</w:t>
      </w:r>
      <w:r w:rsidR="009C02F2" w:rsidRPr="0041418D">
        <w:rPr>
          <w:rFonts w:ascii="3DS V2" w:eastAsia="SimSun" w:hAnsi="3DS V2" w:cs="Arial"/>
          <w:lang w:val="fr-FR"/>
        </w:rPr>
        <w:t>é</w:t>
      </w:r>
      <w:r w:rsidR="009C02F2" w:rsidRPr="0041418D">
        <w:rPr>
          <w:rFonts w:ascii="3DS V2" w:eastAsia="SimSun" w:hAnsi="3DS V2" w:cstheme="minorBidi"/>
          <w:lang w:val="fr-FR"/>
        </w:rPr>
        <w:t xml:space="preserve"> suivante :</w:t>
      </w:r>
    </w:p>
    <w:p w14:paraId="13D6C6FE" w14:textId="77777777" w:rsidR="009C02F2" w:rsidRPr="000C31E6" w:rsidRDefault="009C02F2" w:rsidP="000C31E6">
      <w:pPr>
        <w:pStyle w:val="NormalWeb"/>
        <w:jc w:val="center"/>
        <w:rPr>
          <w:rFonts w:ascii="Cambria Math" w:eastAsia="SimSun" w:hAnsi="Cambria Math" w:cstheme="minorBidi"/>
          <w:lang w:val="fr-FR"/>
        </w:rPr>
      </w:pPr>
      <w:r w:rsidRPr="000C31E6">
        <w:rPr>
          <w:rFonts w:ascii="Cambria Math" w:eastAsia="SimSun" w:hAnsi="Cambria Math" w:cstheme="minorBidi"/>
          <w:lang w:val="fr-FR"/>
        </w:rPr>
        <w:t>Pour tout triangle de la triangulation, le cercle circonscrit à ce triangle ne contient aucun autre point de l'ensemble initial.</w:t>
      </w:r>
    </w:p>
    <w:p w14:paraId="03BE4509" w14:textId="737C633D" w:rsidR="00D90D5B" w:rsidRDefault="009C02F2" w:rsidP="00B30706">
      <w:pPr>
        <w:pStyle w:val="NormalWeb"/>
        <w:rPr>
          <w:rFonts w:ascii="3DS V2" w:eastAsia="SimSun" w:hAnsi="3DS V2" w:cstheme="minorBidi"/>
          <w:lang w:val="fr-FR"/>
        </w:rPr>
      </w:pPr>
      <w:r w:rsidRPr="0041418D">
        <w:rPr>
          <w:rFonts w:ascii="3DS V2" w:eastAsia="SimSun" w:hAnsi="3DS V2" w:cstheme="minorBidi"/>
          <w:lang w:val="fr-FR"/>
        </w:rPr>
        <w:t xml:space="preserve">Cette propriété est appelée </w:t>
      </w:r>
      <w:r w:rsidR="00C15FBA" w:rsidRPr="0041418D">
        <w:rPr>
          <w:rFonts w:ascii="3DS V2" w:eastAsia="SimSun" w:hAnsi="3DS V2" w:cstheme="minorBidi"/>
          <w:lang w:val="fr-FR"/>
        </w:rPr>
        <w:t>« </w:t>
      </w:r>
      <w:r w:rsidRPr="0041418D">
        <w:rPr>
          <w:rFonts w:ascii="3DS V2" w:eastAsia="SimSun" w:hAnsi="3DS V2" w:cstheme="minorBidi"/>
          <w:lang w:val="fr-FR"/>
        </w:rPr>
        <w:t>propriété du cercle vide</w:t>
      </w:r>
      <w:r w:rsidR="00C15FBA" w:rsidRPr="0041418D">
        <w:rPr>
          <w:rFonts w:ascii="3DS V2" w:eastAsia="SimSun" w:hAnsi="3DS V2" w:cstheme="minorBidi"/>
          <w:lang w:val="fr-FR"/>
        </w:rPr>
        <w:t xml:space="preserve"> », </w:t>
      </w:r>
      <w:r w:rsidRPr="0041418D">
        <w:rPr>
          <w:rFonts w:ascii="3DS V2" w:eastAsia="SimSun" w:hAnsi="3DS V2" w:cstheme="minorBidi"/>
          <w:lang w:val="fr-FR"/>
        </w:rPr>
        <w:t xml:space="preserve">et elle garantit que la triangulation </w:t>
      </w:r>
      <w:del w:id="93" w:author="GOUTAUDIER Sébastien" w:date="2025-08-01T10:34:00Z">
        <w:r w:rsidRPr="0041418D" w:rsidDel="004567B6">
          <w:rPr>
            <w:rFonts w:ascii="3DS V2" w:eastAsia="SimSun" w:hAnsi="3DS V2" w:cstheme="minorBidi"/>
            <w:lang w:val="fr-FR"/>
          </w:rPr>
          <w:delText>est</w:delText>
        </w:r>
        <w:r w:rsidR="009E40A9" w:rsidDel="004567B6">
          <w:rPr>
            <w:rFonts w:ascii="3DS V2" w:eastAsia="SimSun" w:hAnsi="3DS V2" w:cstheme="minorBidi"/>
            <w:lang w:val="fr-FR"/>
          </w:rPr>
          <w:delText xml:space="preserve"> </w:delText>
        </w:r>
      </w:del>
      <w:ins w:id="94" w:author="GOUTAUDIER Sébastien" w:date="2025-08-01T10:34:00Z">
        <w:r w:rsidR="004567B6">
          <w:rPr>
            <w:rFonts w:ascii="3DS V2" w:eastAsia="SimSun" w:hAnsi="3DS V2" w:cstheme="minorBidi"/>
            <w:lang w:val="fr-FR"/>
          </w:rPr>
          <w:t>soit</w:t>
        </w:r>
        <w:r w:rsidR="004567B6">
          <w:rPr>
            <w:rFonts w:ascii="3DS V2" w:eastAsia="SimSun" w:hAnsi="3DS V2" w:cstheme="minorBidi"/>
            <w:lang w:val="fr-FR"/>
          </w:rPr>
          <w:t xml:space="preserve"> </w:t>
        </w:r>
      </w:ins>
      <w:r w:rsidR="004B2DAC">
        <w:rPr>
          <w:rFonts w:ascii="3DS V2" w:eastAsia="SimSun" w:hAnsi="3DS V2" w:cstheme="minorBidi"/>
          <w:lang w:val="fr-FR"/>
        </w:rPr>
        <w:t xml:space="preserve">aussi </w:t>
      </w:r>
      <w:r w:rsidR="009E40A9">
        <w:rPr>
          <w:rFonts w:ascii="3DS V2" w:eastAsia="SimSun" w:hAnsi="3DS V2" w:cstheme="minorBidi"/>
          <w:lang w:val="fr-FR"/>
        </w:rPr>
        <w:t>é</w:t>
      </w:r>
      <w:r w:rsidRPr="0041418D">
        <w:rPr>
          <w:rFonts w:ascii="3DS V2" w:eastAsia="SimSun" w:hAnsi="3DS V2" w:cstheme="minorBidi"/>
          <w:lang w:val="fr-FR"/>
        </w:rPr>
        <w:t>quilibrée que possible.</w:t>
      </w:r>
      <w:r w:rsidR="00140E3E" w:rsidRPr="0041418D">
        <w:rPr>
          <w:rFonts w:ascii="3DS V2" w:eastAsia="SimSun" w:hAnsi="3DS V2" w:cstheme="minorBidi"/>
          <w:lang w:val="fr-FR"/>
        </w:rPr>
        <w:t xml:space="preserve"> </w:t>
      </w:r>
    </w:p>
    <w:p w14:paraId="7326525D" w14:textId="0F438DDF" w:rsidR="0025743B" w:rsidDel="00A76B6B" w:rsidRDefault="00A76B6B" w:rsidP="00B30706">
      <w:pPr>
        <w:pStyle w:val="NormalWeb"/>
        <w:rPr>
          <w:del w:id="95" w:author="GOUTAUDIER Sébastien" w:date="2025-08-01T10:36:00Z"/>
          <w:rFonts w:ascii="3DS V2" w:eastAsia="SimSun" w:hAnsi="3DS V2" w:cstheme="minorBidi"/>
          <w:lang w:val="fr-FR"/>
        </w:rPr>
      </w:pPr>
      <w:ins w:id="96" w:author="GOUTAUDIER Sébastien" w:date="2025-08-01T10:36:00Z">
        <w:r w:rsidRPr="00A76B6B">
          <w:rPr>
            <w:rFonts w:ascii="Arial" w:hAnsi="Arial" w:cs="Arial"/>
            <w:color w:val="3D3D3D"/>
            <w:shd w:val="clear" w:color="auto" w:fill="FFFFFF"/>
            <w:lang w:val="fr-FR"/>
            <w:rPrChange w:id="97" w:author="GOUTAUDIER Sébastien" w:date="2025-08-01T10:36:00Z">
              <w:rPr>
                <w:rFonts w:ascii="Arial" w:hAnsi="Arial" w:cs="Arial"/>
                <w:color w:val="3D3D3D"/>
                <w:shd w:val="clear" w:color="auto" w:fill="FFFFFF"/>
              </w:rPr>
            </w:rPrChange>
          </w:rPr>
          <w:t>Elle est très utile pour la définition d’une notion de proximité. Par observation, il est facile de constater que dans le graphe de résultat de la triangulation de Delaunay, deux points reliés par une arête de triangle partagent nécessairement une relation de proximité géométrique.</w:t>
        </w:r>
      </w:ins>
      <w:del w:id="98" w:author="GOUTAUDIER Sébastien" w:date="2025-08-01T10:36:00Z">
        <w:r w:rsidR="00D45854" w:rsidDel="00A76B6B">
          <w:rPr>
            <w:rFonts w:ascii="3DS V2" w:eastAsia="SimSun" w:hAnsi="3DS V2" w:cstheme="minorBidi"/>
            <w:lang w:val="fr-FR"/>
          </w:rPr>
          <w:delText>Elle</w:delText>
        </w:r>
        <w:r w:rsidR="00545104" w:rsidRPr="0041418D" w:rsidDel="00A76B6B">
          <w:rPr>
            <w:rFonts w:ascii="3DS V2" w:eastAsia="SimSun" w:hAnsi="3DS V2" w:cstheme="minorBidi"/>
            <w:lang w:val="fr-FR"/>
          </w:rPr>
          <w:delText xml:space="preserve"> </w:delText>
        </w:r>
        <w:r w:rsidR="00616D6F" w:rsidDel="00A76B6B">
          <w:rPr>
            <w:rFonts w:ascii="3DS V2" w:eastAsia="SimSun" w:hAnsi="3DS V2" w:cstheme="minorBidi"/>
            <w:lang w:val="fr-FR"/>
          </w:rPr>
          <w:delText xml:space="preserve">est très utile pour la définition d’une notion de proximité. </w:delText>
        </w:r>
        <w:r w:rsidR="00400CDD" w:rsidDel="00A76B6B">
          <w:rPr>
            <w:rFonts w:ascii="3DS V2" w:eastAsia="SimSun" w:hAnsi="3DS V2" w:cstheme="minorBidi"/>
            <w:lang w:val="fr-FR"/>
          </w:rPr>
          <w:delText>Par observation, il est facile de trouver que d</w:delText>
        </w:r>
        <w:r w:rsidR="00616D6F" w:rsidDel="00A76B6B">
          <w:rPr>
            <w:rFonts w:ascii="3DS V2" w:eastAsia="SimSun" w:hAnsi="3DS V2" w:cstheme="minorBidi"/>
            <w:lang w:val="fr-FR"/>
          </w:rPr>
          <w:delText xml:space="preserve">ans le </w:delText>
        </w:r>
        <w:r w:rsidR="009526B2" w:rsidDel="00A76B6B">
          <w:rPr>
            <w:rFonts w:ascii="3DS V2" w:eastAsia="SimSun" w:hAnsi="3DS V2" w:cstheme="minorBidi"/>
            <w:lang w:val="fr-FR"/>
          </w:rPr>
          <w:delText>graph</w:delText>
        </w:r>
        <w:r w:rsidR="00333CF8" w:rsidDel="00A76B6B">
          <w:rPr>
            <w:rFonts w:ascii="3DS V2" w:eastAsia="SimSun" w:hAnsi="3DS V2" w:cstheme="minorBidi"/>
            <w:lang w:val="fr-FR"/>
          </w:rPr>
          <w:delText>e</w:delText>
        </w:r>
        <w:r w:rsidR="009526B2" w:rsidDel="00A76B6B">
          <w:rPr>
            <w:rFonts w:ascii="3DS V2" w:eastAsia="SimSun" w:hAnsi="3DS V2" w:cstheme="minorBidi"/>
            <w:lang w:val="fr-FR"/>
          </w:rPr>
          <w:delText xml:space="preserve"> de </w:delText>
        </w:r>
        <w:r w:rsidR="00616D6F" w:rsidDel="00A76B6B">
          <w:rPr>
            <w:rFonts w:ascii="3DS V2" w:eastAsia="SimSun" w:hAnsi="3DS V2" w:cstheme="minorBidi"/>
            <w:lang w:val="fr-FR"/>
          </w:rPr>
          <w:delText xml:space="preserve">résultat de la </w:delText>
        </w:r>
        <w:r w:rsidR="00CB3E49" w:rsidDel="00A76B6B">
          <w:rPr>
            <w:rFonts w:ascii="3DS V2" w:eastAsia="SimSun" w:hAnsi="3DS V2" w:cstheme="minorBidi"/>
            <w:lang w:val="fr-FR"/>
          </w:rPr>
          <w:delText>t</w:delText>
        </w:r>
        <w:r w:rsidR="00616D6F" w:rsidDel="00A76B6B">
          <w:rPr>
            <w:rFonts w:ascii="3DS V2" w:eastAsia="SimSun" w:hAnsi="3DS V2" w:cstheme="minorBidi"/>
            <w:lang w:val="fr-FR"/>
          </w:rPr>
          <w:delText>riangulation</w:delText>
        </w:r>
        <w:r w:rsidR="0025743B" w:rsidDel="00A76B6B">
          <w:rPr>
            <w:rFonts w:ascii="3DS V2" w:eastAsia="SimSun" w:hAnsi="3DS V2" w:cstheme="minorBidi"/>
            <w:lang w:val="fr-FR"/>
          </w:rPr>
          <w:delText xml:space="preserve"> Delaunay</w:delText>
        </w:r>
        <w:r w:rsidR="00616D6F" w:rsidDel="00A76B6B">
          <w:rPr>
            <w:rFonts w:ascii="3DS V2" w:eastAsia="SimSun" w:hAnsi="3DS V2" w:cstheme="minorBidi"/>
            <w:lang w:val="fr-FR"/>
          </w:rPr>
          <w:delText>, d</w:delText>
        </w:r>
        <w:r w:rsidR="00F52FA1" w:rsidRPr="0041418D" w:rsidDel="00A76B6B">
          <w:rPr>
            <w:rFonts w:ascii="3DS V2" w:eastAsia="SimSun" w:hAnsi="3DS V2" w:cstheme="minorBidi"/>
            <w:lang w:val="fr-FR"/>
          </w:rPr>
          <w:delText xml:space="preserve">eux points connectés par une arête </w:delText>
        </w:r>
        <w:r w:rsidR="00301916" w:rsidDel="00A76B6B">
          <w:rPr>
            <w:rFonts w:ascii="3DS V2" w:eastAsia="SimSun" w:hAnsi="3DS V2" w:cstheme="minorBidi"/>
            <w:lang w:val="fr-FR"/>
          </w:rPr>
          <w:delText>de triangle</w:delText>
        </w:r>
        <w:r w:rsidR="00F52FA1" w:rsidRPr="0041418D" w:rsidDel="00A76B6B">
          <w:rPr>
            <w:rFonts w:ascii="3DS V2" w:eastAsia="SimSun" w:hAnsi="3DS V2" w:cstheme="minorBidi"/>
            <w:lang w:val="fr-FR"/>
          </w:rPr>
          <w:delText xml:space="preserve"> partagent </w:delText>
        </w:r>
        <w:r w:rsidR="007D146F" w:rsidDel="00A76B6B">
          <w:rPr>
            <w:rFonts w:ascii="3DS V2" w:eastAsia="SimSun" w:hAnsi="3DS V2" w:cstheme="minorBidi"/>
            <w:lang w:val="fr-FR"/>
          </w:rPr>
          <w:delText xml:space="preserve">nécessairement </w:delText>
        </w:r>
        <w:r w:rsidR="00F52FA1" w:rsidRPr="0041418D" w:rsidDel="00A76B6B">
          <w:rPr>
            <w:rFonts w:ascii="3DS V2" w:eastAsia="SimSun" w:hAnsi="3DS V2" w:cstheme="minorBidi"/>
            <w:lang w:val="fr-FR"/>
          </w:rPr>
          <w:delText>une relation de proximité géométrique.</w:delText>
        </w:r>
        <w:r w:rsidR="000C31E6" w:rsidDel="00A76B6B">
          <w:rPr>
            <w:rFonts w:ascii="3DS V2" w:eastAsia="SimSun" w:hAnsi="3DS V2" w:cstheme="minorBidi"/>
            <w:lang w:val="fr-FR"/>
          </w:rPr>
          <w:delText xml:space="preserve"> </w:delText>
        </w:r>
      </w:del>
    </w:p>
    <w:p w14:paraId="28C5E058" w14:textId="68236B33" w:rsidR="00E16EFC" w:rsidRDefault="00F52FA1" w:rsidP="00E16EFC">
      <w:pPr>
        <w:pStyle w:val="NormalWeb"/>
        <w:rPr>
          <w:rFonts w:ascii="3DS V2" w:eastAsia="SimSun" w:hAnsi="3DS V2" w:cstheme="minorBidi"/>
          <w:lang w:val="fr-FR"/>
        </w:rPr>
      </w:pPr>
      <w:r w:rsidRPr="0041418D">
        <w:rPr>
          <w:rFonts w:ascii="3DS V2" w:eastAsia="SimSun" w:hAnsi="3DS V2" w:cstheme="minorBidi"/>
          <w:lang w:val="fr-FR"/>
        </w:rPr>
        <w:t xml:space="preserve">Cette </w:t>
      </w:r>
      <w:r w:rsidR="002A3999">
        <w:rPr>
          <w:rFonts w:ascii="3DS V2" w:eastAsia="SimSun" w:hAnsi="3DS V2" w:cstheme="minorBidi"/>
          <w:lang w:val="fr-FR"/>
        </w:rPr>
        <w:t>propriété</w:t>
      </w:r>
      <w:r w:rsidRPr="0041418D">
        <w:rPr>
          <w:rFonts w:ascii="3DS V2" w:eastAsia="SimSun" w:hAnsi="3DS V2" w:cstheme="minorBidi"/>
          <w:lang w:val="fr-FR"/>
        </w:rPr>
        <w:t xml:space="preserve"> </w:t>
      </w:r>
      <w:r w:rsidR="00890312" w:rsidRPr="0041418D">
        <w:rPr>
          <w:rFonts w:ascii="3DS V2" w:eastAsia="SimSun" w:hAnsi="3DS V2" w:cstheme="minorBidi"/>
          <w:lang w:val="fr-FR"/>
        </w:rPr>
        <w:t xml:space="preserve">donne un résultat </w:t>
      </w:r>
      <w:r w:rsidR="000F4A49">
        <w:rPr>
          <w:rFonts w:ascii="3DS V2" w:eastAsia="SimSun" w:hAnsi="3DS V2" w:cstheme="minorBidi"/>
          <w:lang w:val="fr-FR"/>
        </w:rPr>
        <w:t xml:space="preserve">beaucoup </w:t>
      </w:r>
      <w:r w:rsidR="00890312" w:rsidRPr="0041418D">
        <w:rPr>
          <w:rFonts w:ascii="3DS V2" w:eastAsia="SimSun" w:hAnsi="3DS V2" w:cstheme="minorBidi"/>
          <w:lang w:val="fr-FR"/>
        </w:rPr>
        <w:t xml:space="preserve">plus satisfaisant </w:t>
      </w:r>
      <w:r w:rsidR="00F72B7D" w:rsidRPr="0041418D">
        <w:rPr>
          <w:rFonts w:ascii="3DS V2" w:eastAsia="SimSun" w:hAnsi="3DS V2" w:cstheme="minorBidi"/>
          <w:lang w:val="fr-FR"/>
        </w:rPr>
        <w:t xml:space="preserve">que la </w:t>
      </w:r>
      <w:del w:id="99" w:author="GOUTAUDIER Sébastien" w:date="2025-08-01T10:36:00Z">
        <w:r w:rsidR="00F72B7D" w:rsidRPr="0041418D" w:rsidDel="004827C5">
          <w:rPr>
            <w:rFonts w:ascii="3DS V2" w:eastAsia="SimSun" w:hAnsi="3DS V2" w:cstheme="minorBidi"/>
            <w:lang w:val="fr-FR"/>
          </w:rPr>
          <w:delText>méthode simple</w:delText>
        </w:r>
      </w:del>
      <w:ins w:id="100" w:author="GOUTAUDIER Sébastien" w:date="2025-08-01T10:36:00Z">
        <w:r w:rsidR="004827C5">
          <w:rPr>
            <w:rFonts w:ascii="3DS V2" w:eastAsia="SimSun" w:hAnsi="3DS V2" w:cstheme="minorBidi"/>
            <w:lang w:val="fr-FR"/>
          </w:rPr>
          <w:t>première méthode</w:t>
        </w:r>
      </w:ins>
      <w:r w:rsidR="002D4846">
        <w:rPr>
          <w:rFonts w:ascii="3DS V2" w:eastAsia="SimSun" w:hAnsi="3DS V2" w:cstheme="minorBidi"/>
          <w:lang w:val="fr-FR"/>
        </w:rPr>
        <w:t>. Non seulement parce qu’elle n’</w:t>
      </w:r>
      <w:r w:rsidR="00890312" w:rsidRPr="0041418D">
        <w:rPr>
          <w:rFonts w:ascii="3DS V2" w:eastAsia="SimSun" w:hAnsi="3DS V2" w:cstheme="minorBidi"/>
          <w:lang w:val="fr-FR"/>
        </w:rPr>
        <w:t xml:space="preserve">ignore </w:t>
      </w:r>
      <w:r w:rsidR="002D4846">
        <w:rPr>
          <w:rFonts w:ascii="3DS V2" w:eastAsia="SimSun" w:hAnsi="3DS V2" w:cstheme="minorBidi"/>
          <w:lang w:val="fr-FR"/>
        </w:rPr>
        <w:t>jamais des cavités voisine</w:t>
      </w:r>
      <w:ins w:id="101" w:author="GOUTAUDIER Sébastien" w:date="2025-08-01T10:36:00Z">
        <w:r w:rsidR="0060616D">
          <w:rPr>
            <w:rFonts w:ascii="3DS V2" w:eastAsia="SimSun" w:hAnsi="3DS V2" w:cstheme="minorBidi"/>
            <w:lang w:val="fr-FR"/>
          </w:rPr>
          <w:t>s</w:t>
        </w:r>
      </w:ins>
      <w:r w:rsidR="002D4846">
        <w:rPr>
          <w:rFonts w:ascii="3DS V2" w:eastAsia="SimSun" w:hAnsi="3DS V2" w:cstheme="minorBidi"/>
          <w:lang w:val="fr-FR"/>
        </w:rPr>
        <w:t xml:space="preserve"> </w:t>
      </w:r>
      <w:r w:rsidR="00890312" w:rsidRPr="0041418D">
        <w:rPr>
          <w:rFonts w:ascii="3DS V2" w:eastAsia="SimSun" w:hAnsi="3DS V2" w:cstheme="minorBidi"/>
          <w:lang w:val="fr-FR"/>
        </w:rPr>
        <w:t>qui ne sont pas les plus proches</w:t>
      </w:r>
      <w:r w:rsidR="002D4846">
        <w:rPr>
          <w:rFonts w:ascii="3DS V2" w:eastAsia="SimSun" w:hAnsi="3DS V2" w:cstheme="minorBidi"/>
          <w:lang w:val="fr-FR"/>
        </w:rPr>
        <w:t>, mais ell</w:t>
      </w:r>
      <w:r w:rsidR="000C31E6">
        <w:rPr>
          <w:rFonts w:ascii="3DS V2" w:eastAsia="SimSun" w:hAnsi="3DS V2" w:cstheme="minorBidi"/>
          <w:lang w:val="fr-FR"/>
        </w:rPr>
        <w:t xml:space="preserve">e </w:t>
      </w:r>
      <w:r w:rsidR="002D4846">
        <w:rPr>
          <w:rFonts w:ascii="3DS V2" w:eastAsia="SimSun" w:hAnsi="3DS V2" w:cstheme="minorBidi"/>
          <w:lang w:val="fr-FR"/>
        </w:rPr>
        <w:t xml:space="preserve">donne aussi </w:t>
      </w:r>
      <w:r w:rsidR="00626DBD">
        <w:rPr>
          <w:rFonts w:ascii="3DS V2" w:eastAsia="SimSun" w:hAnsi="3DS V2" w:cstheme="minorBidi"/>
          <w:lang w:val="fr-FR"/>
        </w:rPr>
        <w:t xml:space="preserve">un résultat </w:t>
      </w:r>
      <w:r w:rsidR="00626DBD" w:rsidRPr="0041418D">
        <w:rPr>
          <w:rFonts w:ascii="3DS V2" w:eastAsia="SimSun" w:hAnsi="3DS V2" w:cstheme="minorBidi"/>
          <w:lang w:val="fr-FR"/>
        </w:rPr>
        <w:t>plus intuitif</w:t>
      </w:r>
      <w:r w:rsidR="006A44AF" w:rsidRPr="0041418D">
        <w:rPr>
          <w:rFonts w:ascii="3DS V2" w:eastAsia="SimSun" w:hAnsi="3DS V2" w:cstheme="minorBidi"/>
          <w:lang w:val="fr-FR"/>
        </w:rPr>
        <w:t xml:space="preserve"> car la notion de proximité construite par la triangulation Delaunay n’est p</w:t>
      </w:r>
      <w:r w:rsidR="001314A5">
        <w:rPr>
          <w:rFonts w:ascii="3DS V2" w:eastAsia="SimSun" w:hAnsi="3DS V2" w:cstheme="minorBidi"/>
          <w:lang w:val="fr-FR"/>
        </w:rPr>
        <w:t>lus</w:t>
      </w:r>
      <w:r w:rsidR="006A44AF" w:rsidRPr="0041418D">
        <w:rPr>
          <w:rFonts w:ascii="3DS V2" w:eastAsia="SimSun" w:hAnsi="3DS V2" w:cstheme="minorBidi"/>
          <w:lang w:val="fr-FR"/>
        </w:rPr>
        <w:t xml:space="preserve"> basée uniquement sur la distance euclidienne, mais sur la relation spatiale des </w:t>
      </w:r>
      <w:r w:rsidR="00B42B1A">
        <w:rPr>
          <w:rFonts w:ascii="3DS V2" w:eastAsia="SimSun" w:hAnsi="3DS V2" w:cstheme="minorBidi"/>
          <w:lang w:val="fr-FR"/>
        </w:rPr>
        <w:t>cavités</w:t>
      </w:r>
      <w:r w:rsidR="006A44AF" w:rsidRPr="0041418D">
        <w:rPr>
          <w:rFonts w:ascii="3DS V2" w:eastAsia="SimSun" w:hAnsi="3DS V2" w:cstheme="minorBidi"/>
          <w:lang w:val="fr-FR"/>
        </w:rPr>
        <w:t>.</w:t>
      </w:r>
      <w:r w:rsidR="00EE362E">
        <w:rPr>
          <w:rFonts w:ascii="3DS V2" w:eastAsia="SimSun" w:hAnsi="3DS V2" w:cstheme="minorBidi"/>
          <w:lang w:val="fr-FR"/>
        </w:rPr>
        <w:t xml:space="preserve"> </w:t>
      </w:r>
    </w:p>
    <w:p w14:paraId="57BE51C3" w14:textId="7448AF90" w:rsidR="00B30706" w:rsidRPr="00E16EFC" w:rsidRDefault="00E16EFC" w:rsidP="00E16EFC">
      <w:pPr>
        <w:pStyle w:val="NormalWeb"/>
        <w:rPr>
          <w:rFonts w:ascii="3DS V2" w:eastAsia="SimSun" w:hAnsi="3DS V2" w:cstheme="minorBidi"/>
          <w:lang w:val="fr-FR"/>
        </w:rPr>
      </w:pPr>
      <w:r w:rsidRPr="0041418D">
        <w:rPr>
          <w:rFonts w:ascii="3DS V2" w:eastAsia="SimSun" w:hAnsi="3DS V2" w:cstheme="minorBidi"/>
          <w:noProof/>
          <w:lang w:val="fr-FR"/>
        </w:rPr>
        <w:lastRenderedPageBreak/>
        <w:drawing>
          <wp:anchor distT="0" distB="0" distL="114300" distR="114300" simplePos="0" relativeHeight="251658236" behindDoc="0" locked="0" layoutInCell="1" allowOverlap="1" wp14:anchorId="4C3DE6AB" wp14:editId="39C28639">
            <wp:simplePos x="0" y="0"/>
            <wp:positionH relativeFrom="margin">
              <wp:posOffset>-635</wp:posOffset>
            </wp:positionH>
            <wp:positionV relativeFrom="paragraph">
              <wp:posOffset>661670</wp:posOffset>
            </wp:positionV>
            <wp:extent cx="6094730" cy="1542415"/>
            <wp:effectExtent l="0" t="0" r="1270" b="63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94730" cy="1542415"/>
                    </a:xfrm>
                    <a:prstGeom prst="rect">
                      <a:avLst/>
                    </a:prstGeom>
                  </pic:spPr>
                </pic:pic>
              </a:graphicData>
            </a:graphic>
            <wp14:sizeRelH relativeFrom="margin">
              <wp14:pctWidth>0</wp14:pctWidth>
            </wp14:sizeRelH>
            <wp14:sizeRelV relativeFrom="margin">
              <wp14:pctHeight>0</wp14:pctHeight>
            </wp14:sizeRelV>
          </wp:anchor>
        </w:drawing>
      </w:r>
      <w:ins w:id="102" w:author="GOUTAUDIER Sébastien" w:date="2025-08-01T10:37:00Z">
        <w:r w:rsidR="004E1C42" w:rsidRPr="004E1C42">
          <w:rPr>
            <w:rFonts w:ascii="Arial" w:hAnsi="Arial" w:cs="Arial"/>
            <w:color w:val="3D3D3D"/>
            <w:shd w:val="clear" w:color="auto" w:fill="FFFFFF"/>
            <w:lang w:val="fr-FR"/>
            <w:rPrChange w:id="103" w:author="GOUTAUDIER Sébastien" w:date="2025-08-01T10:37:00Z">
              <w:rPr>
                <w:rFonts w:ascii="Arial" w:hAnsi="Arial" w:cs="Arial"/>
                <w:color w:val="3D3D3D"/>
                <w:shd w:val="clear" w:color="auto" w:fill="FFFFFF"/>
              </w:rPr>
            </w:rPrChange>
          </w:rPr>
          <w:t>Dans ce résultat de triangulation, pour chaque cavité, ses cavités voisines sont l'ensemble des autres sommets de tous les triangles de Delaunay qui contiennent cette cavité.</w:t>
        </w:r>
      </w:ins>
      <w:del w:id="104" w:author="GOUTAUDIER Sébastien" w:date="2025-08-01T10:37:00Z">
        <w:r w:rsidR="00EE362E" w:rsidDel="004E1C42">
          <w:rPr>
            <w:rFonts w:ascii="3DS V2" w:eastAsia="SimSun" w:hAnsi="3DS V2" w:cstheme="minorBidi"/>
            <w:lang w:val="fr-FR"/>
          </w:rPr>
          <w:delText xml:space="preserve">Dans ce résultat de la triangulation, </w:delText>
        </w:r>
        <w:r w:rsidR="00EE362E" w:rsidDel="004E1C42">
          <w:rPr>
            <w:rFonts w:ascii="3DS V2" w:hAnsi="3DS V2"/>
            <w:noProof/>
            <w:lang w:val="fr-FR"/>
          </w:rPr>
          <w:delText>pour chaque cavité, ses cavités voisines sont lescavité</w:delText>
        </w:r>
        <w:r w:rsidRPr="00E16EFC" w:rsidDel="004E1C42">
          <w:rPr>
            <w:rFonts w:ascii="3DS V2" w:hAnsi="3DS V2" w:hint="eastAsia"/>
            <w:noProof/>
            <w:lang w:val="fr-FR"/>
          </w:rPr>
          <w:delText xml:space="preserve"> </w:delText>
        </w:r>
        <w:r w:rsidRPr="00E16EFC" w:rsidDel="004E1C42">
          <w:rPr>
            <w:rFonts w:ascii="3DS V2" w:hAnsi="3DS V2"/>
            <w:noProof/>
            <w:lang w:val="fr-FR"/>
          </w:rPr>
          <w:delText>sont l'ensemble des autres sommets de tous les triangles de Delaunay qui contiennent ce</w:delText>
        </w:r>
        <w:r w:rsidDel="004E1C42">
          <w:rPr>
            <w:rFonts w:ascii="3DS V2" w:hAnsi="3DS V2"/>
            <w:noProof/>
            <w:lang w:val="fr-FR"/>
          </w:rPr>
          <w:delText>tte cavité</w:delText>
        </w:r>
        <w:r w:rsidRPr="00E16EFC" w:rsidDel="004E1C42">
          <w:rPr>
            <w:rFonts w:ascii="3DS V2" w:hAnsi="3DS V2"/>
            <w:noProof/>
            <w:lang w:val="fr-FR"/>
          </w:rPr>
          <w:delText>.</w:delText>
        </w:r>
      </w:del>
    </w:p>
    <w:p w14:paraId="5DB6723D" w14:textId="64511F20" w:rsidR="00BA5E08" w:rsidRDefault="00E53A9B" w:rsidP="00EB28D8">
      <w:pPr>
        <w:pStyle w:val="NormalWeb"/>
        <w:rPr>
          <w:rFonts w:ascii="3DS V2" w:eastAsia="SimSun" w:hAnsi="3DS V2" w:cstheme="minorBidi"/>
          <w:lang w:val="fr-FR"/>
        </w:rPr>
      </w:pPr>
      <w:r>
        <w:rPr>
          <w:rFonts w:ascii="3DS V2" w:eastAsia="SimSun" w:hAnsi="3DS V2" w:cstheme="minorBidi"/>
          <w:lang w:val="fr-FR"/>
        </w:rPr>
        <w:t xml:space="preserve"> </w:t>
      </w:r>
      <w:r w:rsidR="00EE362E" w:rsidRPr="0041418D">
        <w:rPr>
          <w:rFonts w:ascii="3DS V2" w:hAnsi="3DS V2"/>
          <w:noProof/>
        </w:rPr>
        <mc:AlternateContent>
          <mc:Choice Requires="wps">
            <w:drawing>
              <wp:inline distT="0" distB="0" distL="0" distR="0" wp14:anchorId="1EEFFA38" wp14:editId="0F3FEB6A">
                <wp:extent cx="5731510" cy="258445"/>
                <wp:effectExtent l="0" t="0" r="2540" b="8255"/>
                <wp:docPr id="13" name="Zone de texte 13"/>
                <wp:cNvGraphicFramePr/>
                <a:graphic xmlns:a="http://schemas.openxmlformats.org/drawingml/2006/main">
                  <a:graphicData uri="http://schemas.microsoft.com/office/word/2010/wordprocessingShape">
                    <wps:wsp>
                      <wps:cNvSpPr txBox="1"/>
                      <wps:spPr>
                        <a:xfrm>
                          <a:off x="0" y="0"/>
                          <a:ext cx="5731510" cy="258445"/>
                        </a:xfrm>
                        <a:prstGeom prst="rect">
                          <a:avLst/>
                        </a:prstGeom>
                        <a:solidFill>
                          <a:prstClr val="white"/>
                        </a:solidFill>
                        <a:ln>
                          <a:noFill/>
                        </a:ln>
                      </wps:spPr>
                      <wps:txbx>
                        <w:txbxContent>
                          <w:p w14:paraId="6CDF652D" w14:textId="66A2F64E" w:rsidR="00EE362E" w:rsidRPr="00D94F54" w:rsidRDefault="00EE362E" w:rsidP="00EE362E">
                            <w:pPr>
                              <w:pStyle w:val="Caption"/>
                              <w:jc w:val="center"/>
                              <w:rPr>
                                <w:sz w:val="24"/>
                                <w:szCs w:val="24"/>
                              </w:rPr>
                            </w:pPr>
                            <w:r>
                              <w:t xml:space="preserve">Figure </w:t>
                            </w:r>
                            <w:fldSimple w:instr=" SEQ Figure \* ARABIC ">
                              <w:r w:rsidR="004D4217">
                                <w:rPr>
                                  <w:noProof/>
                                </w:rPr>
                                <w:t>14</w:t>
                              </w:r>
                            </w:fldSimple>
                            <w:r>
                              <w:t xml:space="preserve"> : Connecteur 12 + 25 Pin "EN354509" : Résultat de la triangulation Delaunay.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EEFFA38" id="Zone de texte 13" o:spid="_x0000_s1034" type="#_x0000_t202" style="width:451.3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" stroked="f">
                <v:textbox style="mso-fit-shape-to-text:t" inset="0,0,0,0">
                  <w:txbxContent>
                    <w:p w14:paraId="6CDF652D" w14:textId="66A2F64E" w:rsidR="00EE362E" w:rsidRPr="00D94F54" w:rsidRDefault="00EE362E" w:rsidP="00EE362E">
                      <w:pPr>
                        <w:pStyle w:val="Caption"/>
                        <w:jc w:val="center"/>
                        <w:rPr>
                          <w:sz w:val="24"/>
                          <w:szCs w:val="24"/>
                        </w:rPr>
                      </w:pPr>
                      <w:r>
                        <w:t xml:space="preserve">Figure </w:t>
                      </w:r>
                      <w:fldSimple w:instr=" SEQ Figure \* ARABIC ">
                        <w:r w:rsidR="004D4217">
                          <w:rPr>
                            <w:noProof/>
                          </w:rPr>
                          <w:t>14</w:t>
                        </w:r>
                      </w:fldSimple>
                      <w:r>
                        <w:t xml:space="preserve"> : Connecteur 12 + 25 Pin "EN354509" : Résultat de la triangulation Delaunay.</w:t>
                      </w:r>
                    </w:p>
                  </w:txbxContent>
                </v:textbox>
                <w10:anchorlock/>
              </v:shape>
            </w:pict>
          </mc:Fallback>
        </mc:AlternateContent>
      </w:r>
    </w:p>
    <w:p w14:paraId="53B8EF5A" w14:textId="0EDBB0EB" w:rsidR="0097593D" w:rsidRPr="004666A2" w:rsidRDefault="0097593D" w:rsidP="0097593D">
      <w:pPr>
        <w:pStyle w:val="Heading3"/>
        <w:rPr>
          <w:rFonts w:ascii="3DS V2" w:hAnsi="3DS V2"/>
          <w:sz w:val="32"/>
          <w:szCs w:val="32"/>
        </w:rPr>
      </w:pPr>
      <w:bookmarkStart w:id="105" w:name="_Toc204887643"/>
      <w:r w:rsidRPr="004666A2">
        <w:rPr>
          <w:rFonts w:ascii="3DS V2" w:hAnsi="3DS V2"/>
          <w:sz w:val="32"/>
          <w:szCs w:val="32"/>
        </w:rPr>
        <w:t>L</w:t>
      </w:r>
      <w:r>
        <w:rPr>
          <w:rFonts w:ascii="3DS V2" w:hAnsi="3DS V2"/>
          <w:sz w:val="32"/>
          <w:szCs w:val="32"/>
        </w:rPr>
        <w:t>e croisement des câbles</w:t>
      </w:r>
      <w:bookmarkEnd w:id="105"/>
    </w:p>
    <w:p w14:paraId="0B7ACA6A" w14:textId="2383BFAE" w:rsidR="00BA5E08" w:rsidRDefault="00850F9C" w:rsidP="001215F2">
      <w:pPr>
        <w:pStyle w:val="NormalWeb"/>
        <w:jc w:val="center"/>
        <w:rPr>
          <w:rFonts w:ascii="3DS V2" w:eastAsia="SimSun" w:hAnsi="3DS V2" w:cstheme="minorBidi"/>
          <w:lang w:val="fr-FR"/>
        </w:rPr>
      </w:pPr>
      <w:r>
        <w:rPr>
          <w:noProof/>
        </w:rPr>
        <mc:AlternateContent>
          <mc:Choice Requires="wps">
            <w:drawing>
              <wp:anchor distT="0" distB="0" distL="114300" distR="114300" simplePos="0" relativeHeight="251750912" behindDoc="0" locked="0" layoutInCell="1" allowOverlap="1" wp14:anchorId="18B88EBD" wp14:editId="599B862C">
                <wp:simplePos x="0" y="0"/>
                <wp:positionH relativeFrom="column">
                  <wp:posOffset>3068320</wp:posOffset>
                </wp:positionH>
                <wp:positionV relativeFrom="paragraph">
                  <wp:posOffset>724535</wp:posOffset>
                </wp:positionV>
                <wp:extent cx="241935" cy="241935"/>
                <wp:effectExtent l="0" t="0" r="5715" b="5715"/>
                <wp:wrapNone/>
                <wp:docPr id="196" name="Ellipse 196"/>
                <wp:cNvGraphicFramePr/>
                <a:graphic xmlns:a="http://schemas.openxmlformats.org/drawingml/2006/main">
                  <a:graphicData uri="http://schemas.microsoft.com/office/word/2010/wordprocessingShape">
                    <wps:wsp>
                      <wps:cNvSpPr/>
                      <wps:spPr>
                        <a:xfrm flipV="1">
                          <a:off x="0" y="0"/>
                          <a:ext cx="241935" cy="24193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A93F2E6" id="Ellipse 196" o:spid="_x0000_s1026" style="position:absolute;margin-left:241.6pt;margin-top:57.05pt;width:19.05pt;height:19.05pt;flip: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48864" behindDoc="0" locked="0" layoutInCell="1" allowOverlap="1" wp14:anchorId="3323714A" wp14:editId="61F503AE">
                <wp:simplePos x="0" y="0"/>
                <wp:positionH relativeFrom="column">
                  <wp:posOffset>2413635</wp:posOffset>
                </wp:positionH>
                <wp:positionV relativeFrom="paragraph">
                  <wp:posOffset>1369060</wp:posOffset>
                </wp:positionV>
                <wp:extent cx="249555" cy="249555"/>
                <wp:effectExtent l="0" t="0" r="0" b="0"/>
                <wp:wrapNone/>
                <wp:docPr id="195" name="Ellipse 195"/>
                <wp:cNvGraphicFramePr/>
                <a:graphic xmlns:a="http://schemas.openxmlformats.org/drawingml/2006/main">
                  <a:graphicData uri="http://schemas.microsoft.com/office/word/2010/wordprocessingShape">
                    <wps:wsp>
                      <wps:cNvSpPr/>
                      <wps:spPr>
                        <a:xfrm flipV="1">
                          <a:off x="0" y="0"/>
                          <a:ext cx="249555" cy="24955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01AD0CED" id="Ellipse 195" o:spid="_x0000_s1026" style="position:absolute;margin-left:190.05pt;margin-top:107.8pt;width:19.65pt;height:19.65pt;flip:y;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61152" behindDoc="0" locked="0" layoutInCell="1" allowOverlap="1" wp14:anchorId="02FB1B98" wp14:editId="6A956AC4">
                <wp:simplePos x="0" y="0"/>
                <wp:positionH relativeFrom="column">
                  <wp:posOffset>3061335</wp:posOffset>
                </wp:positionH>
                <wp:positionV relativeFrom="paragraph">
                  <wp:posOffset>1363345</wp:posOffset>
                </wp:positionV>
                <wp:extent cx="251460" cy="251460"/>
                <wp:effectExtent l="0" t="0" r="0" b="0"/>
                <wp:wrapNone/>
                <wp:docPr id="203" name="Ellipse 20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799A127B" id="Ellipse 203" o:spid="_x0000_s1026" style="position:absolute;margin-left:241.05pt;margin-top:107.35pt;width:19.8pt;height:19.8pt;flip:y;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" fillcolor="#ffcd00 [3206]" stroked="f" strokeweight="2pt"/>
            </w:pict>
          </mc:Fallback>
        </mc:AlternateContent>
      </w:r>
      <w:r>
        <w:rPr>
          <w:noProof/>
        </w:rPr>
        <mc:AlternateContent>
          <mc:Choice Requires="wps">
            <w:drawing>
              <wp:anchor distT="0" distB="0" distL="114300" distR="114300" simplePos="0" relativeHeight="251744768" behindDoc="0" locked="0" layoutInCell="1" allowOverlap="1" wp14:anchorId="69225BB9" wp14:editId="12683A62">
                <wp:simplePos x="0" y="0"/>
                <wp:positionH relativeFrom="column">
                  <wp:posOffset>2413635</wp:posOffset>
                </wp:positionH>
                <wp:positionV relativeFrom="paragraph">
                  <wp:posOffset>721359</wp:posOffset>
                </wp:positionV>
                <wp:extent cx="251460" cy="251460"/>
                <wp:effectExtent l="0" t="0" r="0" b="0"/>
                <wp:wrapNone/>
                <wp:docPr id="193" name="Ellipse 19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12E9EF13" id="Ellipse 193" o:spid="_x0000_s1026" style="position:absolute;margin-left:190.05pt;margin-top:56.8pt;width:19.8pt;height:19.8pt;flip: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" fillcolor="#ffcd00 [3206]" stroked="f" strokeweight="2pt"/>
            </w:pict>
          </mc:Fallback>
        </mc:AlternateContent>
      </w:r>
      <w:r>
        <w:rPr>
          <w:noProof/>
        </w:rPr>
        <mc:AlternateContent>
          <mc:Choice Requires="wps">
            <w:drawing>
              <wp:anchor distT="0" distB="0" distL="114300" distR="114300" simplePos="0" relativeHeight="251737600" behindDoc="0" locked="0" layoutInCell="1" allowOverlap="1" wp14:anchorId="2BF77137" wp14:editId="5B3567ED">
                <wp:simplePos x="0" y="0"/>
                <wp:positionH relativeFrom="margin">
                  <wp:align>right</wp:align>
                </wp:positionH>
                <wp:positionV relativeFrom="paragraph">
                  <wp:posOffset>3772256</wp:posOffset>
                </wp:positionV>
                <wp:extent cx="5731510" cy="163195"/>
                <wp:effectExtent l="0" t="0" r="2540" b="8255"/>
                <wp:wrapSquare wrapText="bothSides"/>
                <wp:docPr id="29" name="Zone de texte 29"/>
                <wp:cNvGraphicFramePr/>
                <a:graphic xmlns:a="http://schemas.openxmlformats.org/drawingml/2006/main">
                  <a:graphicData uri="http://schemas.microsoft.com/office/word/2010/wordprocessingShape">
                    <wps:wsp>
                      <wps:cNvSpPr txBox="1"/>
                      <wps:spPr>
                        <a:xfrm>
                          <a:off x="0" y="0"/>
                          <a:ext cx="5731510" cy="163195"/>
                        </a:xfrm>
                        <a:prstGeom prst="rect">
                          <a:avLst/>
                        </a:prstGeom>
                        <a:solidFill>
                          <a:prstClr val="white"/>
                        </a:solidFill>
                        <a:ln>
                          <a:noFill/>
                        </a:ln>
                      </wps:spPr>
                      <wps:txbx>
                        <w:txbxContent>
                          <w:p w14:paraId="3FC06D67" w14:textId="7593E067" w:rsidR="003924CB" w:rsidRDefault="003924CB" w:rsidP="003924CB">
                            <w:pPr>
                              <w:pStyle w:val="Caption"/>
                              <w:jc w:val="center"/>
                            </w:pPr>
                            <w:r>
                              <w:t xml:space="preserve">Figure </w:t>
                            </w:r>
                            <w:fldSimple w:instr=" SEQ Figure \* ARABIC ">
                              <w:r w:rsidR="004D4217">
                                <w:rPr>
                                  <w:noProof/>
                                </w:rPr>
                                <w:t>15</w:t>
                              </w:r>
                            </w:fldSimple>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77137" id="Zone de texte 29" o:spid="_x0000_s1035" type="#_x0000_t202" style="position:absolute;left:0;text-align:left;margin-left:400.1pt;margin-top:297.05pt;width:451.3pt;height:12.85pt;z-index:251737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" stroked="f">
                <v:textbox inset="0,0,0,0">
                  <w:txbxContent>
                    <w:p w14:paraId="3FC06D67" w14:textId="7593E067" w:rsidR="003924CB" w:rsidRDefault="003924CB" w:rsidP="003924CB">
                      <w:pPr>
                        <w:pStyle w:val="Caption"/>
                        <w:jc w:val="center"/>
                      </w:pPr>
                      <w:r>
                        <w:t xml:space="preserve">Figure </w:t>
                      </w:r>
                      <w:fldSimple w:instr=" SEQ Figure \* ARABIC ">
                        <w:r w:rsidR="004D4217">
                          <w:rPr>
                            <w:noProof/>
                          </w:rPr>
                          <w:t>15</w:t>
                        </w:r>
                      </w:fldSimple>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v:textbox>
                <w10:wrap type="square" anchorx="margin"/>
              </v:shape>
            </w:pict>
          </mc:Fallback>
        </mc:AlternateContent>
      </w:r>
      <w:r>
        <w:rPr>
          <w:rFonts w:ascii="3DS V2" w:eastAsia="SimSun" w:hAnsi="3DS V2" w:cstheme="minorBidi"/>
          <w:noProof/>
          <w:lang w:val="fr-FR"/>
        </w:rPr>
        <w:drawing>
          <wp:inline distT="0" distB="0" distL="0" distR="0" wp14:anchorId="6868F0C4" wp14:editId="3BC8F65B">
            <wp:extent cx="2004365" cy="3289666"/>
            <wp:effectExtent l="0" t="0" r="0" b="635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12324" cy="3302729"/>
                    </a:xfrm>
                    <a:prstGeom prst="rect">
                      <a:avLst/>
                    </a:prstGeom>
                    <a:noFill/>
                    <a:ln>
                      <a:noFill/>
                    </a:ln>
                  </pic:spPr>
                </pic:pic>
              </a:graphicData>
            </a:graphic>
          </wp:inline>
        </w:drawing>
      </w:r>
    </w:p>
    <w:p w14:paraId="7FC561DB" w14:textId="77777777" w:rsidR="00850F9C" w:rsidRDefault="00850F9C" w:rsidP="00250A42">
      <w:pPr>
        <w:pStyle w:val="NormalWeb"/>
        <w:keepNext/>
        <w:rPr>
          <w:rFonts w:ascii="3DS V2" w:eastAsia="SimSun" w:hAnsi="3DS V2" w:cstheme="minorBidi"/>
          <w:lang w:val="fr-FR"/>
        </w:rPr>
      </w:pPr>
    </w:p>
    <w:p w14:paraId="3D212B06" w14:textId="2B884CAE" w:rsidR="00250A42" w:rsidDel="0038774A" w:rsidRDefault="0038774A" w:rsidP="00250A42">
      <w:pPr>
        <w:pStyle w:val="NormalWeb"/>
        <w:keepNext/>
        <w:rPr>
          <w:del w:id="106" w:author="GOUTAUDIER Sébastien" w:date="2025-08-01T10:39:00Z"/>
          <w:rFonts w:ascii="3DS V2" w:eastAsia="SimSun" w:hAnsi="3DS V2" w:cstheme="minorBidi"/>
          <w:lang w:val="fr-FR"/>
        </w:rPr>
      </w:pPr>
      <w:ins w:id="107" w:author="GOUTAUDIER Sébastien" w:date="2025-08-01T10:39:00Z">
        <w:r w:rsidRPr="0038774A">
          <w:rPr>
            <w:lang w:val="fr-FR"/>
            <w:rPrChange w:id="108" w:author="GOUTAUDIER Sébastien" w:date="2025-08-01T10:39:00Z">
              <w:rPr/>
            </w:rPrChange>
          </w:rPr>
          <w:t xml:space="preserve">Voici un exemple de situation à éviter absolument. Dans cet exemple, chaque couleur correspond à une zone de cavité attribuée à un câble, et un croisement entre deux câbles se produit. Le piège réside dans le fait que ces quatre cavités sont organisées en forme de « carré », où les deux paires de sommets opposés (AF et BE) sont considérées comme des paires de cavités voisines. Ainsi, si l’on doit connecter aujourd’hui deux câbles à deux fils, cette </w:t>
        </w:r>
        <w:r w:rsidRPr="0038774A">
          <w:rPr>
            <w:lang w:val="fr-FR"/>
            <w:rPrChange w:id="109" w:author="GOUTAUDIER Sébastien" w:date="2025-08-01T10:39:00Z">
              <w:rPr/>
            </w:rPrChange>
          </w:rPr>
          <w:lastRenderedPageBreak/>
          <w:t>solution erronée pourrait être proposée à l’utilisateur. Ce problème survient généralement dans des configurations symétriques, ou quasi symétriques. L’exemple suivant illustre un cas de croisement dans une disposition en trapèze :</w:t>
        </w:r>
      </w:ins>
      <w:del w:id="110" w:author="GOUTAUDIER Sébastien" w:date="2025-08-01T10:39:00Z">
        <w:r w:rsidR="00765956" w:rsidDel="0038774A">
          <w:rPr>
            <w:rFonts w:ascii="3DS V2" w:eastAsia="SimSun" w:hAnsi="3DS V2" w:cstheme="minorBidi"/>
            <w:lang w:val="fr-FR"/>
          </w:rPr>
          <w:delText xml:space="preserve">Voici </w:delText>
        </w:r>
      </w:del>
      <w:del w:id="111" w:author="GOUTAUDIER Sébastien" w:date="2025-08-01T10:38:00Z">
        <w:r w:rsidR="00765956" w:rsidDel="009E01E5">
          <w:rPr>
            <w:rFonts w:ascii="3DS V2" w:eastAsia="SimSun" w:hAnsi="3DS V2" w:cstheme="minorBidi"/>
            <w:lang w:val="fr-FR"/>
          </w:rPr>
          <w:delText>un</w:delText>
        </w:r>
        <w:r w:rsidR="00F27D54" w:rsidDel="009E01E5">
          <w:rPr>
            <w:rFonts w:ascii="3DS V2" w:eastAsia="SimSun" w:hAnsi="3DS V2" w:cstheme="minorBidi"/>
            <w:lang w:val="fr-FR"/>
          </w:rPr>
          <w:delText xml:space="preserve"> exemple</w:delText>
        </w:r>
      </w:del>
      <w:del w:id="112" w:author="GOUTAUDIER Sébastien" w:date="2025-08-01T10:39:00Z">
        <w:r w:rsidR="00765956" w:rsidDel="0038774A">
          <w:rPr>
            <w:rFonts w:ascii="3DS V2" w:eastAsia="SimSun" w:hAnsi="3DS V2" w:cstheme="minorBidi"/>
            <w:lang w:val="fr-FR"/>
          </w:rPr>
          <w:delText xml:space="preserve"> à éviter</w:delText>
        </w:r>
        <w:r w:rsidR="006B4ACE" w:rsidDel="0038774A">
          <w:rPr>
            <w:rFonts w:ascii="3DS V2" w:eastAsia="SimSun" w:hAnsi="3DS V2" w:cstheme="minorBidi"/>
            <w:lang w:val="fr-FR"/>
          </w:rPr>
          <w:delText xml:space="preserve"> absolument</w:delText>
        </w:r>
        <w:r w:rsidR="00765956" w:rsidDel="0038774A">
          <w:rPr>
            <w:rFonts w:ascii="3DS V2" w:eastAsia="SimSun" w:hAnsi="3DS V2" w:cstheme="minorBidi"/>
            <w:lang w:val="fr-FR"/>
          </w:rPr>
          <w:delText>. Dans cet exemple,</w:delText>
        </w:r>
        <w:r w:rsidR="00F27D54" w:rsidDel="0038774A">
          <w:rPr>
            <w:rFonts w:ascii="3DS V2" w:eastAsia="SimSun" w:hAnsi="3DS V2" w:cstheme="minorBidi"/>
            <w:lang w:val="fr-FR"/>
          </w:rPr>
          <w:delText xml:space="preserve"> chaque</w:delText>
        </w:r>
        <w:r w:rsidR="00956C76" w:rsidDel="0038774A">
          <w:rPr>
            <w:rFonts w:ascii="3DS V2" w:eastAsia="SimSun" w:hAnsi="3DS V2" w:cstheme="minorBidi"/>
            <w:lang w:val="fr-FR"/>
          </w:rPr>
          <w:delText xml:space="preserve"> couleur</w:delText>
        </w:r>
        <w:r w:rsidR="001215F2" w:rsidDel="0038774A">
          <w:rPr>
            <w:rFonts w:ascii="3DS V2" w:eastAsia="SimSun" w:hAnsi="3DS V2" w:cstheme="minorBidi"/>
            <w:lang w:val="fr-FR"/>
          </w:rPr>
          <w:delText xml:space="preserve"> </w:delText>
        </w:r>
        <w:r w:rsidR="009600B7" w:rsidDel="0038774A">
          <w:rPr>
            <w:rFonts w:ascii="3DS V2" w:eastAsia="SimSun" w:hAnsi="3DS V2" w:cstheme="minorBidi"/>
            <w:lang w:val="fr-FR"/>
          </w:rPr>
          <w:delText>représente</w:delText>
        </w:r>
        <w:r w:rsidR="001215F2" w:rsidDel="0038774A">
          <w:rPr>
            <w:rFonts w:ascii="3DS V2" w:eastAsia="SimSun" w:hAnsi="3DS V2" w:cstheme="minorBidi"/>
            <w:lang w:val="fr-FR"/>
          </w:rPr>
          <w:delText xml:space="preserve"> </w:delText>
        </w:r>
        <w:r w:rsidR="005B798C" w:rsidDel="0038774A">
          <w:rPr>
            <w:rFonts w:ascii="3DS V2" w:eastAsia="SimSun" w:hAnsi="3DS V2" w:cstheme="minorBidi"/>
            <w:lang w:val="fr-FR"/>
          </w:rPr>
          <w:delText xml:space="preserve">une zone </w:delText>
        </w:r>
        <w:r w:rsidR="00F27D54" w:rsidDel="0038774A">
          <w:rPr>
            <w:rFonts w:ascii="3DS V2" w:eastAsia="SimSun" w:hAnsi="3DS V2" w:cstheme="minorBidi"/>
            <w:lang w:val="fr-FR"/>
          </w:rPr>
          <w:delText xml:space="preserve">de cavité </w:delText>
        </w:r>
      </w:del>
      <w:del w:id="113" w:author="GOUTAUDIER Sébastien" w:date="2025-08-01T10:38:00Z">
        <w:r w:rsidR="005B798C" w:rsidDel="0016707D">
          <w:rPr>
            <w:rFonts w:ascii="3DS V2" w:eastAsia="SimSun" w:hAnsi="3DS V2" w:cstheme="minorBidi"/>
            <w:lang w:val="fr-FR"/>
          </w:rPr>
          <w:delText xml:space="preserve">allouer </w:delText>
        </w:r>
      </w:del>
      <w:del w:id="114" w:author="GOUTAUDIER Sébastien" w:date="2025-08-01T10:39:00Z">
        <w:r w:rsidR="005B798C" w:rsidDel="0038774A">
          <w:rPr>
            <w:rFonts w:ascii="3DS V2" w:eastAsia="SimSun" w:hAnsi="3DS V2" w:cstheme="minorBidi"/>
            <w:lang w:val="fr-FR"/>
          </w:rPr>
          <w:delText>à un câble, il existe un croisement entre deux câbles</w:delText>
        </w:r>
        <w:r w:rsidR="001F1F34" w:rsidDel="0038774A">
          <w:rPr>
            <w:rFonts w:ascii="3DS V2" w:eastAsia="SimSun" w:hAnsi="3DS V2" w:cstheme="minorBidi"/>
            <w:lang w:val="fr-FR"/>
          </w:rPr>
          <w:delText xml:space="preserve">. Voici un piège : ces quatre cavités </w:delText>
        </w:r>
        <w:r w:rsidR="001F1F34" w:rsidDel="0038774A">
          <w:rPr>
            <w:rFonts w:ascii="3DS V2" w:eastAsia="SimSun" w:hAnsi="3DS V2" w:cstheme="minorBidi"/>
            <w:noProof/>
            <w:lang w:val="fr-FR"/>
          </w:rPr>
          <w:delText xml:space="preserve">présentent une répartition « carré », </w:delText>
        </w:r>
        <w:r w:rsidR="00855E43" w:rsidDel="0038774A">
          <w:rPr>
            <w:rFonts w:ascii="3DS V2" w:eastAsia="SimSun" w:hAnsi="3DS V2" w:cstheme="minorBidi"/>
            <w:noProof/>
            <w:lang w:val="fr-FR"/>
          </w:rPr>
          <w:delText>l</w:delText>
        </w:r>
        <w:r w:rsidR="001F1F34" w:rsidRPr="001F1F34" w:rsidDel="0038774A">
          <w:rPr>
            <w:rFonts w:ascii="3DS V2" w:eastAsia="SimSun" w:hAnsi="3DS V2" w:cstheme="minorBidi"/>
            <w:noProof/>
            <w:lang w:val="fr-FR"/>
          </w:rPr>
          <w:delText xml:space="preserve">es deux paires de sommets </w:delText>
        </w:r>
        <w:r w:rsidR="001C1F1C" w:rsidRPr="001F1F34" w:rsidDel="0038774A">
          <w:rPr>
            <w:rFonts w:ascii="3DS V2" w:eastAsia="SimSun" w:hAnsi="3DS V2" w:cstheme="minorBidi"/>
            <w:noProof/>
            <w:lang w:val="fr-FR"/>
          </w:rPr>
          <w:delText>opposés (</w:delText>
        </w:r>
        <w:r w:rsidR="001F1F34" w:rsidRPr="001F1F34" w:rsidDel="0038774A">
          <w:rPr>
            <w:rFonts w:ascii="3DS V2" w:eastAsia="SimSun" w:hAnsi="3DS V2" w:cstheme="minorBidi"/>
            <w:noProof/>
            <w:lang w:val="fr-FR"/>
          </w:rPr>
          <w:delText>A</w:delText>
        </w:r>
        <w:r w:rsidR="00380FD6" w:rsidDel="0038774A">
          <w:rPr>
            <w:rFonts w:ascii="3DS V2" w:eastAsia="SimSun" w:hAnsi="3DS V2" w:cstheme="minorBidi"/>
            <w:noProof/>
            <w:lang w:val="fr-FR"/>
          </w:rPr>
          <w:delText>F</w:delText>
        </w:r>
        <w:r w:rsidR="001F1F34" w:rsidRPr="001F1F34" w:rsidDel="0038774A">
          <w:rPr>
            <w:rFonts w:ascii="3DS V2" w:eastAsia="SimSun" w:hAnsi="3DS V2" w:cstheme="minorBidi"/>
            <w:noProof/>
            <w:lang w:val="fr-FR"/>
          </w:rPr>
          <w:delText xml:space="preserve"> et B</w:delText>
        </w:r>
        <w:r w:rsidR="00380FD6" w:rsidDel="0038774A">
          <w:rPr>
            <w:rFonts w:ascii="3DS V2" w:eastAsia="SimSun" w:hAnsi="3DS V2" w:cstheme="minorBidi"/>
            <w:noProof/>
            <w:lang w:val="fr-FR"/>
          </w:rPr>
          <w:delText>E</w:delText>
        </w:r>
        <w:r w:rsidR="001F1F34" w:rsidRPr="001F1F34" w:rsidDel="0038774A">
          <w:rPr>
            <w:rFonts w:ascii="3DS V2" w:eastAsia="SimSun" w:hAnsi="3DS V2" w:cstheme="minorBidi"/>
            <w:noProof/>
            <w:lang w:val="fr-FR"/>
          </w:rPr>
          <w:delText>)</w:delText>
        </w:r>
        <w:r w:rsidR="001C1F1C" w:rsidDel="0038774A">
          <w:rPr>
            <w:rFonts w:ascii="3DS V2" w:eastAsia="SimSun" w:hAnsi="3DS V2" w:cstheme="minorBidi"/>
            <w:noProof/>
            <w:lang w:val="fr-FR"/>
          </w:rPr>
          <w:delText xml:space="preserve"> </w:delText>
        </w:r>
        <w:r w:rsidR="001C1F1C" w:rsidRPr="001C1F1C" w:rsidDel="0038774A">
          <w:rPr>
            <w:rFonts w:ascii="3DS V2" w:eastAsia="SimSun" w:hAnsi="3DS V2" w:cstheme="minorBidi"/>
            <w:noProof/>
            <w:lang w:val="fr-FR"/>
          </w:rPr>
          <w:delText xml:space="preserve">sont considérées comme </w:delText>
        </w:r>
        <w:r w:rsidR="00851D4E" w:rsidDel="0038774A">
          <w:rPr>
            <w:rFonts w:ascii="3DS V2" w:eastAsia="SimSun" w:hAnsi="3DS V2" w:cstheme="minorBidi"/>
            <w:noProof/>
            <w:lang w:val="fr-FR"/>
          </w:rPr>
          <w:delText>deux</w:delText>
        </w:r>
        <w:r w:rsidR="001C1F1C" w:rsidRPr="001C1F1C" w:rsidDel="0038774A">
          <w:rPr>
            <w:rFonts w:ascii="3DS V2" w:eastAsia="SimSun" w:hAnsi="3DS V2" w:cstheme="minorBidi"/>
            <w:noProof/>
            <w:lang w:val="fr-FR"/>
          </w:rPr>
          <w:delText xml:space="preserve"> paires de </w:delText>
        </w:r>
        <w:r w:rsidR="001C1F1C" w:rsidDel="0038774A">
          <w:rPr>
            <w:rFonts w:ascii="3DS V2" w:eastAsia="SimSun" w:hAnsi="3DS V2" w:cstheme="minorBidi"/>
            <w:noProof/>
            <w:lang w:val="fr-FR"/>
          </w:rPr>
          <w:delText>cavité</w:delText>
        </w:r>
        <w:r w:rsidR="001C1F1C" w:rsidRPr="001C1F1C" w:rsidDel="0038774A">
          <w:rPr>
            <w:rFonts w:ascii="3DS V2" w:eastAsia="SimSun" w:hAnsi="3DS V2" w:cstheme="minorBidi"/>
            <w:noProof/>
            <w:lang w:val="fr-FR"/>
          </w:rPr>
          <w:delText xml:space="preserve"> voisin</w:delText>
        </w:r>
        <w:r w:rsidR="001C1F1C" w:rsidDel="0038774A">
          <w:rPr>
            <w:rFonts w:ascii="3DS V2" w:eastAsia="SimSun" w:hAnsi="3DS V2" w:cstheme="minorBidi"/>
            <w:noProof/>
            <w:lang w:val="fr-FR"/>
          </w:rPr>
          <w:delText>e</w:delText>
        </w:r>
        <w:r w:rsidR="001C1F1C" w:rsidRPr="001C1F1C" w:rsidDel="0038774A">
          <w:rPr>
            <w:rFonts w:ascii="3DS V2" w:eastAsia="SimSun" w:hAnsi="3DS V2" w:cstheme="minorBidi"/>
            <w:noProof/>
            <w:lang w:val="fr-FR"/>
          </w:rPr>
          <w:delText>.</w:delText>
        </w:r>
        <w:r w:rsidR="00851D4E" w:rsidDel="0038774A">
          <w:rPr>
            <w:rFonts w:ascii="3DS V2" w:eastAsia="SimSun" w:hAnsi="3DS V2" w:cstheme="minorBidi"/>
            <w:lang w:val="fr-FR"/>
          </w:rPr>
          <w:delText xml:space="preserve"> </w:delText>
        </w:r>
        <w:r w:rsidR="003B3B09" w:rsidDel="0038774A">
          <w:rPr>
            <w:rFonts w:ascii="3DS V2" w:eastAsia="SimSun" w:hAnsi="3DS V2" w:cstheme="minorBidi"/>
            <w:lang w:val="fr-FR"/>
          </w:rPr>
          <w:delText xml:space="preserve">Si aujourd’hui il y a deux câbles de deux fils à brancher, on risque de proposer cette solution erronée à l’utilisateur. </w:delText>
        </w:r>
        <w:r w:rsidR="00250A42" w:rsidRPr="00250A42" w:rsidDel="0038774A">
          <w:rPr>
            <w:rFonts w:ascii="3DS V2" w:eastAsia="SimSun" w:hAnsi="3DS V2" w:cstheme="minorBidi"/>
            <w:lang w:val="fr-FR"/>
          </w:rPr>
          <w:delText xml:space="preserve">Ce phénomène </w:delText>
        </w:r>
        <w:r w:rsidR="00250A42" w:rsidDel="0038774A">
          <w:rPr>
            <w:rFonts w:ascii="3DS V2" w:eastAsia="SimSun" w:hAnsi="3DS V2" w:cstheme="minorBidi"/>
            <w:lang w:val="fr-FR"/>
          </w:rPr>
          <w:delText>existe</w:delText>
        </w:r>
        <w:r w:rsidR="00250A42" w:rsidRPr="00250A42" w:rsidDel="0038774A">
          <w:rPr>
            <w:rFonts w:ascii="3DS V2" w:eastAsia="SimSun" w:hAnsi="3DS V2" w:cstheme="minorBidi"/>
            <w:lang w:val="fr-FR"/>
          </w:rPr>
          <w:delText xml:space="preserve"> </w:delText>
        </w:r>
        <w:r w:rsidR="00FC31FE" w:rsidDel="0038774A">
          <w:rPr>
            <w:rFonts w:ascii="3DS V2" w:eastAsia="SimSun" w:hAnsi="3DS V2" w:cstheme="minorBidi"/>
            <w:lang w:val="fr-FR"/>
          </w:rPr>
          <w:delText>existe généralement dans les</w:delText>
        </w:r>
        <w:r w:rsidR="00250A42" w:rsidRPr="00250A42" w:rsidDel="0038774A">
          <w:rPr>
            <w:rFonts w:ascii="3DS V2" w:eastAsia="SimSun" w:hAnsi="3DS V2" w:cstheme="minorBidi"/>
            <w:lang w:val="fr-FR"/>
          </w:rPr>
          <w:delText xml:space="preserve"> disposition</w:delText>
        </w:r>
        <w:r w:rsidR="00FC31FE" w:rsidDel="0038774A">
          <w:rPr>
            <w:rFonts w:ascii="3DS V2" w:eastAsia="SimSun" w:hAnsi="3DS V2" w:cstheme="minorBidi"/>
            <w:lang w:val="fr-FR"/>
          </w:rPr>
          <w:delText>s</w:delText>
        </w:r>
        <w:r w:rsidR="00250A42" w:rsidRPr="00250A42" w:rsidDel="0038774A">
          <w:rPr>
            <w:rFonts w:ascii="3DS V2" w:eastAsia="SimSun" w:hAnsi="3DS V2" w:cstheme="minorBidi"/>
            <w:lang w:val="fr-FR"/>
          </w:rPr>
          <w:delText xml:space="preserve"> </w:delText>
        </w:r>
        <w:r w:rsidR="000C6584" w:rsidRPr="00250A42" w:rsidDel="0038774A">
          <w:rPr>
            <w:rFonts w:ascii="3DS V2" w:eastAsia="SimSun" w:hAnsi="3DS V2" w:cstheme="minorBidi"/>
            <w:lang w:val="fr-FR"/>
          </w:rPr>
          <w:delText>symétrique</w:delText>
        </w:r>
        <w:r w:rsidR="000C6584" w:rsidDel="0038774A">
          <w:rPr>
            <w:rFonts w:ascii="3DS V2" w:eastAsia="SimSun" w:hAnsi="3DS V2" w:cstheme="minorBidi"/>
            <w:lang w:val="fr-FR"/>
          </w:rPr>
          <w:delText xml:space="preserve">s (ou presque </w:delText>
        </w:r>
        <w:r w:rsidR="000C6584" w:rsidRPr="00250A42" w:rsidDel="0038774A">
          <w:rPr>
            <w:rFonts w:ascii="3DS V2" w:eastAsia="SimSun" w:hAnsi="3DS V2" w:cstheme="minorBidi"/>
            <w:lang w:val="fr-FR"/>
          </w:rPr>
          <w:delText>symétrique</w:delText>
        </w:r>
        <w:r w:rsidR="000C6584" w:rsidDel="0038774A">
          <w:rPr>
            <w:rFonts w:ascii="3DS V2" w:eastAsia="SimSun" w:hAnsi="3DS V2" w:cstheme="minorBidi"/>
            <w:lang w:val="fr-FR"/>
          </w:rPr>
          <w:delText>s)</w:delText>
        </w:r>
        <w:r w:rsidR="00FC31FE" w:rsidDel="0038774A">
          <w:rPr>
            <w:rFonts w:ascii="3DS V2" w:eastAsia="SimSun" w:hAnsi="3DS V2" w:cstheme="minorBidi"/>
            <w:lang w:val="fr-FR"/>
          </w:rPr>
          <w:delText>. L</w:delText>
        </w:r>
        <w:r w:rsidR="009F22A5" w:rsidDel="0038774A">
          <w:rPr>
            <w:rFonts w:ascii="3DS V2" w:eastAsia="SimSun" w:hAnsi="3DS V2" w:cstheme="minorBidi"/>
            <w:lang w:val="fr-FR"/>
          </w:rPr>
          <w:delText>’exemple suivant donne un cas de croisement sur une disposition en trapèze :</w:delText>
        </w:r>
      </w:del>
    </w:p>
    <w:p w14:paraId="319EDE43" w14:textId="77777777" w:rsidR="00850F9C" w:rsidRDefault="00850F9C" w:rsidP="00250A42">
      <w:pPr>
        <w:pStyle w:val="NormalWeb"/>
        <w:keepNext/>
        <w:rPr>
          <w:rFonts w:ascii="3DS V2" w:eastAsia="SimSun" w:hAnsi="3DS V2" w:cstheme="minorBidi"/>
          <w:lang w:val="fr-FR"/>
        </w:rPr>
      </w:pPr>
    </w:p>
    <w:p w14:paraId="23188433" w14:textId="4BEBFF4D" w:rsidR="00250A42" w:rsidRDefault="00850F9C" w:rsidP="00250A42">
      <w:pPr>
        <w:pStyle w:val="NormalWeb"/>
        <w:keepNext/>
        <w:jc w:val="center"/>
      </w:pPr>
      <w:r>
        <w:rPr>
          <w:noProof/>
        </w:rPr>
        <mc:AlternateContent>
          <mc:Choice Requires="wps">
            <w:drawing>
              <wp:anchor distT="0" distB="0" distL="114300" distR="114300" simplePos="0" relativeHeight="251759104" behindDoc="0" locked="0" layoutInCell="1" allowOverlap="1" wp14:anchorId="11AA5FFB" wp14:editId="04C67C91">
                <wp:simplePos x="0" y="0"/>
                <wp:positionH relativeFrom="column">
                  <wp:posOffset>3147712</wp:posOffset>
                </wp:positionH>
                <wp:positionV relativeFrom="paragraph">
                  <wp:posOffset>657208</wp:posOffset>
                </wp:positionV>
                <wp:extent cx="709684" cy="709684"/>
                <wp:effectExtent l="0" t="0" r="0" b="0"/>
                <wp:wrapNone/>
                <wp:docPr id="202" name="Ellipse 202"/>
                <wp:cNvGraphicFramePr/>
                <a:graphic xmlns:a="http://schemas.openxmlformats.org/drawingml/2006/main">
                  <a:graphicData uri="http://schemas.microsoft.com/office/word/2010/wordprocessingShape">
                    <wps:wsp>
                      <wps:cNvSpPr/>
                      <wps:spPr>
                        <a:xfrm flipV="1">
                          <a:off x="0" y="0"/>
                          <a:ext cx="709684" cy="709684"/>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7726A38" id="Ellipse 202" o:spid="_x0000_s1026" style="position:absolute;margin-left:247.85pt;margin-top:51.75pt;width:55.9pt;height:55.9pt;flip:y;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" fillcolor="#7afff8 [1301]" stroked="f" strokeweight="2pt"/>
            </w:pict>
          </mc:Fallback>
        </mc:AlternateContent>
      </w:r>
      <w:r>
        <w:rPr>
          <w:noProof/>
        </w:rPr>
        <mc:AlternateContent>
          <mc:Choice Requires="wps">
            <w:drawing>
              <wp:anchor distT="0" distB="0" distL="114300" distR="114300" simplePos="0" relativeHeight="251757056" behindDoc="0" locked="0" layoutInCell="1" allowOverlap="1" wp14:anchorId="32389257" wp14:editId="467B653F">
                <wp:simplePos x="0" y="0"/>
                <wp:positionH relativeFrom="column">
                  <wp:posOffset>4084629</wp:posOffset>
                </wp:positionH>
                <wp:positionV relativeFrom="paragraph">
                  <wp:posOffset>52650</wp:posOffset>
                </wp:positionV>
                <wp:extent cx="356461" cy="356461"/>
                <wp:effectExtent l="0" t="0" r="5715" b="5715"/>
                <wp:wrapNone/>
                <wp:docPr id="201" name="Ellipse 201"/>
                <wp:cNvGraphicFramePr/>
                <a:graphic xmlns:a="http://schemas.openxmlformats.org/drawingml/2006/main">
                  <a:graphicData uri="http://schemas.microsoft.com/office/word/2010/wordprocessingShape">
                    <wps:wsp>
                      <wps:cNvSpPr/>
                      <wps:spPr>
                        <a:xfrm flipV="1">
                          <a:off x="0" y="0"/>
                          <a:ext cx="356461" cy="356461"/>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F4803CC" id="Ellipse 201" o:spid="_x0000_s1026" style="position:absolute;margin-left:321.6pt;margin-top:4.15pt;width:28.05pt;height:28.05pt;flip: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52960" behindDoc="0" locked="0" layoutInCell="1" allowOverlap="1" wp14:anchorId="76815316" wp14:editId="7C13F78D">
                <wp:simplePos x="0" y="0"/>
                <wp:positionH relativeFrom="column">
                  <wp:posOffset>3588368</wp:posOffset>
                </wp:positionH>
                <wp:positionV relativeFrom="paragraph">
                  <wp:posOffset>54335</wp:posOffset>
                </wp:positionV>
                <wp:extent cx="352033" cy="352033"/>
                <wp:effectExtent l="0" t="0" r="0" b="0"/>
                <wp:wrapNone/>
                <wp:docPr id="198" name="Ellipse 198"/>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05406BF2" id="Ellipse 198" o:spid="_x0000_s1026" style="position:absolute;margin-left:282.55pt;margin-top:4.3pt;width:27.7pt;height:27.7pt;flip:y;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" fillcolor="#ffcd00 [3206]" stroked="f" strokeweight="2pt"/>
            </w:pict>
          </mc:Fallback>
        </mc:AlternateContent>
      </w:r>
      <w:r>
        <w:rPr>
          <w:noProof/>
        </w:rPr>
        <mc:AlternateContent>
          <mc:Choice Requires="wps">
            <w:drawing>
              <wp:anchor distT="0" distB="0" distL="114300" distR="114300" simplePos="0" relativeHeight="251755008" behindDoc="0" locked="0" layoutInCell="1" allowOverlap="1" wp14:anchorId="17C1DD89" wp14:editId="79D1A1C3">
                <wp:simplePos x="0" y="0"/>
                <wp:positionH relativeFrom="column">
                  <wp:posOffset>4141792</wp:posOffset>
                </wp:positionH>
                <wp:positionV relativeFrom="paragraph">
                  <wp:posOffset>659926</wp:posOffset>
                </wp:positionV>
                <wp:extent cx="702860" cy="702860"/>
                <wp:effectExtent l="0" t="0" r="2540" b="2540"/>
                <wp:wrapNone/>
                <wp:docPr id="199" name="Ellipse 199"/>
                <wp:cNvGraphicFramePr/>
                <a:graphic xmlns:a="http://schemas.openxmlformats.org/drawingml/2006/main">
                  <a:graphicData uri="http://schemas.microsoft.com/office/word/2010/wordprocessingShape">
                    <wps:wsp>
                      <wps:cNvSpPr/>
                      <wps:spPr>
                        <a:xfrm flipV="1">
                          <a:off x="0" y="0"/>
                          <a:ext cx="702860" cy="7028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19B2E2E9" id="Ellipse 199" o:spid="_x0000_s1026" style="position:absolute;margin-left:326.15pt;margin-top:51.95pt;width:55.35pt;height:55.35pt;flip:y;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" fillcolor="#ffcd00 [3206]" stroked="f" strokeweight="2pt"/>
            </w:pict>
          </mc:Fallback>
        </mc:AlternateContent>
      </w:r>
      <w:r w:rsidR="00250A42" w:rsidRPr="00250A42">
        <w:rPr>
          <w:rFonts w:ascii="3DS V2" w:eastAsia="SimSun" w:hAnsi="3DS V2" w:cstheme="minorBidi"/>
          <w:noProof/>
          <w:lang w:val="fr-FR"/>
        </w:rPr>
        <w:drawing>
          <wp:inline distT="0" distB="0" distL="0" distR="0" wp14:anchorId="10838BA9" wp14:editId="4334F557">
            <wp:extent cx="4267654" cy="1924334"/>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39869" r="65354"/>
                    <a:stretch/>
                  </pic:blipFill>
                  <pic:spPr bwMode="auto">
                    <a:xfrm>
                      <a:off x="0" y="0"/>
                      <a:ext cx="4281612" cy="1930628"/>
                    </a:xfrm>
                    <a:prstGeom prst="rect">
                      <a:avLst/>
                    </a:prstGeom>
                    <a:ln>
                      <a:noFill/>
                    </a:ln>
                    <a:extLst>
                      <a:ext uri="{53640926-AAD7-44D8-BBD7-CCE9431645EC}">
                        <a14:shadowObscured xmlns:a14="http://schemas.microsoft.com/office/drawing/2010/main"/>
                      </a:ext>
                    </a:extLst>
                  </pic:spPr>
                </pic:pic>
              </a:graphicData>
            </a:graphic>
          </wp:inline>
        </w:drawing>
      </w:r>
    </w:p>
    <w:p w14:paraId="01707999" w14:textId="1934391F" w:rsidR="003B3B09" w:rsidRDefault="00250A42" w:rsidP="00250A42">
      <w:pPr>
        <w:pStyle w:val="Caption"/>
        <w:jc w:val="center"/>
        <w:rPr>
          <w:rFonts w:ascii="3DS V2" w:hAnsi="3DS V2"/>
        </w:rPr>
      </w:pPr>
      <w:r>
        <w:t xml:space="preserve">Figure </w:t>
      </w:r>
      <w:fldSimple w:instr=" SEQ Figure \* ARABIC ">
        <w:r w:rsidR="004D4217">
          <w:rPr>
            <w:noProof/>
          </w:rPr>
          <w:t>16</w:t>
        </w:r>
      </w:fldSimple>
      <w:r>
        <w:t xml:space="preserve"> :</w:t>
      </w:r>
      <w:r w:rsidR="001E3ECD">
        <w:t xml:space="preserve"> Un c</w:t>
      </w:r>
      <w:r>
        <w:t xml:space="preserve">as gênant sur une partie du </w:t>
      </w:r>
      <w:r w:rsidRPr="00A948E8">
        <w:t xml:space="preserve">Connecteur </w:t>
      </w:r>
      <w:r>
        <w:t>39 +10</w:t>
      </w:r>
      <w:r w:rsidRPr="00A948E8">
        <w:t xml:space="preserve"> </w:t>
      </w:r>
      <w:r>
        <w:t>P</w:t>
      </w:r>
      <w:r w:rsidRPr="00A948E8">
        <w:t>in "EN35450</w:t>
      </w:r>
      <w:r>
        <w:t>3</w:t>
      </w:r>
      <w:r w:rsidRPr="00A948E8">
        <w:t>"</w:t>
      </w:r>
    </w:p>
    <w:p w14:paraId="710A2C88" w14:textId="55D97ADE" w:rsidR="00B12B86" w:rsidRDefault="00850F9C" w:rsidP="00307B90">
      <w:pPr>
        <w:spacing w:line="240" w:lineRule="atLeast"/>
        <w:rPr>
          <w:rFonts w:ascii="3DS V2" w:hAnsi="3DS V2"/>
          <w:sz w:val="24"/>
          <w:szCs w:val="24"/>
          <w:lang w:eastAsia="zh-CN"/>
        </w:rPr>
      </w:pPr>
      <w:r>
        <w:rPr>
          <w:rFonts w:ascii="3DS V2" w:hAnsi="3DS V2"/>
          <w:sz w:val="24"/>
          <w:szCs w:val="24"/>
        </w:rPr>
        <w:t xml:space="preserve">Néanmoins, </w:t>
      </w:r>
      <w:r w:rsidR="00AA4446">
        <w:rPr>
          <w:rFonts w:ascii="3DS V2" w:hAnsi="3DS V2"/>
          <w:sz w:val="24"/>
          <w:szCs w:val="24"/>
        </w:rPr>
        <w:t xml:space="preserve">ce piège est </w:t>
      </w:r>
      <w:r w:rsidR="00B12B86">
        <w:rPr>
          <w:rFonts w:ascii="3DS V2" w:hAnsi="3DS V2"/>
          <w:sz w:val="24"/>
          <w:szCs w:val="24"/>
        </w:rPr>
        <w:t>évité</w:t>
      </w:r>
      <w:r w:rsidR="00AA4446">
        <w:rPr>
          <w:rFonts w:ascii="3DS V2" w:hAnsi="3DS V2"/>
          <w:sz w:val="24"/>
          <w:szCs w:val="24"/>
        </w:rPr>
        <w:t xml:space="preserve"> grâce au</w:t>
      </w:r>
      <w:r w:rsidR="00307B90">
        <w:rPr>
          <w:rFonts w:ascii="3DS V2" w:hAnsi="3DS V2"/>
          <w:sz w:val="24"/>
          <w:szCs w:val="24"/>
        </w:rPr>
        <w:t xml:space="preserve"> comportement de la triangulation Delaunay</w:t>
      </w:r>
      <w:r w:rsidR="00B3775E">
        <w:rPr>
          <w:rFonts w:ascii="3DS V2" w:hAnsi="3DS V2" w:hint="eastAsia"/>
          <w:sz w:val="24"/>
          <w:szCs w:val="24"/>
          <w:lang w:eastAsia="zh-CN"/>
        </w:rPr>
        <w:t>.</w:t>
      </w:r>
      <w:r w:rsidR="005363EA">
        <w:rPr>
          <w:rFonts w:ascii="3DS V2" w:hAnsi="3DS V2"/>
          <w:sz w:val="24"/>
          <w:szCs w:val="24"/>
          <w:lang w:eastAsia="zh-CN"/>
        </w:rPr>
        <w:t xml:space="preserve"> </w:t>
      </w:r>
    </w:p>
    <w:p w14:paraId="30267C9A" w14:textId="77777777" w:rsidR="004C4265" w:rsidRDefault="004C4265" w:rsidP="004C4265">
      <w:pPr>
        <w:keepNext/>
        <w:spacing w:line="240" w:lineRule="atLeast"/>
        <w:jc w:val="center"/>
      </w:pPr>
      <w:r w:rsidRPr="004C4265">
        <w:rPr>
          <w:rFonts w:ascii="3DS V2" w:hAnsi="3DS V2"/>
          <w:noProof/>
          <w:sz w:val="24"/>
          <w:szCs w:val="24"/>
          <w:lang w:eastAsia="zh-CN"/>
        </w:rPr>
        <w:drawing>
          <wp:inline distT="0" distB="0" distL="0" distR="0" wp14:anchorId="4442C8CB" wp14:editId="2856728C">
            <wp:extent cx="3199850" cy="2882914"/>
            <wp:effectExtent l="0" t="0" r="635" b="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05774" cy="2888251"/>
                    </a:xfrm>
                    <a:prstGeom prst="rect">
                      <a:avLst/>
                    </a:prstGeom>
                  </pic:spPr>
                </pic:pic>
              </a:graphicData>
            </a:graphic>
          </wp:inline>
        </w:drawing>
      </w:r>
    </w:p>
    <w:p w14:paraId="134B89E4" w14:textId="4AA49273" w:rsidR="004C4265" w:rsidRDefault="004C4265" w:rsidP="004C4265">
      <w:pPr>
        <w:pStyle w:val="Caption"/>
        <w:jc w:val="center"/>
        <w:rPr>
          <w:rFonts w:ascii="3DS V2" w:hAnsi="3DS V2"/>
          <w:sz w:val="24"/>
          <w:szCs w:val="24"/>
          <w:lang w:eastAsia="zh-CN"/>
        </w:rPr>
      </w:pPr>
      <w:r>
        <w:t xml:space="preserve">Figure </w:t>
      </w:r>
      <w:fldSimple w:instr=" SEQ Figure \* ARABIC ">
        <w:r w:rsidR="004D4217">
          <w:rPr>
            <w:noProof/>
          </w:rPr>
          <w:t>17</w:t>
        </w:r>
      </w:fldSimple>
      <w:r>
        <w:t>: Le résultat de triangulation sur connecteur 41 Pin</w:t>
      </w:r>
    </w:p>
    <w:p w14:paraId="00FC7041" w14:textId="7B24382D" w:rsidR="00307B90" w:rsidRDefault="00137765" w:rsidP="00307B90">
      <w:pPr>
        <w:spacing w:line="240" w:lineRule="atLeast"/>
        <w:rPr>
          <w:rFonts w:ascii="3DS V2" w:hAnsi="3DS V2"/>
          <w:sz w:val="24"/>
          <w:szCs w:val="24"/>
        </w:rPr>
      </w:pPr>
      <w:r w:rsidRPr="00C374FE">
        <w:rPr>
          <w:rFonts w:ascii="3DS V2" w:hAnsi="3DS V2"/>
          <w:sz w:val="24"/>
          <w:szCs w:val="24"/>
        </w:rPr>
        <w:t xml:space="preserve">Un croisement </w:t>
      </w:r>
      <w:r>
        <w:rPr>
          <w:rFonts w:ascii="3DS V2" w:hAnsi="3DS V2"/>
          <w:sz w:val="24"/>
          <w:szCs w:val="24"/>
        </w:rPr>
        <w:t xml:space="preserve">de câbles </w:t>
      </w:r>
      <w:r w:rsidR="004D6202">
        <w:rPr>
          <w:rFonts w:ascii="3DS V2" w:hAnsi="3DS V2"/>
          <w:sz w:val="24"/>
          <w:szCs w:val="24"/>
        </w:rPr>
        <w:t xml:space="preserve">peut </w:t>
      </w:r>
      <w:r w:rsidRPr="00C374FE">
        <w:rPr>
          <w:rFonts w:ascii="3DS V2" w:hAnsi="3DS V2"/>
          <w:sz w:val="24"/>
          <w:szCs w:val="24"/>
        </w:rPr>
        <w:t>se produi</w:t>
      </w:r>
      <w:r w:rsidR="004D6202">
        <w:rPr>
          <w:rFonts w:ascii="3DS V2" w:hAnsi="3DS V2"/>
          <w:sz w:val="24"/>
          <w:szCs w:val="24"/>
        </w:rPr>
        <w:t>re</w:t>
      </w:r>
      <w:r w:rsidRPr="00C374FE">
        <w:rPr>
          <w:rFonts w:ascii="3DS V2" w:hAnsi="3DS V2"/>
          <w:sz w:val="24"/>
          <w:szCs w:val="24"/>
        </w:rPr>
        <w:t xml:space="preserve"> </w:t>
      </w:r>
      <w:r w:rsidR="00B67947" w:rsidRPr="00C374FE">
        <w:rPr>
          <w:rFonts w:ascii="3DS V2" w:hAnsi="3DS V2"/>
          <w:sz w:val="24"/>
          <w:szCs w:val="24"/>
        </w:rPr>
        <w:t>lorsqu’une</w:t>
      </w:r>
      <w:r w:rsidRPr="00C374FE">
        <w:rPr>
          <w:rFonts w:ascii="3DS V2" w:hAnsi="3DS V2"/>
          <w:sz w:val="24"/>
          <w:szCs w:val="24"/>
        </w:rPr>
        <w:t xml:space="preserve"> ligne reliant deux cavités adjacentes coupe une autre du même type.</w:t>
      </w:r>
      <w:r>
        <w:rPr>
          <w:rFonts w:ascii="3DS V2" w:hAnsi="3DS V2"/>
          <w:sz w:val="24"/>
          <w:szCs w:val="24"/>
        </w:rPr>
        <w:t xml:space="preserve"> </w:t>
      </w:r>
      <w:r w:rsidR="005363EA">
        <w:rPr>
          <w:rFonts w:ascii="3DS V2" w:hAnsi="3DS V2"/>
          <w:sz w:val="24"/>
          <w:szCs w:val="24"/>
          <w:lang w:eastAsia="zh-CN"/>
        </w:rPr>
        <w:t>En tant qu</w:t>
      </w:r>
      <w:r w:rsidR="00924A30">
        <w:rPr>
          <w:rFonts w:ascii="3DS V2" w:hAnsi="3DS V2"/>
          <w:sz w:val="24"/>
          <w:szCs w:val="24"/>
          <w:lang w:eastAsia="zh-CN"/>
        </w:rPr>
        <w:t>e</w:t>
      </w:r>
      <w:r w:rsidR="005363EA">
        <w:rPr>
          <w:rFonts w:ascii="3DS V2" w:hAnsi="3DS V2"/>
          <w:sz w:val="24"/>
          <w:szCs w:val="24"/>
          <w:lang w:eastAsia="zh-CN"/>
        </w:rPr>
        <w:t xml:space="preserve"> méthode </w:t>
      </w:r>
      <w:r w:rsidR="005B077A">
        <w:rPr>
          <w:rFonts w:ascii="3DS V2" w:hAnsi="3DS V2"/>
          <w:sz w:val="24"/>
          <w:szCs w:val="24"/>
          <w:lang w:eastAsia="zh-CN"/>
        </w:rPr>
        <w:t xml:space="preserve">de </w:t>
      </w:r>
      <w:r w:rsidR="005363EA">
        <w:rPr>
          <w:rFonts w:ascii="3DS V2" w:hAnsi="3DS V2"/>
          <w:sz w:val="24"/>
          <w:szCs w:val="24"/>
          <w:lang w:eastAsia="zh-CN"/>
        </w:rPr>
        <w:t xml:space="preserve">triangulation, </w:t>
      </w:r>
      <w:r w:rsidR="005363EA">
        <w:rPr>
          <w:rFonts w:ascii="3DS V2" w:hAnsi="3DS V2"/>
          <w:sz w:val="24"/>
          <w:szCs w:val="24"/>
          <w:lang w:eastAsia="zh-CN"/>
        </w:rPr>
        <w:lastRenderedPageBreak/>
        <w:t xml:space="preserve">elle donne toujours un </w:t>
      </w:r>
      <w:r w:rsidR="005363EA" w:rsidRPr="005363EA">
        <w:rPr>
          <w:rFonts w:ascii="3DS V2" w:hAnsi="3DS V2"/>
          <w:b/>
          <w:bCs/>
          <w:sz w:val="24"/>
          <w:szCs w:val="24"/>
          <w:lang w:eastAsia="zh-CN"/>
        </w:rPr>
        <w:t>graph</w:t>
      </w:r>
      <w:r w:rsidR="0005683D">
        <w:rPr>
          <w:rFonts w:ascii="3DS V2" w:hAnsi="3DS V2"/>
          <w:b/>
          <w:bCs/>
          <w:sz w:val="24"/>
          <w:szCs w:val="24"/>
          <w:lang w:eastAsia="zh-CN"/>
        </w:rPr>
        <w:t>e</w:t>
      </w:r>
      <w:r w:rsidR="005363EA" w:rsidRPr="005363EA">
        <w:rPr>
          <w:rFonts w:ascii="3DS V2" w:hAnsi="3DS V2"/>
          <w:b/>
          <w:bCs/>
          <w:sz w:val="24"/>
          <w:szCs w:val="24"/>
          <w:lang w:eastAsia="zh-CN"/>
        </w:rPr>
        <w:t xml:space="preserve"> planaire</w:t>
      </w:r>
      <w:r w:rsidR="003D0956">
        <w:rPr>
          <w:rFonts w:ascii="3DS V2" w:hAnsi="3DS V2"/>
          <w:sz w:val="24"/>
          <w:szCs w:val="24"/>
          <w:lang w:eastAsia="zh-CN"/>
        </w:rPr>
        <w:t>, qui est</w:t>
      </w:r>
      <w:r w:rsidR="005363EA" w:rsidRPr="005363EA">
        <w:rPr>
          <w:rFonts w:ascii="3DS V2" w:hAnsi="3DS V2"/>
          <w:sz w:val="24"/>
          <w:szCs w:val="24"/>
          <w:lang w:eastAsia="zh-CN"/>
        </w:rPr>
        <w:t xml:space="preserve"> un </w:t>
      </w:r>
      <w:r w:rsidR="006F3163">
        <w:rPr>
          <w:rFonts w:ascii="3DS V2" w:hAnsi="3DS V2"/>
          <w:sz w:val="24"/>
          <w:szCs w:val="24"/>
          <w:lang w:eastAsia="zh-CN"/>
        </w:rPr>
        <w:t xml:space="preserve">type de </w:t>
      </w:r>
      <w:hyperlink r:id="rId34" w:tooltip="Graphe (théorie des graphes)" w:history="1">
        <w:r w:rsidR="005363EA" w:rsidRPr="005363EA">
          <w:rPr>
            <w:rFonts w:ascii="3DS V2" w:hAnsi="3DS V2"/>
            <w:sz w:val="24"/>
            <w:szCs w:val="24"/>
            <w:lang w:eastAsia="zh-CN"/>
          </w:rPr>
          <w:t>graphe</w:t>
        </w:r>
      </w:hyperlink>
      <w:r w:rsidR="005363EA" w:rsidRPr="005363EA">
        <w:rPr>
          <w:rFonts w:ascii="3DS V2" w:hAnsi="3DS V2"/>
          <w:sz w:val="24"/>
          <w:szCs w:val="24"/>
          <w:lang w:eastAsia="zh-CN"/>
        </w:rPr>
        <w:t> </w:t>
      </w:r>
      <w:ins w:id="115" w:author="GOUTAUDIER Sébastien" w:date="2025-08-01T10:41:00Z">
        <w:r w:rsidR="00682174">
          <w:rPr>
            <w:rFonts w:ascii="3DS V2" w:hAnsi="3DS V2"/>
            <w:sz w:val="24"/>
            <w:szCs w:val="24"/>
            <w:lang w:eastAsia="zh-CN"/>
          </w:rPr>
          <w:t xml:space="preserve">qui </w:t>
        </w:r>
      </w:ins>
      <w:r w:rsidR="00FE049F">
        <w:rPr>
          <w:rFonts w:ascii="3DS V2" w:hAnsi="3DS V2"/>
          <w:sz w:val="24"/>
          <w:szCs w:val="24"/>
          <w:lang w:eastAsia="zh-CN"/>
        </w:rPr>
        <w:t>peut</w:t>
      </w:r>
      <w:r w:rsidR="005363EA" w:rsidRPr="005363EA">
        <w:rPr>
          <w:rFonts w:ascii="3DS V2" w:hAnsi="3DS V2"/>
          <w:sz w:val="24"/>
          <w:szCs w:val="24"/>
          <w:lang w:eastAsia="zh-CN"/>
        </w:rPr>
        <w:t xml:space="preserve"> se représenter sur un </w:t>
      </w:r>
      <w:hyperlink r:id="rId35" w:tooltip="Plan (mathématiques)" w:history="1">
        <w:r w:rsidR="005363EA" w:rsidRPr="005363EA">
          <w:rPr>
            <w:rFonts w:ascii="3DS V2" w:hAnsi="3DS V2"/>
            <w:sz w:val="24"/>
            <w:szCs w:val="24"/>
            <w:lang w:eastAsia="zh-CN"/>
          </w:rPr>
          <w:t>plan</w:t>
        </w:r>
      </w:hyperlink>
      <w:r w:rsidR="005363EA" w:rsidRPr="005363EA">
        <w:rPr>
          <w:rFonts w:ascii="3DS V2" w:hAnsi="3DS V2"/>
          <w:sz w:val="24"/>
          <w:szCs w:val="24"/>
          <w:lang w:eastAsia="zh-CN"/>
        </w:rPr>
        <w:t> sans qu'aucune arête n'en croise une autre.</w:t>
      </w:r>
      <w:r w:rsidR="005576B9">
        <w:rPr>
          <w:rFonts w:ascii="3DS V2" w:hAnsi="3DS V2"/>
          <w:sz w:val="24"/>
          <w:szCs w:val="24"/>
          <w:lang w:eastAsia="zh-CN"/>
        </w:rPr>
        <w:t xml:space="preserve"> Donc, e</w:t>
      </w:r>
      <w:r w:rsidR="005363EA">
        <w:rPr>
          <w:rFonts w:ascii="3DS V2" w:hAnsi="3DS V2"/>
          <w:sz w:val="24"/>
          <w:szCs w:val="24"/>
          <w:lang w:eastAsia="zh-CN"/>
        </w:rPr>
        <w:t xml:space="preserve">lle </w:t>
      </w:r>
      <w:r w:rsidR="00307B90" w:rsidRPr="00C374FE">
        <w:rPr>
          <w:rFonts w:ascii="3DS V2" w:hAnsi="3DS V2"/>
          <w:sz w:val="24"/>
          <w:szCs w:val="24"/>
        </w:rPr>
        <w:t xml:space="preserve">ne génère jamais </w:t>
      </w:r>
      <w:r w:rsidR="005576B9" w:rsidRPr="00C374FE">
        <w:rPr>
          <w:rFonts w:ascii="3DS V2" w:hAnsi="3DS V2"/>
          <w:sz w:val="24"/>
          <w:szCs w:val="24"/>
        </w:rPr>
        <w:t>de</w:t>
      </w:r>
      <w:r w:rsidR="005576B9">
        <w:rPr>
          <w:rFonts w:ascii="3DS V2" w:hAnsi="3DS V2"/>
          <w:sz w:val="24"/>
          <w:szCs w:val="24"/>
        </w:rPr>
        <w:t>s</w:t>
      </w:r>
      <w:r w:rsidR="005576B9" w:rsidRPr="00C374FE">
        <w:rPr>
          <w:rFonts w:ascii="3DS V2" w:hAnsi="3DS V2"/>
          <w:sz w:val="24"/>
          <w:szCs w:val="24"/>
        </w:rPr>
        <w:t xml:space="preserve"> </w:t>
      </w:r>
      <w:r w:rsidR="005576B9">
        <w:rPr>
          <w:rFonts w:ascii="3DS V2" w:hAnsi="3DS V2"/>
          <w:sz w:val="24"/>
          <w:szCs w:val="24"/>
        </w:rPr>
        <w:t>triangles</w:t>
      </w:r>
      <w:r w:rsidR="005576B9" w:rsidRPr="00C374FE">
        <w:rPr>
          <w:rFonts w:ascii="3DS V2" w:hAnsi="3DS V2"/>
          <w:sz w:val="24"/>
          <w:szCs w:val="24"/>
        </w:rPr>
        <w:t xml:space="preserve"> croisés</w:t>
      </w:r>
      <w:r w:rsidR="00307B90">
        <w:rPr>
          <w:rFonts w:ascii="3DS V2" w:hAnsi="3DS V2"/>
          <w:sz w:val="24"/>
          <w:szCs w:val="24"/>
          <w:lang w:eastAsia="zh-CN"/>
        </w:rPr>
        <w:t>, l</w:t>
      </w:r>
      <w:r w:rsidR="00307B90">
        <w:rPr>
          <w:rFonts w:ascii="3DS V2" w:hAnsi="3DS V2"/>
          <w:sz w:val="24"/>
          <w:szCs w:val="24"/>
        </w:rPr>
        <w:t>a</w:t>
      </w:r>
      <w:r w:rsidR="00307B90" w:rsidRPr="00C374FE">
        <w:rPr>
          <w:rFonts w:ascii="3DS V2" w:hAnsi="3DS V2"/>
          <w:sz w:val="24"/>
          <w:szCs w:val="24"/>
        </w:rPr>
        <w:t xml:space="preserve"> liste d’adjacence construite à partir de cette triangulation, est </w:t>
      </w:r>
      <w:r w:rsidR="00307B90">
        <w:rPr>
          <w:rFonts w:ascii="3DS V2" w:hAnsi="3DS V2"/>
          <w:sz w:val="24"/>
          <w:szCs w:val="24"/>
        </w:rPr>
        <w:t xml:space="preserve">donc </w:t>
      </w:r>
      <w:r w:rsidR="00307B90" w:rsidRPr="00C374FE">
        <w:rPr>
          <w:rFonts w:ascii="3DS V2" w:hAnsi="3DS V2"/>
          <w:sz w:val="24"/>
          <w:szCs w:val="24"/>
        </w:rPr>
        <w:t xml:space="preserve">garantie sans </w:t>
      </w:r>
      <w:r w:rsidR="00B67947">
        <w:rPr>
          <w:rFonts w:ascii="3DS V2" w:hAnsi="3DS V2"/>
          <w:sz w:val="24"/>
          <w:szCs w:val="24"/>
        </w:rPr>
        <w:t>ce type d’</w:t>
      </w:r>
      <w:r w:rsidR="00307B90" w:rsidRPr="00C374FE">
        <w:rPr>
          <w:rFonts w:ascii="3DS V2" w:hAnsi="3DS V2"/>
          <w:sz w:val="24"/>
          <w:szCs w:val="24"/>
        </w:rPr>
        <w:t>intersection.</w:t>
      </w:r>
      <w:r w:rsidR="00307B90">
        <w:rPr>
          <w:rFonts w:ascii="3DS V2" w:hAnsi="3DS V2"/>
          <w:sz w:val="24"/>
          <w:szCs w:val="24"/>
        </w:rPr>
        <w:t xml:space="preserve"> </w:t>
      </w:r>
    </w:p>
    <w:p w14:paraId="480581AF" w14:textId="77777777" w:rsidR="00B614C8" w:rsidRDefault="00B614C8" w:rsidP="00307B90">
      <w:pPr>
        <w:spacing w:line="240" w:lineRule="atLeast"/>
        <w:rPr>
          <w:rFonts w:ascii="3DS V2" w:hAnsi="3DS V2"/>
          <w:sz w:val="24"/>
          <w:szCs w:val="24"/>
          <w:lang w:eastAsia="zh-CN"/>
        </w:rPr>
      </w:pPr>
    </w:p>
    <w:p w14:paraId="5B4A9790" w14:textId="6D55470D" w:rsidR="00C75FF8" w:rsidRDefault="00E9626B" w:rsidP="00E9626B">
      <w:pPr>
        <w:spacing w:line="240" w:lineRule="atLeast"/>
        <w:jc w:val="center"/>
        <w:rPr>
          <w:rFonts w:ascii="3DS V2" w:hAnsi="3DS V2"/>
          <w:noProof/>
        </w:rPr>
      </w:pPr>
      <w:r w:rsidRPr="006A2D44">
        <w:rPr>
          <w:rFonts w:ascii="3DS V2" w:hAnsi="3DS V2"/>
          <w:noProof/>
          <w:sz w:val="24"/>
          <w:szCs w:val="24"/>
        </w:rPr>
        <w:drawing>
          <wp:inline distT="0" distB="0" distL="0" distR="0" wp14:anchorId="1804EF02" wp14:editId="1051D0CF">
            <wp:extent cx="1814830" cy="1313815"/>
            <wp:effectExtent l="0" t="0" r="0" b="635"/>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12720" r="6304" b="3078"/>
                    <a:stretch/>
                  </pic:blipFill>
                  <pic:spPr bwMode="auto">
                    <a:xfrm>
                      <a:off x="0" y="0"/>
                      <a:ext cx="1814830" cy="1313815"/>
                    </a:xfrm>
                    <a:prstGeom prst="rect">
                      <a:avLst/>
                    </a:prstGeom>
                    <a:ln>
                      <a:noFill/>
                    </a:ln>
                    <a:extLst>
                      <a:ext uri="{53640926-AAD7-44D8-BBD7-CCE9431645EC}">
                        <a14:shadowObscured xmlns:a14="http://schemas.microsoft.com/office/drawing/2010/main"/>
                      </a:ext>
                    </a:extLst>
                  </pic:spPr>
                </pic:pic>
              </a:graphicData>
            </a:graphic>
          </wp:inline>
        </w:drawing>
      </w:r>
    </w:p>
    <w:p w14:paraId="4ACF8BAB" w14:textId="7B93BA06" w:rsidR="00E9626B" w:rsidRDefault="007575C0" w:rsidP="00307B90">
      <w:pPr>
        <w:spacing w:line="240" w:lineRule="atLeast"/>
        <w:rPr>
          <w:rFonts w:ascii="3DS V2" w:hAnsi="3DS V2"/>
          <w:sz w:val="24"/>
          <w:szCs w:val="24"/>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47E82703">
                <wp:simplePos x="0" y="0"/>
                <wp:positionH relativeFrom="margin">
                  <wp:posOffset>757555</wp:posOffset>
                </wp:positionH>
                <wp:positionV relativeFrom="paragraph">
                  <wp:posOffset>165536</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1E14C424" w:rsidR="00140E3E" w:rsidRPr="00507560" w:rsidRDefault="00140E3E" w:rsidP="00140E3E">
                            <w:pPr>
                              <w:pStyle w:val="Caption"/>
                              <w:jc w:val="center"/>
                              <w:rPr>
                                <w:sz w:val="24"/>
                                <w:szCs w:val="24"/>
                              </w:rPr>
                            </w:pPr>
                            <w:r>
                              <w:t xml:space="preserve">Figure </w:t>
                            </w:r>
                            <w:fldSimple w:instr=" SEQ Figure \* ARABIC ">
                              <w:r w:rsidR="004D4217">
                                <w:rPr>
                                  <w:noProof/>
                                </w:rPr>
                                <w:t>18</w:t>
                              </w:r>
                            </w:fldSimple>
                            <w:r>
                              <w:t xml:space="preserve"> : </w:t>
                            </w:r>
                            <w:r w:rsidR="00724D20">
                              <w:t>Résultat de triangulation est garanti planaire.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6" type="#_x0000_t202" style="position:absolute;margin-left:59.65pt;margin-top:13.05pt;width:324.85pt;height:12.65pt;z-index:2516792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" stroked="f">
                <v:textbox inset="0,0,0,0">
                  <w:txbxContent>
                    <w:p w14:paraId="5767BCC2" w14:textId="1E14C424" w:rsidR="00140E3E" w:rsidRPr="00507560" w:rsidRDefault="00140E3E" w:rsidP="00140E3E">
                      <w:pPr>
                        <w:pStyle w:val="Caption"/>
                        <w:jc w:val="center"/>
                        <w:rPr>
                          <w:sz w:val="24"/>
                          <w:szCs w:val="24"/>
                        </w:rPr>
                      </w:pPr>
                      <w:r>
                        <w:t xml:space="preserve">Figure </w:t>
                      </w:r>
                      <w:fldSimple w:instr=" SEQ Figure \* ARABIC ">
                        <w:r w:rsidR="004D4217">
                          <w:rPr>
                            <w:noProof/>
                          </w:rPr>
                          <w:t>18</w:t>
                        </w:r>
                      </w:fldSimple>
                      <w:r>
                        <w:t xml:space="preserve"> : </w:t>
                      </w:r>
                      <w:r w:rsidR="00724D20">
                        <w:t>Résultat de triangulation est garanti planaire.</w:t>
                      </w:r>
                    </w:p>
                  </w:txbxContent>
                </v:textbox>
                <w10:wrap type="square" anchorx="margin"/>
              </v:shape>
            </w:pict>
          </mc:Fallback>
        </mc:AlternateContent>
      </w:r>
    </w:p>
    <w:p w14:paraId="0048DD96" w14:textId="77777777" w:rsidR="00AF2A89" w:rsidRDefault="00AF2A89" w:rsidP="00307B90">
      <w:pPr>
        <w:spacing w:line="240" w:lineRule="atLeast"/>
        <w:rPr>
          <w:rFonts w:ascii="3DS V2" w:hAnsi="3DS V2"/>
          <w:sz w:val="24"/>
          <w:szCs w:val="24"/>
        </w:rPr>
      </w:pPr>
    </w:p>
    <w:p w14:paraId="6F6B103A" w14:textId="58148B40" w:rsidR="00307B90" w:rsidRDefault="00037668" w:rsidP="00307B90">
      <w:pPr>
        <w:spacing w:line="240" w:lineRule="atLeast"/>
        <w:rPr>
          <w:rFonts w:ascii="3DS V2" w:hAnsi="3DS V2"/>
          <w:sz w:val="24"/>
          <w:szCs w:val="24"/>
        </w:rPr>
      </w:pPr>
      <w:r>
        <w:rPr>
          <w:rFonts w:ascii="3DS V2" w:hAnsi="3DS V2"/>
          <w:sz w:val="24"/>
          <w:szCs w:val="24"/>
        </w:rPr>
        <w:t>Ici</w:t>
      </w:r>
      <w:r w:rsidR="00307B90">
        <w:rPr>
          <w:rFonts w:ascii="3DS V2" w:hAnsi="3DS V2"/>
          <w:sz w:val="24"/>
          <w:szCs w:val="24"/>
        </w:rPr>
        <w:t xml:space="preserve"> la cavité 1 et 3 ne sont pas considér</w:t>
      </w:r>
      <w:r w:rsidR="00D8182F">
        <w:rPr>
          <w:rFonts w:ascii="3DS V2" w:hAnsi="3DS V2"/>
          <w:sz w:val="24"/>
          <w:szCs w:val="24"/>
        </w:rPr>
        <w:t>ées</w:t>
      </w:r>
      <w:r w:rsidR="00307B90">
        <w:rPr>
          <w:rFonts w:ascii="3DS V2" w:hAnsi="3DS V2"/>
          <w:sz w:val="24"/>
          <w:szCs w:val="24"/>
        </w:rPr>
        <w:t xml:space="preserve"> comme des cavités adjacentes, même </w:t>
      </w:r>
      <w:r w:rsidR="000A6D50">
        <w:rPr>
          <w:rFonts w:ascii="3DS V2" w:hAnsi="3DS V2"/>
          <w:sz w:val="24"/>
          <w:szCs w:val="24"/>
        </w:rPr>
        <w:t>si leur</w:t>
      </w:r>
      <w:r w:rsidR="00307B90">
        <w:rPr>
          <w:rFonts w:ascii="3DS V2" w:hAnsi="3DS V2"/>
          <w:sz w:val="24"/>
          <w:szCs w:val="24"/>
        </w:rPr>
        <w:t xml:space="preserve"> distance est </w:t>
      </w:r>
      <w:del w:id="116" w:author="GOUTAUDIER Sébastien" w:date="2025-08-01T10:42:00Z">
        <w:r w:rsidR="00307B90" w:rsidDel="00C12253">
          <w:rPr>
            <w:rFonts w:ascii="3DS V2" w:hAnsi="3DS V2"/>
            <w:sz w:val="24"/>
            <w:szCs w:val="24"/>
          </w:rPr>
          <w:delText>de la même que celui</w:delText>
        </w:r>
      </w:del>
      <w:ins w:id="117" w:author="GOUTAUDIER Sébastien" w:date="2025-08-01T10:42:00Z">
        <w:r w:rsidR="00C12253">
          <w:rPr>
            <w:rFonts w:ascii="3DS V2" w:hAnsi="3DS V2"/>
            <w:sz w:val="24"/>
            <w:szCs w:val="24"/>
          </w:rPr>
          <w:t xml:space="preserve">identique à celle </w:t>
        </w:r>
      </w:ins>
      <w:r w:rsidR="00307B90">
        <w:rPr>
          <w:rFonts w:ascii="3DS V2" w:hAnsi="3DS V2"/>
          <w:sz w:val="24"/>
          <w:szCs w:val="24"/>
        </w:rPr>
        <w:t xml:space="preserve"> entre la cavité 0 et 2. Imaginons un cas où un câble de deux fils </w:t>
      </w:r>
      <w:del w:id="118" w:author="GOUTAUDIER Sébastien" w:date="2025-08-01T10:43:00Z">
        <w:r w:rsidR="00307B90" w:rsidDel="004E3634">
          <w:rPr>
            <w:rFonts w:ascii="3DS V2" w:hAnsi="3DS V2"/>
            <w:sz w:val="24"/>
            <w:szCs w:val="24"/>
          </w:rPr>
          <w:delText>a déjà pris</w:delText>
        </w:r>
      </w:del>
      <w:ins w:id="119" w:author="GOUTAUDIER Sébastien" w:date="2025-08-01T10:43:00Z">
        <w:r w:rsidR="004E3634">
          <w:rPr>
            <w:rFonts w:ascii="3DS V2" w:hAnsi="3DS V2"/>
            <w:sz w:val="24"/>
            <w:szCs w:val="24"/>
          </w:rPr>
          <w:t>est déjà connecté sur</w:t>
        </w:r>
      </w:ins>
      <w:r w:rsidR="00307B90">
        <w:rPr>
          <w:rFonts w:ascii="3DS V2" w:hAnsi="3DS V2"/>
          <w:sz w:val="24"/>
          <w:szCs w:val="24"/>
        </w:rPr>
        <w:t xml:space="preserve"> la cavité 0 et 2, un autre câble de deux fils, avec un fil placé à la cavité 3, ne pourra jamais placer son deuxième fil à la cavité 1. Le croisement des câbles est donc évité. </w:t>
      </w:r>
    </w:p>
    <w:p w14:paraId="34BE3452" w14:textId="47E617F5" w:rsidR="00307B90" w:rsidRPr="0041418D" w:rsidRDefault="00307B90" w:rsidP="00EB28D8">
      <w:pPr>
        <w:pStyle w:val="NormalWeb"/>
        <w:rPr>
          <w:rFonts w:ascii="3DS V2" w:eastAsia="SimSun" w:hAnsi="3DS V2" w:cstheme="minorBidi"/>
          <w:lang w:val="fr-FR"/>
        </w:rPr>
      </w:pPr>
    </w:p>
    <w:p w14:paraId="01642074" w14:textId="47D5C5E8" w:rsidR="00DB4024" w:rsidRPr="00287A18" w:rsidRDefault="00DB4024" w:rsidP="00DB4024">
      <w:pPr>
        <w:pStyle w:val="Heading3"/>
        <w:rPr>
          <w:rFonts w:ascii="3DS V2" w:hAnsi="3DS V2"/>
          <w:sz w:val="32"/>
          <w:szCs w:val="32"/>
        </w:rPr>
      </w:pPr>
      <w:bookmarkStart w:id="120" w:name="_Toc204887644"/>
      <w:r>
        <w:rPr>
          <w:rFonts w:ascii="3DS V2" w:hAnsi="3DS V2"/>
          <w:sz w:val="32"/>
          <w:szCs w:val="32"/>
        </w:rPr>
        <w:t>Stratégie de recherche</w:t>
      </w:r>
      <w:bookmarkEnd w:id="120"/>
    </w:p>
    <w:p w14:paraId="6673E631" w14:textId="7DD78C3E" w:rsidR="00287A18" w:rsidRPr="009D4812" w:rsidRDefault="003C3673" w:rsidP="00CD42DC">
      <w:pPr>
        <w:pStyle w:val="NormalWeb"/>
        <w:rPr>
          <w:rFonts w:ascii="3DS V2" w:hAnsi="3DS V2"/>
          <w:sz w:val="32"/>
          <w:szCs w:val="32"/>
          <w:lang w:val="fr-FR"/>
        </w:rPr>
      </w:pPr>
      <w:r>
        <w:rPr>
          <w:rFonts w:ascii="3DS V2" w:eastAsia="SimSun" w:hAnsi="3DS V2" w:cstheme="minorBidi"/>
          <w:lang w:val="fr-FR"/>
        </w:rPr>
        <w:t>La recherche d’allocation pour chaque câble est basée sur l</w:t>
      </w:r>
      <w:r w:rsidR="00C1064F" w:rsidRPr="00C1064F">
        <w:rPr>
          <w:rFonts w:ascii="3DS V2" w:eastAsia="SimSun" w:hAnsi="3DS V2" w:cstheme="minorBidi"/>
          <w:lang w:val="fr-FR"/>
        </w:rPr>
        <w:t>a table d'adjacence</w:t>
      </w:r>
      <w:r>
        <w:rPr>
          <w:rFonts w:ascii="3DS V2" w:eastAsia="SimSun" w:hAnsi="3DS V2" w:cstheme="minorBidi"/>
          <w:lang w:val="fr-FR"/>
        </w:rPr>
        <w:t xml:space="preserve"> </w:t>
      </w:r>
      <w:r w:rsidR="00CD42DC">
        <w:rPr>
          <w:rFonts w:ascii="3DS V2" w:eastAsia="SimSun" w:hAnsi="3DS V2" w:cstheme="minorBidi"/>
          <w:lang w:val="fr-FR"/>
        </w:rPr>
        <w:t>des cavités</w:t>
      </w:r>
      <w:r>
        <w:rPr>
          <w:rFonts w:ascii="3DS V2" w:eastAsia="SimSun" w:hAnsi="3DS V2" w:cstheme="minorBidi"/>
          <w:lang w:val="fr-FR"/>
        </w:rPr>
        <w:t xml:space="preserve"> établie dans l’étape précédent</w:t>
      </w:r>
      <w:ins w:id="121" w:author="GOUTAUDIER Sébastien" w:date="2025-08-01T10:43:00Z">
        <w:r w:rsidR="004E3634">
          <w:rPr>
            <w:rFonts w:ascii="3DS V2" w:eastAsia="SimSun" w:hAnsi="3DS V2" w:cstheme="minorBidi"/>
            <w:lang w:val="fr-FR"/>
          </w:rPr>
          <w:t>e</w:t>
        </w:r>
      </w:ins>
      <w:r>
        <w:rPr>
          <w:rFonts w:ascii="3DS V2" w:eastAsia="SimSun" w:hAnsi="3DS V2" w:cstheme="minorBidi"/>
          <w:lang w:val="fr-FR"/>
        </w:rPr>
        <w:t xml:space="preserve">. </w:t>
      </w:r>
      <w:r w:rsidR="00C1064F" w:rsidRPr="00C1064F">
        <w:rPr>
          <w:rFonts w:ascii="3DS V2" w:eastAsia="SimSun" w:hAnsi="3DS V2" w:cstheme="minorBidi"/>
          <w:lang w:val="fr-FR"/>
        </w:rPr>
        <w:t xml:space="preserve"> </w:t>
      </w:r>
      <w:r w:rsidR="002338B8">
        <w:rPr>
          <w:rFonts w:ascii="3DS V2" w:eastAsia="SimSun" w:hAnsi="3DS V2" w:cstheme="minorBidi"/>
          <w:lang w:val="fr-FR"/>
        </w:rPr>
        <w:t xml:space="preserve">Le processus de recherche est un processus de parcours d’arbre : la racine est la cavité de départ, </w:t>
      </w:r>
      <w:r w:rsidR="00011528">
        <w:rPr>
          <w:rFonts w:ascii="3DS V2" w:eastAsia="SimSun" w:hAnsi="3DS V2" w:cstheme="minorBidi"/>
          <w:lang w:val="fr-FR"/>
        </w:rPr>
        <w:t>l</w:t>
      </w:r>
      <w:r w:rsidR="002338B8">
        <w:rPr>
          <w:rFonts w:ascii="3DS V2" w:eastAsia="SimSun" w:hAnsi="3DS V2" w:cstheme="minorBidi"/>
          <w:lang w:val="fr-FR"/>
        </w:rPr>
        <w:t xml:space="preserve">es cavité voisines </w:t>
      </w:r>
      <w:r w:rsidR="002969BB">
        <w:rPr>
          <w:rFonts w:ascii="3DS V2" w:eastAsia="SimSun" w:hAnsi="3DS V2" w:cstheme="minorBidi"/>
          <w:lang w:val="fr-FR"/>
        </w:rPr>
        <w:t xml:space="preserve">de chaque nœud </w:t>
      </w:r>
      <w:r w:rsidR="002338B8">
        <w:rPr>
          <w:rFonts w:ascii="3DS V2" w:eastAsia="SimSun" w:hAnsi="3DS V2" w:cstheme="minorBidi"/>
          <w:lang w:val="fr-FR"/>
        </w:rPr>
        <w:t xml:space="preserve">sont les nœud </w:t>
      </w:r>
      <w:del w:id="122" w:author="GOUTAUDIER Sébastien" w:date="2025-08-01T10:47:00Z">
        <w:r w:rsidR="002338B8" w:rsidDel="004E3634">
          <w:rPr>
            <w:rFonts w:ascii="3DS V2" w:eastAsia="SimSun" w:hAnsi="3DS V2" w:cstheme="minorBidi"/>
            <w:lang w:val="fr-FR"/>
          </w:rPr>
          <w:delText>fils</w:delText>
        </w:r>
      </w:del>
      <w:ins w:id="123" w:author="GOUTAUDIER Sébastien" w:date="2025-08-01T10:47:00Z">
        <w:r w:rsidR="004E3634">
          <w:rPr>
            <w:rFonts w:ascii="3DS V2" w:eastAsia="SimSun" w:hAnsi="3DS V2" w:cstheme="minorBidi"/>
            <w:lang w:val="fr-FR"/>
          </w:rPr>
          <w:t>enfants</w:t>
        </w:r>
      </w:ins>
      <w:r w:rsidR="002338B8">
        <w:rPr>
          <w:rFonts w:ascii="3DS V2" w:eastAsia="SimSun" w:hAnsi="3DS V2" w:cstheme="minorBidi"/>
          <w:lang w:val="fr-FR"/>
        </w:rPr>
        <w:t xml:space="preserve">, et la profondeur de recherche correspond au nombre de fils dans </w:t>
      </w:r>
      <w:r w:rsidR="00861561">
        <w:rPr>
          <w:rFonts w:ascii="3DS V2" w:eastAsia="SimSun" w:hAnsi="3DS V2" w:cstheme="minorBidi"/>
          <w:lang w:val="fr-FR"/>
        </w:rPr>
        <w:t>un</w:t>
      </w:r>
      <w:r w:rsidR="002338B8">
        <w:rPr>
          <w:rFonts w:ascii="3DS V2" w:eastAsia="SimSun" w:hAnsi="3DS V2" w:cstheme="minorBidi"/>
          <w:lang w:val="fr-FR"/>
        </w:rPr>
        <w:t xml:space="preserve"> câbl</w:t>
      </w:r>
      <w:r w:rsidR="004B796D">
        <w:rPr>
          <w:rFonts w:ascii="3DS V2" w:eastAsia="SimSun" w:hAnsi="3DS V2" w:cstheme="minorBidi"/>
          <w:lang w:val="fr-FR"/>
        </w:rPr>
        <w:t>e</w:t>
      </w:r>
      <w:r w:rsidR="002338B8">
        <w:rPr>
          <w:rFonts w:ascii="3DS V2" w:eastAsia="SimSun" w:hAnsi="3DS V2" w:cstheme="minorBidi"/>
          <w:lang w:val="fr-FR"/>
        </w:rPr>
        <w:t xml:space="preserve">. </w:t>
      </w:r>
    </w:p>
    <w:p w14:paraId="2F55D3B0" w14:textId="7388EF88" w:rsidR="002B51E4" w:rsidRDefault="00C27E59" w:rsidP="00C27E59">
      <w:pPr>
        <w:rPr>
          <w:rFonts w:ascii="3DS V2" w:hAnsi="3DS V2"/>
          <w:sz w:val="24"/>
          <w:szCs w:val="24"/>
        </w:rPr>
      </w:pPr>
      <w:r w:rsidRPr="00BF3E30">
        <w:rPr>
          <w:rFonts w:ascii="3DS V2" w:hAnsi="3DS V2"/>
          <w:sz w:val="24"/>
          <w:szCs w:val="24"/>
        </w:rPr>
        <w:t xml:space="preserve">La méthode plus simple </w:t>
      </w:r>
      <w:r w:rsidR="00D355B9">
        <w:rPr>
          <w:rFonts w:ascii="3DS V2" w:hAnsi="3DS V2"/>
          <w:sz w:val="24"/>
          <w:szCs w:val="24"/>
        </w:rPr>
        <w:t xml:space="preserve">pour trouver </w:t>
      </w:r>
      <w:r w:rsidR="00DB3488">
        <w:rPr>
          <w:rFonts w:ascii="3DS V2" w:hAnsi="3DS V2"/>
          <w:sz w:val="24"/>
          <w:szCs w:val="24"/>
        </w:rPr>
        <w:t>toutes les solutions possibles</w:t>
      </w:r>
      <w:r w:rsidR="00D355B9">
        <w:rPr>
          <w:rFonts w:ascii="3DS V2" w:hAnsi="3DS V2"/>
          <w:sz w:val="24"/>
          <w:szCs w:val="24"/>
        </w:rPr>
        <w:t xml:space="preserve">, </w:t>
      </w:r>
      <w:r w:rsidRPr="00BF3E30">
        <w:rPr>
          <w:rFonts w:ascii="3DS V2" w:hAnsi="3DS V2"/>
          <w:sz w:val="24"/>
          <w:szCs w:val="24"/>
        </w:rPr>
        <w:t xml:space="preserve">est sans doute la recherche par retour </w:t>
      </w:r>
      <w:r w:rsidR="004F126F" w:rsidRPr="00BF3E30">
        <w:rPr>
          <w:rFonts w:ascii="3DS V2" w:hAnsi="3DS V2"/>
          <w:sz w:val="24"/>
          <w:szCs w:val="24"/>
        </w:rPr>
        <w:t>sur trace</w:t>
      </w:r>
      <w:r w:rsidR="00BF3E30">
        <w:rPr>
          <w:rFonts w:ascii="3DS V2" w:hAnsi="3DS V2"/>
          <w:sz w:val="24"/>
          <w:szCs w:val="24"/>
        </w:rPr>
        <w:t>, dite « </w:t>
      </w:r>
      <w:r w:rsidR="00BF3E30" w:rsidRPr="009D4812">
        <w:rPr>
          <w:rFonts w:ascii="3DS V2" w:hAnsi="3DS V2"/>
          <w:sz w:val="24"/>
          <w:szCs w:val="24"/>
        </w:rPr>
        <w:t>Backtracking</w:t>
      </w:r>
      <w:r w:rsidR="00BF3E30">
        <w:rPr>
          <w:rFonts w:ascii="3DS V2" w:hAnsi="3DS V2"/>
          <w:sz w:val="24"/>
          <w:szCs w:val="24"/>
        </w:rPr>
        <w:t> » en anglais</w:t>
      </w:r>
      <w:r w:rsidR="004F126F" w:rsidRPr="00BF3E30">
        <w:rPr>
          <w:rFonts w:ascii="3DS V2" w:hAnsi="3DS V2"/>
          <w:sz w:val="24"/>
          <w:szCs w:val="24"/>
        </w:rPr>
        <w:t xml:space="preserve">. </w:t>
      </w:r>
      <w:r w:rsidR="00F64267">
        <w:rPr>
          <w:rFonts w:ascii="3DS V2" w:hAnsi="3DS V2"/>
          <w:sz w:val="24"/>
          <w:szCs w:val="24"/>
        </w:rPr>
        <w:t>C’est</w:t>
      </w:r>
      <w:r w:rsidRPr="00BF3E30">
        <w:rPr>
          <w:rFonts w:ascii="3DS V2" w:hAnsi="3DS V2"/>
          <w:sz w:val="24"/>
          <w:szCs w:val="24"/>
        </w:rPr>
        <w:t xml:space="preserve">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(DFS)</w:t>
      </w:r>
      <w:r w:rsidR="00BF3E30">
        <w:rPr>
          <w:rFonts w:ascii="3DS V2" w:hAnsi="3DS V2"/>
          <w:sz w:val="24"/>
          <w:szCs w:val="24"/>
        </w:rPr>
        <w:t xml:space="preserve">. </w:t>
      </w:r>
    </w:p>
    <w:p w14:paraId="65BE3F32" w14:textId="24A4ACBD" w:rsidR="00287A18" w:rsidRDefault="00C27E59" w:rsidP="00C27E59">
      <w:pPr>
        <w:rPr>
          <w:rFonts w:ascii="3DS V2" w:hAnsi="3DS V2"/>
          <w:sz w:val="24"/>
          <w:szCs w:val="24"/>
        </w:rPr>
      </w:pPr>
      <w:r w:rsidRPr="00BF3E30">
        <w:rPr>
          <w:rFonts w:ascii="3DS V2" w:hAnsi="3DS V2"/>
          <w:sz w:val="24"/>
          <w:szCs w:val="24"/>
        </w:rPr>
        <w:t xml:space="preserve">Néanmoins, </w:t>
      </w:r>
      <w:r w:rsidR="000F106B" w:rsidRPr="00BF3E30">
        <w:rPr>
          <w:rFonts w:ascii="3DS V2" w:hAnsi="3DS V2"/>
          <w:sz w:val="24"/>
          <w:szCs w:val="24"/>
        </w:rPr>
        <w:t xml:space="preserve">bien qu’elle ait une simplicité à la réalisation, elle peut </w:t>
      </w:r>
      <w:r w:rsidR="002B51E4">
        <w:rPr>
          <w:rFonts w:ascii="3DS V2" w:hAnsi="3DS V2"/>
          <w:sz w:val="24"/>
          <w:szCs w:val="24"/>
        </w:rPr>
        <w:t>avoir</w:t>
      </w:r>
      <w:r w:rsidRPr="00BF3E30">
        <w:rPr>
          <w:rFonts w:ascii="3DS V2" w:hAnsi="3DS V2"/>
          <w:sz w:val="24"/>
          <w:szCs w:val="24"/>
        </w:rPr>
        <w:t xml:space="preserve"> une complexité temporelle</w:t>
      </w:r>
      <w:r w:rsidR="003E752C">
        <w:rPr>
          <w:rFonts w:ascii="3DS V2" w:hAnsi="3DS V2"/>
          <w:sz w:val="24"/>
          <w:szCs w:val="24"/>
        </w:rPr>
        <w:t xml:space="preserve"> </w:t>
      </w:r>
      <w:r w:rsidR="007B4189">
        <w:rPr>
          <w:rFonts w:ascii="3DS V2" w:hAnsi="3DS V2"/>
          <w:sz w:val="24"/>
          <w:szCs w:val="24"/>
        </w:rPr>
        <w:t>trop importante</w:t>
      </w:r>
      <w:r w:rsidRPr="00BF3E30">
        <w:rPr>
          <w:rFonts w:ascii="3DS V2" w:hAnsi="3DS V2"/>
          <w:sz w:val="24"/>
          <w:szCs w:val="24"/>
        </w:rPr>
        <w:t xml:space="preserve"> </w:t>
      </w:r>
      <w:r w:rsidR="008D6A70">
        <w:rPr>
          <w:rFonts w:ascii="3DS V2" w:hAnsi="3DS V2"/>
          <w:sz w:val="24"/>
          <w:szCs w:val="24"/>
        </w:rPr>
        <w:t>dans certain cas pratique</w:t>
      </w:r>
      <w:r w:rsidR="000F106B" w:rsidRPr="00BF3E30">
        <w:rPr>
          <w:rFonts w:ascii="3DS V2" w:hAnsi="3DS V2"/>
          <w:sz w:val="24"/>
          <w:szCs w:val="24"/>
        </w:rPr>
        <w:t xml:space="preserve">. </w:t>
      </w:r>
      <w:r w:rsidR="007B32B8">
        <w:rPr>
          <w:rFonts w:ascii="3DS V2" w:hAnsi="3DS V2"/>
          <w:sz w:val="24"/>
          <w:szCs w:val="24"/>
        </w:rPr>
        <w:t xml:space="preserve">Pour une démonstration du problème, 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7E356014" w:rsidR="00E40A91" w:rsidRDefault="00E40A91" w:rsidP="00C27E59">
      <w:pPr>
        <w:rPr>
          <w:rFonts w:ascii="Cambria Math" w:hAnsi="Cambria Math"/>
          <w:sz w:val="24"/>
          <w:szCs w:val="24"/>
        </w:rPr>
      </w:pPr>
      <w:r w:rsidRPr="00C2239B">
        <w:rPr>
          <w:rFonts w:ascii="Cambria Math" w:hAnsi="Cambria Math"/>
          <w:b/>
          <w:bCs/>
          <w:sz w:val="24"/>
          <w:szCs w:val="24"/>
        </w:rPr>
        <w:t>Initialisation</w:t>
      </w:r>
      <w:r w:rsidRPr="00A96D0D">
        <w:rPr>
          <w:rFonts w:ascii="Cambria Math" w:hAnsi="Cambria Math"/>
          <w:sz w:val="24"/>
          <w:szCs w:val="24"/>
        </w:rPr>
        <w:t xml:space="preserve"> : </w:t>
      </w:r>
    </w:p>
    <w:p w14:paraId="60B3CE15" w14:textId="5C9494B0" w:rsidR="00E81303" w:rsidRPr="00A96D0D" w:rsidRDefault="00E81303" w:rsidP="00C27E59">
      <w:pPr>
        <w:rPr>
          <w:rFonts w:ascii="Cambria Math" w:hAnsi="Cambria Math"/>
          <w:sz w:val="24"/>
          <w:szCs w:val="24"/>
        </w:rPr>
      </w:pPr>
      <w:r>
        <w:rPr>
          <w:rFonts w:ascii="Cambria Math" w:hAnsi="Cambria Math"/>
          <w:sz w:val="24"/>
          <w:szCs w:val="24"/>
        </w:rPr>
        <w:lastRenderedPageBreak/>
        <w:t>Soit</w:t>
      </w:r>
      <w:r w:rsidRPr="00A660F6">
        <w:rPr>
          <w:rFonts w:ascii="Cambria Math" w:hAnsi="Cambria Math"/>
          <w:sz w:val="24"/>
          <w:szCs w:val="24"/>
        </w:rPr>
        <w:t xml:space="preserve"> </w:t>
      </w:r>
      <m:oMath>
        <m:r>
          <w:rPr>
            <w:rFonts w:ascii="Cambria Math" w:hAnsi="Cambria Math"/>
            <w:sz w:val="24"/>
            <w:szCs w:val="24"/>
          </w:rPr>
          <m:t>b</m:t>
        </m:r>
      </m:oMath>
      <w:r w:rsidRPr="00A660F6">
        <w:rPr>
          <w:rFonts w:ascii="Cambria Math" w:hAnsi="Cambria Math"/>
          <w:sz w:val="24"/>
          <w:szCs w:val="24"/>
        </w:rPr>
        <w:t xml:space="preserve"> le nombre </w:t>
      </w:r>
      <w:r w:rsidR="00011528">
        <w:rPr>
          <w:rFonts w:ascii="Cambria Math" w:hAnsi="Cambria Math"/>
          <w:sz w:val="24"/>
          <w:szCs w:val="24"/>
        </w:rPr>
        <w:t>de nœud fils pour chaque nœud.</w:t>
      </w:r>
      <w:r w:rsidRPr="00A96D0D">
        <w:rPr>
          <w:rFonts w:ascii="Cambria Math" w:hAnsi="Cambria Math"/>
          <w:sz w:val="24"/>
          <w:szCs w:val="24"/>
        </w:rPr>
        <w:t xml:space="preserve"> </w:t>
      </w:r>
    </w:p>
    <w:p w14:paraId="645F4DBC" w14:textId="439CCA2B" w:rsidR="00E40A91" w:rsidRPr="00A96D0D" w:rsidRDefault="00E40A91" w:rsidP="00C27E59">
      <w:pPr>
        <w:rPr>
          <w:rFonts w:ascii="Cambria Math" w:hAnsi="Cambria Math"/>
          <w:sz w:val="24"/>
          <w:szCs w:val="24"/>
        </w:rPr>
      </w:pPr>
      <w:r w:rsidRPr="00A96D0D">
        <w:rPr>
          <w:rFonts w:ascii="Cambria Math" w:hAnsi="Cambria Math"/>
          <w:sz w:val="24"/>
          <w:szCs w:val="24"/>
        </w:rPr>
        <w:t xml:space="preserve">Si la profondeur </w:t>
      </w:r>
      <w:r w:rsidR="00BD017B">
        <w:rPr>
          <w:rFonts w:ascii="Cambria Math" w:hAnsi="Cambria Math"/>
          <w:sz w:val="24"/>
          <w:szCs w:val="24"/>
        </w:rPr>
        <w:t xml:space="preserve">de recherche </w:t>
      </w:r>
      <m:oMath>
        <m:r>
          <w:rPr>
            <w:rFonts w:ascii="Cambria Math" w:hAnsi="Cambria Math"/>
            <w:sz w:val="24"/>
            <w:szCs w:val="24"/>
          </w:rPr>
          <m:t>d=0</m:t>
        </m:r>
      </m:oMath>
      <w:r w:rsidRPr="00A96D0D">
        <w:rPr>
          <w:rFonts w:ascii="Cambria Math" w:hAnsi="Cambria Math"/>
          <w:sz w:val="24"/>
          <w:szCs w:val="24"/>
        </w:rPr>
        <w:t xml:space="preserve">, seulement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Default="007B32B8" w:rsidP="00A660F6">
      <w:pPr>
        <w:rPr>
          <w:rFonts w:ascii="Cambria Math" w:hAnsi="Cambria Math"/>
          <w:sz w:val="24"/>
          <w:szCs w:val="24"/>
        </w:rPr>
      </w:pPr>
      <w:r w:rsidRPr="00C2239B">
        <w:rPr>
          <w:rFonts w:ascii="Cambria Math" w:hAnsi="Cambria Math"/>
          <w:b/>
          <w:bCs/>
          <w:sz w:val="24"/>
          <w:szCs w:val="24"/>
        </w:rPr>
        <w:t>H</w:t>
      </w:r>
      <w:r w:rsidR="00A96D0D" w:rsidRPr="00C2239B">
        <w:rPr>
          <w:rFonts w:ascii="Cambria Math" w:hAnsi="Cambria Math"/>
          <w:b/>
          <w:bCs/>
          <w:sz w:val="24"/>
          <w:szCs w:val="24"/>
        </w:rPr>
        <w:t>érédité</w:t>
      </w:r>
      <w:r w:rsidRPr="00A96D0D">
        <w:rPr>
          <w:rFonts w:ascii="Cambria Math" w:hAnsi="Cambria Math"/>
          <w:sz w:val="24"/>
          <w:szCs w:val="24"/>
        </w:rPr>
        <w:t xml:space="preserve"> : </w:t>
      </w:r>
    </w:p>
    <w:p w14:paraId="1960BB29" w14:textId="6F0F8372" w:rsidR="00A660F6" w:rsidRDefault="007B764E" w:rsidP="00A660F6">
      <w:pPr>
        <w:rPr>
          <w:rFonts w:ascii="Cambria Math" w:hAnsi="Cambria Math"/>
          <w:sz w:val="24"/>
          <w:szCs w:val="24"/>
        </w:rPr>
      </w:pPr>
      <w:r w:rsidRPr="00A96D0D">
        <w:rPr>
          <w:rFonts w:ascii="Cambria Math" w:hAnsi="Cambria Math"/>
          <w:sz w:val="24"/>
          <w:szCs w:val="24"/>
        </w:rPr>
        <w:t xml:space="preserve">Supposons qu’il existe une constante </w:t>
      </w:r>
      <m:oMath>
        <m:r>
          <w:rPr>
            <w:rFonts w:ascii="Cambria Math" w:hAnsi="Cambria Math"/>
            <w:sz w:val="24"/>
            <w:szCs w:val="24"/>
          </w:rPr>
          <m:t>c&gt;0</m:t>
        </m:r>
      </m:oMath>
      <w:r w:rsidRPr="00A96D0D">
        <w:rPr>
          <w:rFonts w:ascii="Cambria Math" w:hAnsi="Cambria Math"/>
          <w:sz w:val="24"/>
          <w:szCs w:val="24"/>
        </w:rPr>
        <w:t xml:space="preserve"> telle que, pour une profondeur quelconque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A660F6">
        <w:rPr>
          <w:rFonts w:ascii="Cambria Math" w:hAnsi="Cambria Math"/>
          <w:sz w:val="24"/>
          <w:szCs w:val="24"/>
        </w:rPr>
        <w:t xml:space="preserve">le nombre maximal d’étapes explorées </w:t>
      </w:r>
      <w:r w:rsidR="00A660F6">
        <w:rPr>
          <w:rFonts w:ascii="Cambria Math" w:hAnsi="Cambria Math"/>
          <w:sz w:val="24"/>
          <w:szCs w:val="24"/>
        </w:rPr>
        <w:t>est de :</w:t>
      </w:r>
    </w:p>
    <w:p w14:paraId="6D8588A3" w14:textId="7B7EF283" w:rsidR="00287A18" w:rsidRDefault="007B764E"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0FD1E83B" w14:textId="53ADD4BA" w:rsidR="007B32B8" w:rsidRPr="00A96D0D" w:rsidRDefault="007B32B8" w:rsidP="00C27E59">
      <w:pPr>
        <w:rPr>
          <w:rFonts w:ascii="Cambria Math" w:hAnsi="Cambria Math"/>
          <w:sz w:val="24"/>
          <w:szCs w:val="24"/>
        </w:rPr>
      </w:pPr>
      <w:r w:rsidRPr="00A96D0D">
        <w:rPr>
          <w:rFonts w:ascii="Cambria Math" w:hAnsi="Cambria Math"/>
          <w:sz w:val="24"/>
          <w:szCs w:val="24"/>
        </w:rPr>
        <w:t xml:space="preserve">Considérons une exploration de profondeur </w:t>
      </w:r>
      <m:oMath>
        <m:r>
          <w:rPr>
            <w:rFonts w:ascii="Cambria Math" w:hAnsi="Cambria Math"/>
            <w:sz w:val="24"/>
            <w:szCs w:val="24"/>
          </w:rPr>
          <m:t>k+1 </m:t>
        </m:r>
      </m:oMath>
      <w:r w:rsidRPr="00A96D0D">
        <w:rPr>
          <w:rFonts w:ascii="Cambria Math" w:hAnsi="Cambria Math"/>
          <w:sz w:val="24"/>
          <w:szCs w:val="24"/>
        </w:rPr>
        <w:t xml:space="preserve">, Pour chaque choix, la suite de l’exploration correspond à une sous arborescence de profondeur k. dont le nombre d’étapes est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La totalité de l’exploration de profondeur K + 1 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A96D0D" w:rsidRDefault="007B32B8" w:rsidP="00C27E59">
      <w:pPr>
        <w:rPr>
          <w:rFonts w:ascii="Cambria Math" w:hAnsi="Cambria Math"/>
          <w:sz w:val="24"/>
          <w:szCs w:val="24"/>
        </w:rPr>
      </w:pPr>
      <w:r w:rsidRPr="00A96D0D">
        <w:rPr>
          <w:rFonts w:ascii="Cambria Math" w:hAnsi="Cambria Math"/>
          <w:sz w:val="24"/>
          <w:szCs w:val="24"/>
        </w:rPr>
        <w:t xml:space="preserve">Avec la notation big O, nous </w:t>
      </w:r>
      <w:r w:rsidR="00D63254">
        <w:rPr>
          <w:rFonts w:ascii="Cambria Math" w:hAnsi="Cambria Math"/>
          <w:sz w:val="24"/>
          <w:szCs w:val="24"/>
        </w:rPr>
        <w:t>obtenons</w:t>
      </w:r>
      <w:r w:rsidRPr="00A96D0D">
        <w:rPr>
          <w:rFonts w:ascii="Cambria Math" w:hAnsi="Cambria Math"/>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1F9CCA15" w14:textId="77777777" w:rsidR="0065432C" w:rsidRDefault="0065432C">
      <w:pPr>
        <w:rPr>
          <w:rFonts w:ascii="3DS V2" w:hAnsi="3DS V2"/>
          <w:sz w:val="24"/>
          <w:szCs w:val="24"/>
        </w:rPr>
      </w:pPr>
      <w:r>
        <w:rPr>
          <w:rFonts w:ascii="3DS V2" w:hAnsi="3DS V2"/>
          <w:sz w:val="24"/>
          <w:szCs w:val="24"/>
        </w:rPr>
        <w:br w:type="page"/>
      </w:r>
    </w:p>
    <w:p w14:paraId="5D8F3F09" w14:textId="252FC6D2" w:rsidR="00B0720D" w:rsidRDefault="00287A18" w:rsidP="007D290B">
      <w:pPr>
        <w:spacing w:line="240" w:lineRule="auto"/>
        <w:rPr>
          <w:rFonts w:ascii="3DS V2" w:hAnsi="3DS V2"/>
          <w:sz w:val="24"/>
          <w:szCs w:val="24"/>
          <w:lang w:eastAsia="zh-CN"/>
        </w:rPr>
      </w:pPr>
      <w:r>
        <w:rPr>
          <w:rFonts w:ascii="3DS V2" w:hAnsi="3DS V2"/>
          <w:sz w:val="24"/>
          <w:szCs w:val="24"/>
        </w:rPr>
        <w:lastRenderedPageBreak/>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w:t>
      </w:r>
      <w:r w:rsidR="00F12DD7">
        <w:rPr>
          <w:rFonts w:ascii="3DS V2" w:hAnsi="3DS V2"/>
          <w:sz w:val="24"/>
          <w:szCs w:val="24"/>
        </w:rPr>
        <w:t>sur</w:t>
      </w:r>
      <w:r w:rsidR="005C2847" w:rsidRPr="00153CE4">
        <w:rPr>
          <w:rFonts w:ascii="3DS V2" w:hAnsi="3DS V2"/>
          <w:sz w:val="24"/>
          <w:szCs w:val="24"/>
        </w:rPr>
        <w:t xml:space="preserve"> </w:t>
      </w:r>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r w:rsidR="00226F4A" w:rsidRPr="00153CE4">
        <w:rPr>
          <w:rFonts w:ascii="3DS V2" w:hAnsi="3DS V2"/>
          <w:sz w:val="24"/>
          <w:szCs w:val="24"/>
        </w:rPr>
        <w:t>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r w:rsidR="00226F4A" w:rsidRPr="00153CE4">
        <w:rPr>
          <w:rFonts w:ascii="3DS V2" w:hAnsi="3DS V2"/>
          <w:sz w:val="24"/>
          <w:szCs w:val="24"/>
        </w:rPr>
        <w:t xml:space="preserve">6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2D6FE0" w:rsidRPr="00153CE4">
        <w:rPr>
          <w:rFonts w:ascii="3DS V2" w:hAnsi="3DS V2"/>
          <w:sz w:val="24"/>
          <w:szCs w:val="24"/>
        </w:rPr>
        <w:t xml:space="preserve">fois </w:t>
      </w:r>
      <w:r w:rsidR="00B0720D" w:rsidRPr="00153CE4">
        <w:rPr>
          <w:rFonts w:ascii="3DS V2" w:hAnsi="3DS V2"/>
          <w:sz w:val="24"/>
          <w:szCs w:val="24"/>
        </w:rPr>
        <w:t xml:space="preserve">de </w:t>
      </w:r>
      <w:r w:rsidR="00F11824">
        <w:rPr>
          <w:rFonts w:ascii="3DS V2" w:hAnsi="3DS V2"/>
          <w:sz w:val="24"/>
          <w:szCs w:val="24"/>
        </w:rPr>
        <w:t>possibilité</w:t>
      </w:r>
      <w:r w:rsidR="00B0720D" w:rsidRPr="00153CE4">
        <w:rPr>
          <w:rFonts w:ascii="3DS V2" w:hAnsi="3DS V2"/>
          <w:sz w:val="24"/>
          <w:szCs w:val="24"/>
        </w:rPr>
        <w:t xml:space="preserve"> 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w:t>
      </w:r>
      <w:r w:rsidR="00B57CDB">
        <w:rPr>
          <w:rFonts w:ascii="3DS V2" w:hAnsi="3DS V2"/>
          <w:sz w:val="24"/>
          <w:szCs w:val="24"/>
          <w:lang w:eastAsia="zh-CN"/>
        </w:rPr>
        <w:t xml:space="preserve">Si </w:t>
      </w:r>
      <w:r w:rsidR="002D6FE0" w:rsidRPr="00153CE4">
        <w:rPr>
          <w:rFonts w:ascii="3DS V2" w:hAnsi="3DS V2"/>
          <w:sz w:val="24"/>
          <w:szCs w:val="24"/>
          <w:lang w:eastAsia="zh-CN"/>
        </w:rPr>
        <w:t xml:space="preserve">C++ permet de faire </w:t>
      </w:r>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m:oMath>
      <w:r w:rsidR="00D63254" w:rsidRPr="0040636C">
        <w:rPr>
          <w:rFonts w:ascii="3DS V2" w:hAnsi="3DS V2"/>
          <w:sz w:val="24"/>
          <w:szCs w:val="24"/>
          <w:lang w:eastAsia="zh-CN"/>
        </w:rPr>
        <w:t xml:space="preserve"> </w:t>
      </w:r>
      <w:r w:rsidR="00B0720D" w:rsidRPr="00153CE4">
        <w:rPr>
          <w:rFonts w:ascii="3DS V2" w:hAnsi="3DS V2"/>
          <w:sz w:val="24"/>
          <w:szCs w:val="24"/>
          <w:lang w:eastAsia="zh-CN"/>
        </w:rPr>
        <w:t>calculs</w:t>
      </w:r>
      <w:r w:rsidR="00B0720D" w:rsidRPr="0040636C">
        <w:rPr>
          <w:rFonts w:ascii="3DS V2" w:hAnsi="3DS V2"/>
          <w:sz w:val="24"/>
          <w:szCs w:val="24"/>
          <w:lang w:eastAsia="zh-CN"/>
        </w:rPr>
        <w:t xml:space="preserve"> </w:t>
      </w:r>
      <w:r w:rsidR="00B57CDB">
        <w:rPr>
          <w:rFonts w:ascii="3DS V2" w:hAnsi="3DS V2"/>
          <w:sz w:val="24"/>
          <w:szCs w:val="24"/>
          <w:lang w:eastAsia="zh-CN"/>
        </w:rPr>
        <w:t xml:space="preserve">chaque </w:t>
      </w:r>
      <w:r w:rsidR="00D63254" w:rsidRPr="00153CE4">
        <w:rPr>
          <w:rFonts w:ascii="3DS V2" w:hAnsi="3DS V2"/>
          <w:sz w:val="24"/>
          <w:szCs w:val="24"/>
          <w:lang w:eastAsia="zh-CN"/>
        </w:rPr>
        <w:t xml:space="preserve">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 xml:space="preserve">d’allocation automatique </w:t>
      </w:r>
      <w:del w:id="124" w:author="GOUTAUDIER Sébastien" w:date="2025-08-01T10:48:00Z">
        <w:r w:rsidR="00591EF2" w:rsidDel="004E3634">
          <w:rPr>
            <w:rFonts w:ascii="3DS V2" w:hAnsi="3DS V2"/>
            <w:sz w:val="24"/>
            <w:szCs w:val="24"/>
            <w:lang w:eastAsia="zh-CN"/>
          </w:rPr>
          <w:delText>prendera</w:delText>
        </w:r>
      </w:del>
      <w:ins w:id="125" w:author="GOUTAUDIER Sébastien" w:date="2025-08-01T10:48:00Z">
        <w:r w:rsidR="004E3634">
          <w:rPr>
            <w:rFonts w:ascii="3DS V2" w:hAnsi="3DS V2"/>
            <w:sz w:val="24"/>
            <w:szCs w:val="24"/>
            <w:lang w:eastAsia="zh-CN"/>
          </w:rPr>
          <w:t>prendra</w:t>
        </w:r>
      </w:ins>
      <w:r w:rsidR="00B0720D">
        <w:rPr>
          <w:rFonts w:ascii="3DS V2" w:hAnsi="3DS V2"/>
          <w:sz w:val="24"/>
          <w:szCs w:val="24"/>
          <w:lang w:eastAsia="zh-CN"/>
        </w:rPr>
        <w:t xml:space="preserve"> </w:t>
      </w:r>
      <w:r w:rsidR="00B0720D" w:rsidRPr="00144BA7">
        <w:rPr>
          <w:rFonts w:ascii="3DS V2" w:hAnsi="3DS V2"/>
          <w:b/>
          <w:bCs/>
          <w:sz w:val="24"/>
          <w:szCs w:val="24"/>
          <w:lang w:eastAsia="zh-CN"/>
        </w:rPr>
        <w:t>116 ans</w:t>
      </w:r>
      <w:r w:rsidR="00B0720D">
        <w:rPr>
          <w:rFonts w:ascii="3DS V2" w:hAnsi="3DS V2"/>
          <w:sz w:val="24"/>
          <w:szCs w:val="24"/>
          <w:lang w:eastAsia="zh-CN"/>
        </w:rPr>
        <w:t>.</w:t>
      </w:r>
    </w:p>
    <w:p w14:paraId="2D46E37C" w14:textId="6D0D482C" w:rsidR="00F0600E" w:rsidRDefault="00707A99" w:rsidP="007D290B">
      <w:pPr>
        <w:spacing w:line="240" w:lineRule="auto"/>
        <w:rPr>
          <w:rFonts w:ascii="3DS V2" w:hAnsi="3DS V2"/>
          <w:sz w:val="24"/>
          <w:szCs w:val="24"/>
          <w:lang w:eastAsia="zh-CN"/>
        </w:rPr>
      </w:pPr>
      <w:r>
        <w:rPr>
          <w:rFonts w:ascii="3DS V2" w:hAnsi="3DS V2"/>
          <w:sz w:val="24"/>
          <w:szCs w:val="24"/>
          <w:lang w:eastAsia="zh-CN"/>
        </w:rPr>
        <w:t>Un autre problème est le nombre de solution propos</w:t>
      </w:r>
      <w:r w:rsidR="007638C4">
        <w:rPr>
          <w:rFonts w:ascii="3DS V2" w:hAnsi="3DS V2"/>
          <w:sz w:val="24"/>
          <w:szCs w:val="24"/>
          <w:lang w:eastAsia="zh-CN"/>
        </w:rPr>
        <w:t>é</w:t>
      </w:r>
      <w:r w:rsidR="00D37EE9">
        <w:rPr>
          <w:rFonts w:ascii="3DS V2" w:hAnsi="3DS V2"/>
          <w:sz w:val="24"/>
          <w:szCs w:val="24"/>
          <w:lang w:eastAsia="zh-CN"/>
        </w:rPr>
        <w:t>es</w:t>
      </w:r>
      <w:r>
        <w:rPr>
          <w:rFonts w:ascii="3DS V2" w:hAnsi="3DS V2"/>
          <w:sz w:val="24"/>
          <w:szCs w:val="24"/>
          <w:lang w:eastAsia="zh-CN"/>
        </w:rPr>
        <w:t xml:space="preserve">. </w:t>
      </w:r>
      <w:r w:rsidR="000367C3">
        <w:rPr>
          <w:rFonts w:ascii="3DS V2" w:hAnsi="3DS V2"/>
          <w:sz w:val="24"/>
          <w:szCs w:val="24"/>
          <w:lang w:eastAsia="zh-CN"/>
        </w:rPr>
        <w:t xml:space="preserve">Voici </w:t>
      </w:r>
      <w:r w:rsidR="00F60A63" w:rsidRPr="00F60A63">
        <w:rPr>
          <w:rFonts w:ascii="3DS V2" w:hAnsi="3DS V2"/>
          <w:sz w:val="24"/>
          <w:szCs w:val="24"/>
          <w:lang w:eastAsia="zh-CN"/>
        </w:rPr>
        <w:t>une petite expérience pour estimer le nombre de solutions</w:t>
      </w:r>
      <w:r w:rsidR="00CB52A7">
        <w:rPr>
          <w:rFonts w:ascii="3DS V2" w:hAnsi="3DS V2"/>
          <w:sz w:val="24"/>
          <w:szCs w:val="24"/>
          <w:lang w:eastAsia="zh-CN"/>
        </w:rPr>
        <w:t xml:space="preserve"> valides pour un certain nombre de fils au total</w:t>
      </w:r>
      <w:r w:rsidR="00F60A63" w:rsidRPr="00F60A63">
        <w:rPr>
          <w:rFonts w:ascii="3DS V2" w:hAnsi="3DS V2"/>
          <w:sz w:val="24"/>
          <w:szCs w:val="24"/>
          <w:lang w:eastAsia="zh-CN"/>
        </w:rPr>
        <w:t>.</w:t>
      </w:r>
      <w:r w:rsidR="00222958">
        <w:rPr>
          <w:rFonts w:ascii="3DS V2" w:hAnsi="3DS V2"/>
          <w:sz w:val="24"/>
          <w:szCs w:val="24"/>
          <w:lang w:eastAsia="zh-CN"/>
        </w:rPr>
        <w:t xml:space="preserve"> </w:t>
      </w:r>
    </w:p>
    <w:p w14:paraId="45845AEB" w14:textId="2C41C3F8" w:rsidR="00707A99" w:rsidRDefault="005454CE" w:rsidP="007D290B">
      <w:pPr>
        <w:spacing w:line="240" w:lineRule="auto"/>
        <w:rPr>
          <w:rFonts w:ascii="3DS V2" w:hAnsi="3DS V2"/>
          <w:sz w:val="24"/>
          <w:szCs w:val="24"/>
          <w:lang w:eastAsia="zh-CN"/>
        </w:rPr>
      </w:pPr>
      <w:r>
        <w:rPr>
          <w:rFonts w:ascii="3DS V2" w:hAnsi="3DS V2"/>
          <w:sz w:val="24"/>
          <w:szCs w:val="24"/>
          <w:lang w:eastAsia="zh-CN"/>
        </w:rPr>
        <w:t>Ce</w:t>
      </w:r>
      <w:r w:rsidR="00222958">
        <w:rPr>
          <w:rFonts w:ascii="3DS V2" w:hAnsi="3DS V2"/>
          <w:sz w:val="24"/>
          <w:szCs w:val="24"/>
          <w:lang w:eastAsia="zh-CN"/>
        </w:rPr>
        <w:t xml:space="preserve"> tableau montre le nombre de solutions </w:t>
      </w:r>
      <w:r w:rsidR="005862C6">
        <w:rPr>
          <w:rFonts w:ascii="3DS V2" w:hAnsi="3DS V2"/>
          <w:sz w:val="24"/>
          <w:szCs w:val="24"/>
          <w:lang w:eastAsia="zh-CN"/>
        </w:rPr>
        <w:t>valides</w:t>
      </w:r>
      <w:r w:rsidR="00222958">
        <w:rPr>
          <w:rFonts w:ascii="3DS V2" w:hAnsi="3DS V2"/>
          <w:sz w:val="24"/>
          <w:szCs w:val="24"/>
          <w:lang w:eastAsia="zh-CN"/>
        </w:rPr>
        <w:t xml:space="preserve"> sur le connector 39 pin «EN354503 » : </w:t>
      </w:r>
    </w:p>
    <w:p w14:paraId="492484B1" w14:textId="77777777" w:rsidR="00222958" w:rsidRDefault="00222958" w:rsidP="00222958">
      <w:pPr>
        <w:keepNext/>
      </w:pPr>
      <w:r w:rsidRPr="00222958">
        <w:rPr>
          <w:rFonts w:ascii="3DS V2" w:hAnsi="3DS V2"/>
          <w:noProof/>
          <w:sz w:val="24"/>
          <w:szCs w:val="24"/>
          <w:lang w:eastAsia="zh-CN"/>
        </w:rPr>
        <w:drawing>
          <wp:inline distT="0" distB="0" distL="0" distR="0" wp14:anchorId="040509CF" wp14:editId="3F9D0F18">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608965"/>
                    </a:xfrm>
                    <a:prstGeom prst="rect">
                      <a:avLst/>
                    </a:prstGeom>
                  </pic:spPr>
                </pic:pic>
              </a:graphicData>
            </a:graphic>
          </wp:inline>
        </w:drawing>
      </w:r>
    </w:p>
    <w:p w14:paraId="6ADBCDD4" w14:textId="3577EF55" w:rsidR="00222958" w:rsidRDefault="00222958" w:rsidP="00222958">
      <w:pPr>
        <w:pStyle w:val="Caption"/>
        <w:jc w:val="center"/>
        <w:rPr>
          <w:rFonts w:ascii="3DS V2" w:hAnsi="3DS V2"/>
          <w:sz w:val="24"/>
          <w:szCs w:val="24"/>
          <w:lang w:eastAsia="zh-CN"/>
        </w:rPr>
      </w:pPr>
      <w:r>
        <w:t xml:space="preserve">Figure </w:t>
      </w:r>
      <w:fldSimple w:instr=" SEQ Figure \* ARABIC ">
        <w:r w:rsidR="004D4217">
          <w:rPr>
            <w:noProof/>
          </w:rPr>
          <w:t>19</w:t>
        </w:r>
      </w:fldSimple>
      <w:r>
        <w:t xml:space="preserve"> : Partie taille 22 de Connector "EN354503", 39 Pin 22 + 10 Pin 16</w:t>
      </w:r>
    </w:p>
    <w:tbl>
      <w:tblPr>
        <w:tblStyle w:val="TableGrid"/>
        <w:tblW w:w="6374" w:type="dxa"/>
        <w:jc w:val="center"/>
        <w:tblLook w:val="04A0" w:firstRow="1" w:lastRow="0" w:firstColumn="1" w:lastColumn="0" w:noHBand="0" w:noVBand="1"/>
      </w:tblPr>
      <w:tblGrid>
        <w:gridCol w:w="2972"/>
        <w:gridCol w:w="3402"/>
      </w:tblGrid>
      <w:tr w:rsidR="00474FB4" w14:paraId="341AECF6" w14:textId="105F99F9" w:rsidTr="00474FB4">
        <w:trPr>
          <w:jc w:val="center"/>
        </w:trPr>
        <w:tc>
          <w:tcPr>
            <w:tcW w:w="2972" w:type="dxa"/>
          </w:tcPr>
          <w:p w14:paraId="01CC3FB7" w14:textId="629D27A7" w:rsidR="00474FB4" w:rsidRDefault="00474FB4" w:rsidP="00226F4A">
            <w:pPr>
              <w:rPr>
                <w:rFonts w:ascii="3DS V2" w:hAnsi="3DS V2"/>
                <w:sz w:val="24"/>
                <w:szCs w:val="24"/>
                <w:lang w:eastAsia="zh-CN"/>
              </w:rPr>
            </w:pPr>
            <w:r>
              <w:rPr>
                <w:rFonts w:ascii="3DS V2" w:hAnsi="3DS V2"/>
                <w:sz w:val="24"/>
                <w:szCs w:val="24"/>
                <w:lang w:eastAsia="zh-CN"/>
              </w:rPr>
              <w:t>Profondeur de recherche</w:t>
            </w:r>
          </w:p>
        </w:tc>
        <w:tc>
          <w:tcPr>
            <w:tcW w:w="3402" w:type="dxa"/>
          </w:tcPr>
          <w:p w14:paraId="7ED7B3D5" w14:textId="0F3A53E7" w:rsidR="00474FB4" w:rsidRDefault="00474FB4" w:rsidP="00226F4A">
            <w:pPr>
              <w:rPr>
                <w:rFonts w:ascii="3DS V2" w:hAnsi="3DS V2"/>
                <w:sz w:val="24"/>
                <w:szCs w:val="24"/>
                <w:lang w:eastAsia="zh-CN"/>
              </w:rPr>
            </w:pPr>
            <w:r>
              <w:rPr>
                <w:rFonts w:ascii="3DS V2" w:hAnsi="3DS V2"/>
                <w:sz w:val="24"/>
                <w:szCs w:val="24"/>
                <w:lang w:eastAsia="zh-CN"/>
              </w:rPr>
              <w:t xml:space="preserve">Nb. de solution </w:t>
            </w:r>
            <w:r w:rsidR="00D66452">
              <w:rPr>
                <w:rFonts w:ascii="3DS V2" w:hAnsi="3DS V2"/>
                <w:sz w:val="24"/>
                <w:szCs w:val="24"/>
                <w:lang w:eastAsia="zh-CN"/>
              </w:rPr>
              <w:t>valide</w:t>
            </w:r>
          </w:p>
        </w:tc>
      </w:tr>
      <w:tr w:rsidR="00474FB4" w14:paraId="5DABE14D" w14:textId="7D172E69" w:rsidTr="00474FB4">
        <w:trPr>
          <w:jc w:val="center"/>
        </w:trPr>
        <w:tc>
          <w:tcPr>
            <w:tcW w:w="2972" w:type="dxa"/>
          </w:tcPr>
          <w:p w14:paraId="2178EB9B" w14:textId="4A0FC855" w:rsidR="00474FB4" w:rsidRDefault="00474FB4" w:rsidP="00B87D83">
            <w:pPr>
              <w:jc w:val="center"/>
              <w:rPr>
                <w:rFonts w:ascii="3DS V2" w:hAnsi="3DS V2"/>
                <w:sz w:val="24"/>
                <w:szCs w:val="24"/>
                <w:lang w:eastAsia="zh-CN"/>
              </w:rPr>
            </w:pPr>
            <w:r>
              <w:rPr>
                <w:rFonts w:ascii="3DS V2" w:hAnsi="3DS V2"/>
                <w:sz w:val="24"/>
                <w:szCs w:val="24"/>
                <w:lang w:eastAsia="zh-CN"/>
              </w:rPr>
              <w:t>2</w:t>
            </w:r>
          </w:p>
        </w:tc>
        <w:tc>
          <w:tcPr>
            <w:tcW w:w="3402" w:type="dxa"/>
          </w:tcPr>
          <w:p w14:paraId="3B9EFF10" w14:textId="13B4FDCA" w:rsidR="00474FB4" w:rsidRDefault="00474FB4" w:rsidP="00474FB4">
            <w:pPr>
              <w:jc w:val="center"/>
              <w:rPr>
                <w:rFonts w:ascii="3DS V2" w:hAnsi="3DS V2"/>
                <w:sz w:val="24"/>
                <w:szCs w:val="24"/>
                <w:lang w:eastAsia="zh-CN"/>
              </w:rPr>
            </w:pPr>
            <w:r>
              <w:rPr>
                <w:rFonts w:ascii="3DS V2" w:hAnsi="3DS V2"/>
                <w:sz w:val="24"/>
                <w:szCs w:val="24"/>
                <w:lang w:eastAsia="zh-CN"/>
              </w:rPr>
              <w:t>75</w:t>
            </w:r>
          </w:p>
        </w:tc>
      </w:tr>
      <w:tr w:rsidR="00474FB4" w14:paraId="5BE27D36" w14:textId="5BE9B11E" w:rsidTr="00474FB4">
        <w:trPr>
          <w:jc w:val="center"/>
        </w:trPr>
        <w:tc>
          <w:tcPr>
            <w:tcW w:w="2972" w:type="dxa"/>
          </w:tcPr>
          <w:p w14:paraId="2ED58CB1" w14:textId="5A8547A2" w:rsidR="00474FB4" w:rsidRDefault="00474FB4" w:rsidP="00B87D83">
            <w:pPr>
              <w:jc w:val="center"/>
              <w:rPr>
                <w:rFonts w:ascii="3DS V2" w:hAnsi="3DS V2"/>
                <w:sz w:val="24"/>
                <w:szCs w:val="24"/>
                <w:lang w:eastAsia="zh-CN"/>
              </w:rPr>
            </w:pPr>
            <w:r>
              <w:rPr>
                <w:rFonts w:ascii="3DS V2" w:hAnsi="3DS V2"/>
                <w:sz w:val="24"/>
                <w:szCs w:val="24"/>
                <w:lang w:eastAsia="zh-CN"/>
              </w:rPr>
              <w:t>4</w:t>
            </w:r>
          </w:p>
        </w:tc>
        <w:tc>
          <w:tcPr>
            <w:tcW w:w="3402" w:type="dxa"/>
          </w:tcPr>
          <w:p w14:paraId="64C45AF6" w14:textId="6D26EAAE" w:rsidR="00474FB4" w:rsidRDefault="00474FB4" w:rsidP="00474FB4">
            <w:pPr>
              <w:jc w:val="center"/>
              <w:rPr>
                <w:rFonts w:ascii="3DS V2" w:hAnsi="3DS V2"/>
                <w:sz w:val="24"/>
                <w:szCs w:val="24"/>
                <w:lang w:eastAsia="zh-CN"/>
              </w:rPr>
            </w:pPr>
            <w:r>
              <w:rPr>
                <w:rFonts w:ascii="3DS V2" w:hAnsi="3DS V2"/>
                <w:sz w:val="24"/>
                <w:szCs w:val="24"/>
                <w:lang w:eastAsia="zh-CN"/>
              </w:rPr>
              <w:t>5 114</w:t>
            </w:r>
          </w:p>
        </w:tc>
      </w:tr>
      <w:tr w:rsidR="00474FB4" w14:paraId="271157C7" w14:textId="446A1870" w:rsidTr="00474FB4">
        <w:trPr>
          <w:jc w:val="center"/>
        </w:trPr>
        <w:tc>
          <w:tcPr>
            <w:tcW w:w="2972" w:type="dxa"/>
          </w:tcPr>
          <w:p w14:paraId="3295C387" w14:textId="4619FB20" w:rsidR="00474FB4" w:rsidRDefault="00474FB4" w:rsidP="00B87D83">
            <w:pPr>
              <w:jc w:val="center"/>
              <w:rPr>
                <w:rFonts w:ascii="3DS V2" w:hAnsi="3DS V2"/>
                <w:sz w:val="24"/>
                <w:szCs w:val="24"/>
                <w:lang w:eastAsia="zh-CN"/>
              </w:rPr>
            </w:pPr>
            <w:r>
              <w:rPr>
                <w:rFonts w:ascii="3DS V2" w:hAnsi="3DS V2"/>
                <w:sz w:val="24"/>
                <w:szCs w:val="24"/>
                <w:lang w:eastAsia="zh-CN"/>
              </w:rPr>
              <w:t>6</w:t>
            </w:r>
          </w:p>
        </w:tc>
        <w:tc>
          <w:tcPr>
            <w:tcW w:w="3402" w:type="dxa"/>
          </w:tcPr>
          <w:p w14:paraId="2D40B94C" w14:textId="09060A67" w:rsidR="00474FB4" w:rsidRDefault="00474FB4" w:rsidP="00474FB4">
            <w:pPr>
              <w:jc w:val="center"/>
              <w:rPr>
                <w:rFonts w:ascii="3DS V2" w:hAnsi="3DS V2"/>
                <w:sz w:val="24"/>
                <w:szCs w:val="24"/>
                <w:lang w:eastAsia="zh-CN"/>
              </w:rPr>
            </w:pPr>
            <w:r>
              <w:rPr>
                <w:rFonts w:ascii="3DS V2" w:hAnsi="3DS V2"/>
                <w:sz w:val="24"/>
                <w:szCs w:val="24"/>
                <w:lang w:eastAsia="zh-CN"/>
              </w:rPr>
              <w:t>314 970</w:t>
            </w:r>
          </w:p>
        </w:tc>
      </w:tr>
      <w:tr w:rsidR="00474FB4" w14:paraId="1C202596" w14:textId="4B779B6D" w:rsidTr="00474FB4">
        <w:trPr>
          <w:jc w:val="center"/>
        </w:trPr>
        <w:tc>
          <w:tcPr>
            <w:tcW w:w="2972" w:type="dxa"/>
          </w:tcPr>
          <w:p w14:paraId="229BA717" w14:textId="6DC3DC54" w:rsidR="00474FB4" w:rsidRPr="00F60A63" w:rsidRDefault="00474FB4" w:rsidP="00B87D83">
            <w:pPr>
              <w:jc w:val="center"/>
              <w:rPr>
                <w:rFonts w:ascii="3DS V2" w:hAnsi="3DS V2"/>
                <w:sz w:val="24"/>
                <w:szCs w:val="24"/>
                <w:lang w:eastAsia="zh-CN"/>
              </w:rPr>
            </w:pPr>
            <w:r>
              <w:rPr>
                <w:rFonts w:ascii="3DS V2" w:hAnsi="3DS V2"/>
                <w:sz w:val="24"/>
                <w:szCs w:val="24"/>
                <w:lang w:eastAsia="zh-CN"/>
              </w:rPr>
              <w:t>8</w:t>
            </w:r>
          </w:p>
        </w:tc>
        <w:tc>
          <w:tcPr>
            <w:tcW w:w="3402" w:type="dxa"/>
          </w:tcPr>
          <w:p w14:paraId="0E6036BA" w14:textId="311AD33F" w:rsidR="00474FB4" w:rsidRDefault="00474FB4" w:rsidP="00474FB4">
            <w:pPr>
              <w:jc w:val="center"/>
              <w:rPr>
                <w:rFonts w:ascii="3DS V2" w:hAnsi="3DS V2"/>
                <w:sz w:val="24"/>
                <w:szCs w:val="24"/>
                <w:lang w:eastAsia="zh-CN"/>
              </w:rPr>
            </w:pPr>
            <w:r w:rsidRPr="00F60A63">
              <w:rPr>
                <w:rFonts w:ascii="3DS V2" w:hAnsi="3DS V2"/>
                <w:sz w:val="24"/>
                <w:szCs w:val="24"/>
                <w:lang w:eastAsia="zh-CN"/>
              </w:rPr>
              <w:t>17</w:t>
            </w:r>
            <w:r>
              <w:rPr>
                <w:rFonts w:ascii="3DS V2" w:hAnsi="3DS V2"/>
                <w:sz w:val="24"/>
                <w:szCs w:val="24"/>
                <w:lang w:eastAsia="zh-CN"/>
              </w:rPr>
              <w:t xml:space="preserve"> </w:t>
            </w:r>
            <w:r w:rsidRPr="00F60A63">
              <w:rPr>
                <w:rFonts w:ascii="3DS V2" w:hAnsi="3DS V2"/>
                <w:sz w:val="24"/>
                <w:szCs w:val="24"/>
                <w:lang w:eastAsia="zh-CN"/>
              </w:rPr>
              <w:t>394</w:t>
            </w:r>
            <w:r>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3E7BB47D" w:rsidR="00AE2730" w:rsidRDefault="00F60A63" w:rsidP="007D290B">
      <w:pPr>
        <w:spacing w:line="240" w:lineRule="auto"/>
        <w:rPr>
          <w:rFonts w:ascii="3DS V2" w:hAnsi="3DS V2"/>
          <w:sz w:val="24"/>
          <w:szCs w:val="24"/>
          <w:lang w:eastAsia="zh-CN"/>
        </w:rPr>
      </w:pPr>
      <w:r w:rsidRPr="00F60A63">
        <w:rPr>
          <w:rFonts w:ascii="3DS V2" w:hAnsi="3DS V2"/>
          <w:sz w:val="24"/>
          <w:szCs w:val="24"/>
          <w:lang w:eastAsia="zh-CN"/>
        </w:rPr>
        <w:t xml:space="preserve">Lorsque </w:t>
      </w:r>
      <w:r>
        <w:rPr>
          <w:rFonts w:ascii="3DS V2" w:hAnsi="3DS V2"/>
          <w:sz w:val="24"/>
          <w:szCs w:val="24"/>
          <w:lang w:eastAsia="zh-CN"/>
        </w:rPr>
        <w:t xml:space="preserve">le calcul </w:t>
      </w:r>
      <w:r w:rsidR="00C8692B">
        <w:rPr>
          <w:rFonts w:ascii="3DS V2" w:hAnsi="3DS V2"/>
          <w:sz w:val="24"/>
          <w:szCs w:val="24"/>
          <w:lang w:eastAsia="zh-CN"/>
        </w:rPr>
        <w:t>de profondeur = 10</w:t>
      </w:r>
      <w:r w:rsidRPr="00F60A63">
        <w:rPr>
          <w:rFonts w:ascii="3DS V2" w:hAnsi="3DS V2"/>
          <w:sz w:val="24"/>
          <w:szCs w:val="24"/>
          <w:lang w:eastAsia="zh-CN"/>
        </w:rPr>
        <w:t xml:space="preserve">, </w:t>
      </w:r>
      <w:r w:rsidR="009A3B68">
        <w:rPr>
          <w:rFonts w:ascii="3DS V2" w:hAnsi="3DS V2"/>
          <w:sz w:val="24"/>
          <w:szCs w:val="24"/>
          <w:lang w:eastAsia="zh-CN"/>
        </w:rPr>
        <w:t xml:space="preserve">La </w:t>
      </w:r>
      <w:r w:rsidR="006D3E22">
        <w:rPr>
          <w:rFonts w:ascii="3DS V2" w:hAnsi="3DS V2"/>
          <w:sz w:val="24"/>
          <w:szCs w:val="24"/>
          <w:lang w:eastAsia="zh-CN"/>
        </w:rPr>
        <w:t xml:space="preserve">mémoire </w:t>
      </w:r>
      <w:r w:rsidR="009A3B68">
        <w:rPr>
          <w:rFonts w:ascii="3DS V2" w:hAnsi="3DS V2"/>
          <w:sz w:val="24"/>
          <w:szCs w:val="24"/>
          <w:lang w:eastAsia="zh-CN"/>
        </w:rPr>
        <w:t xml:space="preserve">utilisée par l’algorithme </w:t>
      </w:r>
      <w:r w:rsidR="006D3E22">
        <w:rPr>
          <w:rFonts w:ascii="3DS V2" w:hAnsi="3DS V2"/>
          <w:sz w:val="24"/>
          <w:szCs w:val="24"/>
          <w:lang w:eastAsia="zh-CN"/>
        </w:rPr>
        <w:t xml:space="preserve">dépasse </w:t>
      </w:r>
      <w:r w:rsidR="00356252" w:rsidRPr="00F60A63">
        <w:rPr>
          <w:rFonts w:ascii="3DS V2" w:hAnsi="3DS V2"/>
          <w:sz w:val="24"/>
          <w:szCs w:val="24"/>
          <w:lang w:eastAsia="zh-CN"/>
        </w:rPr>
        <w:t>32</w:t>
      </w:r>
      <w:r w:rsidR="00356252">
        <w:rPr>
          <w:rFonts w:ascii="3DS V2" w:hAnsi="3DS V2"/>
          <w:sz w:val="24"/>
          <w:szCs w:val="24"/>
          <w:lang w:eastAsia="zh-CN"/>
        </w:rPr>
        <w:t xml:space="preserve"> Go</w:t>
      </w:r>
      <w:r>
        <w:rPr>
          <w:rFonts w:ascii="3DS V2" w:hAnsi="3DS V2"/>
          <w:sz w:val="24"/>
          <w:szCs w:val="24"/>
          <w:lang w:eastAsia="zh-CN"/>
        </w:rPr>
        <w:t>.</w:t>
      </w:r>
      <w:r w:rsidR="00AE2730">
        <w:rPr>
          <w:rFonts w:ascii="3DS V2" w:hAnsi="3DS V2"/>
          <w:sz w:val="24"/>
          <w:szCs w:val="24"/>
          <w:lang w:eastAsia="zh-CN"/>
        </w:rPr>
        <w:t xml:space="preserve"> </w:t>
      </w:r>
      <w:r w:rsidR="00251FE0">
        <w:rPr>
          <w:rFonts w:ascii="3DS V2" w:hAnsi="3DS V2"/>
          <w:sz w:val="24"/>
          <w:szCs w:val="24"/>
          <w:lang w:eastAsia="zh-CN"/>
        </w:rPr>
        <w:t>On ne peut donc pas avoir le résultat exact</w:t>
      </w:r>
      <w:r w:rsidR="00AC5CA0">
        <w:rPr>
          <w:rFonts w:ascii="3DS V2" w:hAnsi="3DS V2"/>
          <w:sz w:val="24"/>
          <w:szCs w:val="24"/>
          <w:lang w:eastAsia="zh-CN"/>
        </w:rPr>
        <w:t xml:space="preserve">. Mathématiquement, </w:t>
      </w:r>
      <w:r w:rsidR="009D63F8">
        <w:rPr>
          <w:rFonts w:ascii="3DS V2" w:hAnsi="3DS V2"/>
          <w:sz w:val="24"/>
          <w:szCs w:val="24"/>
          <w:lang w:eastAsia="zh-CN"/>
        </w:rPr>
        <w:t>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 </w:t>
      </w:r>
      <w:r w:rsidR="00AC5CA0">
        <w:rPr>
          <w:rFonts w:ascii="3DS V2" w:hAnsi="3DS V2"/>
          <w:sz w:val="24"/>
          <w:szCs w:val="24"/>
          <w:lang w:eastAsia="zh-CN"/>
        </w:rPr>
        <w:t xml:space="preserve">dans </w:t>
      </w:r>
      <w:r w:rsidR="00405178">
        <w:rPr>
          <w:rFonts w:ascii="3DS V2" w:hAnsi="3DS V2"/>
          <w:sz w:val="24"/>
          <w:szCs w:val="24"/>
          <w:lang w:eastAsia="zh-CN"/>
        </w:rPr>
        <w:t>ce cas est d’environ</w:t>
      </w:r>
      <w:r w:rsidR="009D63F8">
        <w:rPr>
          <w:rFonts w:ascii="3DS V2" w:hAnsi="3DS V2"/>
          <w:sz w:val="24"/>
          <w:szCs w:val="24"/>
          <w:lang w:eastAsia="zh-CN"/>
        </w:rPr>
        <w:t xml:space="preserve"> 850 000 000.</w:t>
      </w:r>
    </w:p>
    <w:p w14:paraId="3EC64337" w14:textId="4B14A9DE" w:rsidR="003D35DB" w:rsidDel="00886594" w:rsidRDefault="00AE7E33" w:rsidP="007D290B">
      <w:pPr>
        <w:pStyle w:val="NormalWeb"/>
        <w:rPr>
          <w:del w:id="126" w:author="GOUTAUDIER Sébastien" w:date="2025-08-01T10:49:00Z"/>
          <w:rFonts w:ascii="3DS V2" w:hAnsi="3DS V2"/>
          <w:lang w:val="fr-FR"/>
        </w:rPr>
      </w:pPr>
      <w:r w:rsidRPr="00AE7E33">
        <w:rPr>
          <w:rFonts w:ascii="3DS V2" w:hAnsi="3DS V2"/>
          <w:lang w:val="fr-FR"/>
        </w:rPr>
        <w:t xml:space="preserve">D’après ces </w:t>
      </w:r>
      <w:r w:rsidR="00D06D40">
        <w:rPr>
          <w:rFonts w:ascii="3DS V2" w:hAnsi="3DS V2"/>
          <w:lang w:val="fr-FR"/>
        </w:rPr>
        <w:t xml:space="preserve">raisonnements et </w:t>
      </w:r>
      <w:r w:rsidRPr="00AE7E33">
        <w:rPr>
          <w:rFonts w:ascii="3DS V2" w:hAnsi="3DS V2"/>
          <w:lang w:val="fr-FR"/>
        </w:rPr>
        <w:t>démonstrations</w:t>
      </w:r>
      <w:r w:rsidR="00EC0C0F">
        <w:rPr>
          <w:rFonts w:ascii="3DS V2" w:hAnsi="3DS V2"/>
          <w:lang w:val="fr-FR"/>
        </w:rPr>
        <w:t>, b</w:t>
      </w:r>
      <w:r w:rsidR="00EC0C0F" w:rsidRPr="00A423F6">
        <w:rPr>
          <w:rFonts w:ascii="3DS V2" w:hAnsi="3DS V2"/>
          <w:lang w:val="fr-FR"/>
        </w:rPr>
        <w:t xml:space="preserve">ien que </w:t>
      </w:r>
      <w:r w:rsidR="00EC0C0F">
        <w:rPr>
          <w:rFonts w:ascii="3DS V2" w:hAnsi="3DS V2"/>
          <w:lang w:val="fr-FR"/>
        </w:rPr>
        <w:t>que cet algorithme</w:t>
      </w:r>
      <w:r w:rsidR="00EC0C0F" w:rsidRPr="00A423F6">
        <w:rPr>
          <w:rFonts w:ascii="3DS V2" w:hAnsi="3DS V2"/>
          <w:lang w:val="fr-FR"/>
        </w:rPr>
        <w:t xml:space="preserve"> permet</w:t>
      </w:r>
      <w:r w:rsidR="00EC0C0F">
        <w:rPr>
          <w:rFonts w:ascii="3DS V2" w:hAnsi="3DS V2"/>
          <w:lang w:val="fr-FR"/>
        </w:rPr>
        <w:t>te théoriquement</w:t>
      </w:r>
      <w:r w:rsidR="00EC0C0F" w:rsidRPr="00A423F6">
        <w:rPr>
          <w:rFonts w:ascii="3DS V2" w:hAnsi="3DS V2"/>
          <w:lang w:val="fr-FR"/>
        </w:rPr>
        <w:t xml:space="preserve"> de trouver toutes les solutions valides</w:t>
      </w:r>
      <w:r w:rsidRPr="00AE7E33">
        <w:rPr>
          <w:rFonts w:ascii="3DS V2" w:hAnsi="3DS V2"/>
          <w:lang w:val="fr-FR"/>
        </w:rPr>
        <w:t>, son coût en pratique est inacceptable</w:t>
      </w:r>
      <w:del w:id="127" w:author="GOUTAUDIER Sébastien" w:date="2025-08-01T10:48:00Z">
        <w:r w:rsidRPr="00AE7E33" w:rsidDel="00241640">
          <w:rPr>
            <w:rFonts w:ascii="3DS V2" w:hAnsi="3DS V2"/>
            <w:lang w:val="fr-FR"/>
          </w:rPr>
          <w:delText xml:space="preserve"> d’un point de vue d’ingénierie</w:delText>
        </w:r>
      </w:del>
      <w:r w:rsidR="00EC0C0F">
        <w:rPr>
          <w:rFonts w:ascii="3DS V2" w:hAnsi="3DS V2"/>
          <w:lang w:val="fr-FR"/>
        </w:rPr>
        <w:t>. Cela</w:t>
      </w:r>
      <w:r w:rsidR="00C27E59" w:rsidRPr="00A423F6">
        <w:rPr>
          <w:rFonts w:ascii="3DS V2" w:hAnsi="3DS V2"/>
          <w:lang w:val="fr-FR"/>
        </w:rPr>
        <w:t xml:space="preserve"> rend son usage peu réaliste sans une stratégie de réduction de l’espace de recherche.</w:t>
      </w:r>
      <w:r w:rsidR="00A423F6" w:rsidRPr="00A423F6">
        <w:rPr>
          <w:rFonts w:ascii="3DS V2" w:hAnsi="3DS V2"/>
          <w:lang w:val="fr-FR"/>
        </w:rPr>
        <w:t xml:space="preserve"> </w:t>
      </w:r>
      <w:ins w:id="128" w:author="GOUTAUDIER Sébastien" w:date="2025-08-01T10:49:00Z">
        <w:r w:rsidR="00886594" w:rsidRPr="00886594">
          <w:rPr>
            <w:lang w:val="fr-FR"/>
            <w:rPrChange w:id="129" w:author="GOUTAUDIER Sébastien" w:date="2025-08-01T10:49:00Z">
              <w:rPr/>
            </w:rPrChange>
          </w:rPr>
          <w:t>De plus, il est inutile de consacrer autant de temps à rechercher toutes les solutions possibles, car les utilisateurs ne sont pas en mesure de gérer des dizaines ou des centaines de millions de propositions.</w:t>
        </w:r>
      </w:ins>
      <w:del w:id="130" w:author="GOUTAUDIER Sébastien" w:date="2025-08-01T10:49:00Z">
        <w:r w:rsidR="003E1639" w:rsidDel="00886594">
          <w:rPr>
            <w:rFonts w:ascii="3DS V2" w:hAnsi="3DS V2"/>
            <w:lang w:val="fr-FR"/>
          </w:rPr>
          <w:delText>De plus</w:delText>
        </w:r>
        <w:r w:rsidR="00A423F6" w:rsidRPr="00A423F6" w:rsidDel="00886594">
          <w:rPr>
            <w:rFonts w:ascii="3DS V2" w:hAnsi="3DS V2"/>
            <w:lang w:val="fr-FR"/>
          </w:rPr>
          <w:delText xml:space="preserve">, </w:delText>
        </w:r>
        <w:r w:rsidR="00A97AC5" w:rsidDel="00886594">
          <w:rPr>
            <w:rFonts w:ascii="3DS V2" w:hAnsi="3DS V2"/>
            <w:lang w:val="fr-FR"/>
          </w:rPr>
          <w:delText>il est inutile</w:delText>
        </w:r>
        <w:r w:rsidR="00A423F6" w:rsidRPr="00A423F6" w:rsidDel="00886594">
          <w:rPr>
            <w:rFonts w:ascii="3DS V2" w:hAnsi="3DS V2"/>
            <w:lang w:val="fr-FR"/>
          </w:rPr>
          <w:delText xml:space="preserve"> de dépenser tant de temps pour trouver </w:delText>
        </w:r>
        <w:r w:rsidR="00B36405" w:rsidRPr="00A423F6" w:rsidDel="00886594">
          <w:rPr>
            <w:rFonts w:ascii="3DS V2" w:hAnsi="3DS V2"/>
            <w:lang w:val="fr-FR"/>
          </w:rPr>
          <w:delText xml:space="preserve">toutes les solutions </w:delText>
        </w:r>
        <w:r w:rsidR="00B36405" w:rsidDel="00886594">
          <w:rPr>
            <w:rFonts w:ascii="3DS V2" w:hAnsi="3DS V2"/>
            <w:lang w:val="fr-FR"/>
          </w:rPr>
          <w:delText>possibles</w:delText>
        </w:r>
        <w:r w:rsidR="00A423F6" w:rsidDel="00886594">
          <w:rPr>
            <w:rFonts w:ascii="3DS V2" w:hAnsi="3DS V2"/>
            <w:lang w:val="fr-FR"/>
          </w:rPr>
          <w:delText xml:space="preserve"> </w:delText>
        </w:r>
        <w:r w:rsidR="00A423F6" w:rsidRPr="00A423F6" w:rsidDel="00886594">
          <w:rPr>
            <w:rFonts w:ascii="3DS V2" w:hAnsi="3DS V2"/>
            <w:lang w:val="fr-FR"/>
          </w:rPr>
          <w:delText xml:space="preserve">car les utilisateurs ne </w:delText>
        </w:r>
        <w:r w:rsidR="00B36405" w:rsidRPr="00A423F6" w:rsidDel="00886594">
          <w:rPr>
            <w:rFonts w:ascii="3DS V2" w:hAnsi="3DS V2"/>
            <w:lang w:val="fr-FR"/>
          </w:rPr>
          <w:delText>peuvent</w:delText>
        </w:r>
        <w:r w:rsidR="00A423F6" w:rsidRPr="00A423F6" w:rsidDel="00886594">
          <w:rPr>
            <w:rFonts w:ascii="3DS V2" w:hAnsi="3DS V2"/>
            <w:lang w:val="fr-FR"/>
          </w:rPr>
          <w:delText xml:space="preserve"> en aucun cas gérer des dizaines </w:delText>
        </w:r>
        <w:r w:rsidR="00A423F6" w:rsidDel="00886594">
          <w:rPr>
            <w:rFonts w:ascii="3DS V2" w:hAnsi="3DS V2"/>
            <w:lang w:val="fr-FR"/>
          </w:rPr>
          <w:delText xml:space="preserve">ou centaines </w:delText>
        </w:r>
        <w:r w:rsidR="00A423F6" w:rsidRPr="00A423F6" w:rsidDel="00886594">
          <w:rPr>
            <w:rFonts w:ascii="3DS V2" w:hAnsi="3DS V2"/>
            <w:lang w:val="fr-FR"/>
          </w:rPr>
          <w:delText>de millions de solution</w:delText>
        </w:r>
        <w:r w:rsidR="007A481A" w:rsidDel="00886594">
          <w:rPr>
            <w:rFonts w:ascii="3DS V2" w:hAnsi="3DS V2"/>
            <w:lang w:val="fr-FR"/>
          </w:rPr>
          <w:delText>s proposées</w:delText>
        </w:r>
        <w:r w:rsidR="00360FB9" w:rsidDel="00886594">
          <w:rPr>
            <w:rFonts w:ascii="3DS V2" w:hAnsi="3DS V2"/>
            <w:lang w:val="fr-FR"/>
          </w:rPr>
          <w:delText>.</w:delText>
        </w:r>
      </w:del>
    </w:p>
    <w:p w14:paraId="00AAA4B1" w14:textId="78F975D1" w:rsidR="00167796" w:rsidRDefault="003D35DB" w:rsidP="007D290B">
      <w:pPr>
        <w:pStyle w:val="NormalWeb"/>
        <w:rPr>
          <w:rFonts w:ascii="3DS V2" w:hAnsi="3DS V2"/>
          <w:lang w:val="fr-FR"/>
        </w:rPr>
      </w:pPr>
      <w:r w:rsidRPr="003D35DB">
        <w:rPr>
          <w:rFonts w:ascii="3DS V2" w:hAnsi="3DS V2"/>
          <w:lang w:val="fr-FR"/>
        </w:rPr>
        <w:t xml:space="preserve">L’orientation du projet a été rapidement </w:t>
      </w:r>
      <w:r w:rsidR="00D84D81">
        <w:rPr>
          <w:rFonts w:ascii="3DS V2" w:hAnsi="3DS V2"/>
          <w:lang w:val="fr-FR"/>
        </w:rPr>
        <w:t>revue</w:t>
      </w:r>
      <w:r w:rsidRPr="003D35DB">
        <w:rPr>
          <w:rFonts w:ascii="3DS V2" w:hAnsi="3DS V2"/>
          <w:lang w:val="fr-FR"/>
        </w:rPr>
        <w:t xml:space="preserve"> 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 xml:space="preserve">r quelques solutions qui sont </w:t>
      </w:r>
      <w:del w:id="131" w:author="GOUTAUDIER Sébastien" w:date="2025-08-01T10:50:00Z">
        <w:r w:rsidR="00040E55" w:rsidDel="00655256">
          <w:rPr>
            <w:rFonts w:ascii="3DS V2" w:hAnsi="3DS V2"/>
            <w:lang w:val="fr-FR"/>
          </w:rPr>
          <w:delText xml:space="preserve">meilleurs </w:delText>
        </w:r>
      </w:del>
      <w:ins w:id="132" w:author="GOUTAUDIER Sébastien" w:date="2025-08-01T10:50:00Z">
        <w:r w:rsidR="00655256">
          <w:rPr>
            <w:rFonts w:ascii="3DS V2" w:hAnsi="3DS V2"/>
            <w:lang w:val="fr-FR"/>
          </w:rPr>
          <w:t>meilleures</w:t>
        </w:r>
        <w:r w:rsidR="00655256">
          <w:rPr>
            <w:rFonts w:ascii="3DS V2" w:hAnsi="3DS V2"/>
            <w:lang w:val="fr-FR"/>
          </w:rPr>
          <w:t xml:space="preserve"> </w:t>
        </w:r>
      </w:ins>
      <w:r w:rsidR="00040E55">
        <w:rPr>
          <w:rFonts w:ascii="3DS V2" w:hAnsi="3DS V2"/>
          <w:lang w:val="fr-FR"/>
        </w:rPr>
        <w:t xml:space="preserve">que les autres. Une fois </w:t>
      </w:r>
      <w:ins w:id="133" w:author="GOUTAUDIER Sébastien" w:date="2025-08-01T10:50:00Z">
        <w:r w:rsidR="00E20C22">
          <w:rPr>
            <w:rFonts w:ascii="3DS V2" w:hAnsi="3DS V2"/>
            <w:lang w:val="fr-FR"/>
          </w:rPr>
          <w:t xml:space="preserve">qu’une </w:t>
        </w:r>
      </w:ins>
      <w:r w:rsidR="009A3700">
        <w:rPr>
          <w:rFonts w:ascii="3DS V2" w:hAnsi="3DS V2"/>
          <w:lang w:val="fr-FR"/>
        </w:rPr>
        <w:t>une</w:t>
      </w:r>
      <w:r w:rsidR="00040E55">
        <w:rPr>
          <w:rFonts w:ascii="3DS V2" w:hAnsi="3DS V2"/>
          <w:lang w:val="fr-FR"/>
        </w:rPr>
        <w:t xml:space="preserve"> solution qualifiée est trouvée</w:t>
      </w:r>
      <w:commentRangeStart w:id="134"/>
      <w:r w:rsidR="00040E55">
        <w:rPr>
          <w:rFonts w:ascii="3DS V2" w:hAnsi="3DS V2"/>
          <w:lang w:val="fr-FR"/>
        </w:rPr>
        <w:t xml:space="preserve">, le programme arrête le calcul </w:t>
      </w:r>
      <w:commentRangeEnd w:id="134"/>
      <w:r w:rsidR="00B8712D">
        <w:rPr>
          <w:rStyle w:val="CommentReference"/>
          <w:szCs w:val="20"/>
          <w:lang w:val="fr-FR" w:eastAsia="en-US"/>
        </w:rPr>
        <w:commentReference w:id="134"/>
      </w:r>
      <w:r w:rsidR="00040E55">
        <w:rPr>
          <w:rFonts w:ascii="3DS V2" w:hAnsi="3DS V2"/>
          <w:lang w:val="fr-FR"/>
        </w:rPr>
        <w:t xml:space="preserve">et la propose aux utilisateurs. C’est une méthode </w:t>
      </w:r>
      <w:r>
        <w:rPr>
          <w:rFonts w:ascii="3DS V2" w:hAnsi="3DS V2"/>
          <w:lang w:val="fr-FR"/>
        </w:rPr>
        <w:t>plus réaliste et s’adapte mieux aux besoins des clients</w:t>
      </w:r>
      <w:r w:rsidR="00040E55">
        <w:rPr>
          <w:rFonts w:ascii="3DS V2" w:hAnsi="3DS V2"/>
          <w:lang w:val="fr-FR"/>
        </w:rPr>
        <w:t>.</w:t>
      </w:r>
      <w:r w:rsidR="00167796">
        <w:rPr>
          <w:rFonts w:ascii="3DS V2" w:hAnsi="3DS V2"/>
          <w:lang w:val="fr-FR"/>
        </w:rPr>
        <w:t xml:space="preserve"> </w:t>
      </w:r>
    </w:p>
    <w:p w14:paraId="3C1F1272" w14:textId="2DEC317E" w:rsidR="00CE5838" w:rsidRPr="00E876BD" w:rsidRDefault="00E876BD" w:rsidP="00E876BD">
      <w:pPr>
        <w:pStyle w:val="NormalWeb"/>
        <w:rPr>
          <w:rFonts w:ascii="3DS V2" w:hAnsi="3DS V2"/>
          <w:lang w:val="fr-FR"/>
        </w:rPr>
      </w:pPr>
      <w:r>
        <w:rPr>
          <w:rFonts w:ascii="3DS V2" w:hAnsi="3DS V2"/>
          <w:lang w:val="fr-FR"/>
        </w:rPr>
        <w:t>Même si l</w:t>
      </w:r>
      <w:r w:rsidR="00683871">
        <w:rPr>
          <w:rFonts w:ascii="3DS V2" w:hAnsi="3DS V2"/>
          <w:lang w:val="fr-FR"/>
        </w:rPr>
        <w:t>a notion de « meilleur solution » d’un câblage</w:t>
      </w:r>
      <w:r w:rsidR="004F4AD9">
        <w:rPr>
          <w:rFonts w:ascii="3DS V2" w:hAnsi="3DS V2"/>
          <w:lang w:val="fr-FR"/>
        </w:rPr>
        <w:t xml:space="preserve"> </w:t>
      </w:r>
      <w:r w:rsidR="004825CD">
        <w:rPr>
          <w:rFonts w:ascii="3DS V2" w:hAnsi="3DS V2"/>
          <w:lang w:val="fr-FR"/>
        </w:rPr>
        <w:t>est</w:t>
      </w:r>
      <w:r w:rsidR="00683871">
        <w:rPr>
          <w:rFonts w:ascii="3DS V2" w:hAnsi="3DS V2"/>
          <w:lang w:val="fr-FR"/>
        </w:rPr>
        <w:t xml:space="preserve"> ambiguë</w:t>
      </w:r>
      <w:del w:id="135" w:author="GOUTAUDIER Sébastien" w:date="2025-08-01T10:51:00Z">
        <w:r w:rsidR="00683871" w:rsidDel="0036097A">
          <w:rPr>
            <w:rFonts w:ascii="3DS V2" w:hAnsi="3DS V2"/>
            <w:lang w:val="fr-FR"/>
          </w:rPr>
          <w:delText xml:space="preserve">. </w:delText>
        </w:r>
        <w:r w:rsidR="00EA0048" w:rsidDel="0036097A">
          <w:rPr>
            <w:rFonts w:ascii="3DS V2" w:hAnsi="3DS V2"/>
            <w:lang w:val="fr-FR"/>
          </w:rPr>
          <w:delText>Vu</w:delText>
        </w:r>
      </w:del>
      <w:ins w:id="136" w:author="GOUTAUDIER Sébastien" w:date="2025-08-01T10:51:00Z">
        <w:r w:rsidR="0036097A">
          <w:rPr>
            <w:rFonts w:ascii="3DS V2" w:hAnsi="3DS V2"/>
            <w:lang w:val="fr-FR"/>
          </w:rPr>
          <w:t xml:space="preserve"> et vu</w:t>
        </w:r>
      </w:ins>
      <w:r w:rsidR="002B270D">
        <w:rPr>
          <w:rFonts w:ascii="3DS V2" w:hAnsi="3DS V2"/>
          <w:lang w:val="fr-FR"/>
        </w:rPr>
        <w:t xml:space="preserve"> les contraintes définies dans la</w:t>
      </w:r>
      <w:r w:rsidR="008F7536">
        <w:rPr>
          <w:rFonts w:ascii="3DS V2" w:hAnsi="3DS V2"/>
          <w:lang w:val="fr-FR"/>
        </w:rPr>
        <w:t xml:space="preserve"> phase de la</w:t>
      </w:r>
      <w:r w:rsidR="002B270D">
        <w:rPr>
          <w:rFonts w:ascii="3DS V2" w:hAnsi="3DS V2"/>
          <w:lang w:val="fr-FR"/>
        </w:rPr>
        <w:t xml:space="preserve"> modalisation</w:t>
      </w:r>
      <w:r w:rsidR="00AA618B">
        <w:rPr>
          <w:rFonts w:ascii="3DS V2" w:hAnsi="3DS V2"/>
          <w:lang w:val="fr-FR"/>
        </w:rPr>
        <w:t xml:space="preserve"> ainsi que les besoins des clients</w:t>
      </w:r>
      <w:r w:rsidR="002B270D">
        <w:rPr>
          <w:rFonts w:ascii="3DS V2" w:hAnsi="3DS V2"/>
          <w:lang w:val="fr-FR"/>
        </w:rPr>
        <w:t xml:space="preserve">, </w:t>
      </w:r>
      <w:r w:rsidR="00683871">
        <w:rPr>
          <w:rFonts w:ascii="3DS V2" w:hAnsi="3DS V2"/>
          <w:lang w:val="fr-FR"/>
        </w:rPr>
        <w:t xml:space="preserve">Il </w:t>
      </w:r>
      <w:r w:rsidR="002B270D">
        <w:rPr>
          <w:rFonts w:ascii="3DS V2" w:hAnsi="3DS V2"/>
          <w:lang w:val="fr-FR"/>
        </w:rPr>
        <w:t xml:space="preserve">est </w:t>
      </w:r>
      <w:r w:rsidR="00B41AF9">
        <w:rPr>
          <w:rFonts w:ascii="3DS V2" w:hAnsi="3DS V2"/>
          <w:lang w:val="fr-FR"/>
        </w:rPr>
        <w:t>possible</w:t>
      </w:r>
      <w:r w:rsidR="002B270D">
        <w:rPr>
          <w:rFonts w:ascii="3DS V2" w:hAnsi="3DS V2"/>
          <w:lang w:val="fr-FR"/>
        </w:rPr>
        <w:t xml:space="preserve"> d’identifier </w:t>
      </w:r>
      <w:r w:rsidR="00683871">
        <w:rPr>
          <w:rFonts w:ascii="3DS V2" w:hAnsi="3DS V2"/>
          <w:lang w:val="fr-FR"/>
        </w:rPr>
        <w:t xml:space="preserve">quelques scénarii </w:t>
      </w:r>
      <w:r w:rsidR="00626076">
        <w:rPr>
          <w:rFonts w:ascii="3DS V2" w:hAnsi="3DS V2"/>
          <w:lang w:val="fr-FR"/>
        </w:rPr>
        <w:t xml:space="preserve">qui sont </w:t>
      </w:r>
      <w:r w:rsidR="00683871">
        <w:rPr>
          <w:rFonts w:ascii="3DS V2" w:hAnsi="3DS V2"/>
          <w:lang w:val="fr-FR"/>
        </w:rPr>
        <w:t>« </w:t>
      </w:r>
      <w:r w:rsidR="001A7EEC">
        <w:rPr>
          <w:rFonts w:ascii="3DS V2" w:hAnsi="3DS V2"/>
          <w:lang w:val="fr-FR"/>
        </w:rPr>
        <w:t>moins bon</w:t>
      </w:r>
      <w:r w:rsidR="00683871">
        <w:rPr>
          <w:rFonts w:ascii="3DS V2" w:hAnsi="3DS V2"/>
          <w:lang w:val="fr-FR"/>
        </w:rPr>
        <w:t xml:space="preserve"> ». </w:t>
      </w:r>
    </w:p>
    <w:p w14:paraId="1A61F96E" w14:textId="42C722E3" w:rsidR="00517948" w:rsidRPr="009D4812" w:rsidRDefault="00A92141" w:rsidP="00BF5BEB">
      <w:pPr>
        <w:pStyle w:val="NormalWeb"/>
        <w:numPr>
          <w:ilvl w:val="0"/>
          <w:numId w:val="41"/>
        </w:numPr>
        <w:rPr>
          <w:lang w:val="fr-FR"/>
        </w:rPr>
      </w:pPr>
      <w:r w:rsidRPr="00D348AC">
        <w:rPr>
          <w:rFonts w:ascii="3DS V2" w:hAnsi="3DS V2"/>
          <w:noProof/>
          <w:lang w:val="fr-FR"/>
        </w:rPr>
        <w:lastRenderedPageBreak/>
        <w:drawing>
          <wp:anchor distT="0" distB="0" distL="114300" distR="114300" simplePos="0" relativeHeight="251786752" behindDoc="1" locked="0" layoutInCell="1" allowOverlap="1" wp14:anchorId="510E1778" wp14:editId="289E1AAF">
            <wp:simplePos x="0" y="0"/>
            <wp:positionH relativeFrom="margin">
              <wp:align>right</wp:align>
            </wp:positionH>
            <wp:positionV relativeFrom="paragraph">
              <wp:posOffset>675778</wp:posOffset>
            </wp:positionV>
            <wp:extent cx="5731510" cy="1342390"/>
            <wp:effectExtent l="0" t="0" r="2540" b="0"/>
            <wp:wrapTight wrapText="bothSides">
              <wp:wrapPolygon edited="0">
                <wp:start x="0" y="0"/>
                <wp:lineTo x="0" y="21150"/>
                <wp:lineTo x="21538" y="21150"/>
                <wp:lineTo x="21538"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342390"/>
                    </a:xfrm>
                    <a:prstGeom prst="rect">
                      <a:avLst/>
                    </a:prstGeom>
                  </pic:spPr>
                </pic:pic>
              </a:graphicData>
            </a:graphic>
          </wp:anchor>
        </w:drawing>
      </w:r>
      <w:r w:rsidR="00196D6A">
        <w:rPr>
          <w:noProof/>
        </w:rPr>
        <mc:AlternateContent>
          <mc:Choice Requires="wps">
            <w:drawing>
              <wp:anchor distT="0" distB="0" distL="114300" distR="114300" simplePos="0" relativeHeight="251781632" behindDoc="0" locked="0" layoutInCell="1" allowOverlap="1" wp14:anchorId="36597CD2" wp14:editId="53AB63A1">
                <wp:simplePos x="0" y="0"/>
                <wp:positionH relativeFrom="column">
                  <wp:posOffset>4813300</wp:posOffset>
                </wp:positionH>
                <wp:positionV relativeFrom="paragraph">
                  <wp:posOffset>1324610</wp:posOffset>
                </wp:positionV>
                <wp:extent cx="351790" cy="351790"/>
                <wp:effectExtent l="0" t="0" r="0" b="0"/>
                <wp:wrapNone/>
                <wp:docPr id="215" name="Ellipse 215"/>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2698336" id="Ellipse 215" o:spid="_x0000_s1026" style="position:absolute;margin-left:379pt;margin-top:104.3pt;width:27.7pt;height:27.7pt;flip:y;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uDkw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" fillcolor="#84bd00 [3208]" stroked="f" strokeweight="2pt"/>
            </w:pict>
          </mc:Fallback>
        </mc:AlternateContent>
      </w:r>
      <w:r w:rsidR="00196D6A">
        <w:rPr>
          <w:noProof/>
        </w:rPr>
        <mc:AlternateContent>
          <mc:Choice Requires="wps">
            <w:drawing>
              <wp:anchor distT="0" distB="0" distL="114300" distR="114300" simplePos="0" relativeHeight="251779584" behindDoc="0" locked="0" layoutInCell="1" allowOverlap="1" wp14:anchorId="6E65E8DC" wp14:editId="061E4E38">
                <wp:simplePos x="0" y="0"/>
                <wp:positionH relativeFrom="column">
                  <wp:posOffset>5049520</wp:posOffset>
                </wp:positionH>
                <wp:positionV relativeFrom="paragraph">
                  <wp:posOffset>786130</wp:posOffset>
                </wp:positionV>
                <wp:extent cx="351790" cy="351790"/>
                <wp:effectExtent l="0" t="0" r="0" b="0"/>
                <wp:wrapNone/>
                <wp:docPr id="214" name="Ellipse 214"/>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0B85B5E7" id="Ellipse 214" o:spid="_x0000_s1026" style="position:absolute;margin-left:397.6pt;margin-top:61.9pt;width:27.7pt;height:27.7pt;flip:y;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7536" behindDoc="0" locked="0" layoutInCell="1" allowOverlap="1" wp14:anchorId="0DA18D06" wp14:editId="3C1ED6AC">
                <wp:simplePos x="0" y="0"/>
                <wp:positionH relativeFrom="column">
                  <wp:posOffset>4596130</wp:posOffset>
                </wp:positionH>
                <wp:positionV relativeFrom="paragraph">
                  <wp:posOffset>786130</wp:posOffset>
                </wp:positionV>
                <wp:extent cx="351790" cy="351790"/>
                <wp:effectExtent l="0" t="0" r="0" b="0"/>
                <wp:wrapNone/>
                <wp:docPr id="213" name="Ellipse 213"/>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1F6D631" id="Ellipse 213" o:spid="_x0000_s1026" style="position:absolute;margin-left:361.9pt;margin-top:61.9pt;width:27.7pt;height:27.7pt;flip:y;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5488" behindDoc="0" locked="0" layoutInCell="1" allowOverlap="1" wp14:anchorId="33896AAB" wp14:editId="645215E5">
                <wp:simplePos x="0" y="0"/>
                <wp:positionH relativeFrom="column">
                  <wp:posOffset>4347845</wp:posOffset>
                </wp:positionH>
                <wp:positionV relativeFrom="paragraph">
                  <wp:posOffset>1319530</wp:posOffset>
                </wp:positionV>
                <wp:extent cx="351790" cy="351790"/>
                <wp:effectExtent l="0" t="0" r="0" b="0"/>
                <wp:wrapNone/>
                <wp:docPr id="212" name="Ellipse 212"/>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EF46784" id="Ellipse 212" o:spid="_x0000_s1026" style="position:absolute;margin-left:342.35pt;margin-top:103.9pt;width:27.7pt;height:27.7pt;flip:y;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fkg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3440" behindDoc="0" locked="0" layoutInCell="1" allowOverlap="1" wp14:anchorId="0F6CE76D" wp14:editId="3087C9B6">
                <wp:simplePos x="0" y="0"/>
                <wp:positionH relativeFrom="column">
                  <wp:posOffset>3882390</wp:posOffset>
                </wp:positionH>
                <wp:positionV relativeFrom="paragraph">
                  <wp:posOffset>1341120</wp:posOffset>
                </wp:positionV>
                <wp:extent cx="351790" cy="351790"/>
                <wp:effectExtent l="0" t="0" r="0" b="0"/>
                <wp:wrapNone/>
                <wp:docPr id="211" name="Ellipse 211"/>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D5821C6" id="Ellipse 211" o:spid="_x0000_s1026" style="position:absolute;margin-left:305.7pt;margin-top:105.6pt;width:27.7pt;height:27.7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1392" behindDoc="0" locked="0" layoutInCell="1" allowOverlap="1" wp14:anchorId="6E052D88" wp14:editId="2CA77D89">
                <wp:simplePos x="0" y="0"/>
                <wp:positionH relativeFrom="column">
                  <wp:posOffset>4117975</wp:posOffset>
                </wp:positionH>
                <wp:positionV relativeFrom="paragraph">
                  <wp:posOffset>780415</wp:posOffset>
                </wp:positionV>
                <wp:extent cx="351790" cy="351790"/>
                <wp:effectExtent l="0" t="0" r="0" b="0"/>
                <wp:wrapNone/>
                <wp:docPr id="210" name="Ellipse 210"/>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21865971" id="Ellipse 210" o:spid="_x0000_s1026" style="position:absolute;margin-left:324.25pt;margin-top:61.45pt;width:27.7pt;height:27.7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" fillcolor="#a31e15 [2414]" stroked="f" strokeweight="2pt"/>
            </w:pict>
          </mc:Fallback>
        </mc:AlternateContent>
      </w:r>
      <w:r w:rsidR="00196D6A">
        <w:rPr>
          <w:noProof/>
        </w:rPr>
        <mc:AlternateContent>
          <mc:Choice Requires="wps">
            <w:drawing>
              <wp:anchor distT="0" distB="0" distL="114300" distR="114300" simplePos="0" relativeHeight="251769344" behindDoc="0" locked="0" layoutInCell="1" allowOverlap="1" wp14:anchorId="22FEA83A" wp14:editId="7A51BC08">
                <wp:simplePos x="0" y="0"/>
                <wp:positionH relativeFrom="column">
                  <wp:posOffset>3642995</wp:posOffset>
                </wp:positionH>
                <wp:positionV relativeFrom="paragraph">
                  <wp:posOffset>795655</wp:posOffset>
                </wp:positionV>
                <wp:extent cx="351790" cy="351790"/>
                <wp:effectExtent l="0" t="0" r="0" b="0"/>
                <wp:wrapNone/>
                <wp:docPr id="209" name="Ellipse 209"/>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EC366E9" id="Ellipse 209" o:spid="_x0000_s1026" style="position:absolute;margin-left:286.85pt;margin-top:62.65pt;width:27.7pt;height:27.7pt;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h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7296" behindDoc="0" locked="0" layoutInCell="1" allowOverlap="1" wp14:anchorId="72FD228B" wp14:editId="3E8E7600">
                <wp:simplePos x="0" y="0"/>
                <wp:positionH relativeFrom="column">
                  <wp:posOffset>3395345</wp:posOffset>
                </wp:positionH>
                <wp:positionV relativeFrom="paragraph">
                  <wp:posOffset>1338580</wp:posOffset>
                </wp:positionV>
                <wp:extent cx="351790" cy="351790"/>
                <wp:effectExtent l="0" t="0" r="0" b="0"/>
                <wp:wrapNone/>
                <wp:docPr id="208" name="Ellipse 208"/>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3C3038A" id="Ellipse 208" o:spid="_x0000_s1026" style="position:absolute;margin-left:267.35pt;margin-top:105.4pt;width:27.7pt;height:27.7pt;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Ig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5248" behindDoc="0" locked="0" layoutInCell="1" allowOverlap="1" wp14:anchorId="2D986363" wp14:editId="13EB2245">
                <wp:simplePos x="0" y="0"/>
                <wp:positionH relativeFrom="column">
                  <wp:posOffset>2933700</wp:posOffset>
                </wp:positionH>
                <wp:positionV relativeFrom="paragraph">
                  <wp:posOffset>1338580</wp:posOffset>
                </wp:positionV>
                <wp:extent cx="351790" cy="351790"/>
                <wp:effectExtent l="0" t="0" r="0" b="0"/>
                <wp:wrapNone/>
                <wp:docPr id="207" name="Ellipse 207"/>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9A30DB7" id="Ellipse 207" o:spid="_x0000_s1026" style="position:absolute;margin-left:231pt;margin-top:105.4pt;width:27.7pt;height:27.7pt;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" fillcolor="#ffcd00 [3206]" stroked="f" strokeweight="2pt"/>
            </w:pict>
          </mc:Fallback>
        </mc:AlternateContent>
      </w:r>
      <w:r w:rsidR="00196D6A">
        <w:rPr>
          <w:noProof/>
        </w:rPr>
        <mc:AlternateContent>
          <mc:Choice Requires="wps">
            <w:drawing>
              <wp:anchor distT="0" distB="0" distL="114300" distR="114300" simplePos="0" relativeHeight="251763200" behindDoc="0" locked="0" layoutInCell="1" allowOverlap="1" wp14:anchorId="007EE3D0" wp14:editId="77C8826B">
                <wp:simplePos x="0" y="0"/>
                <wp:positionH relativeFrom="column">
                  <wp:posOffset>3171825</wp:posOffset>
                </wp:positionH>
                <wp:positionV relativeFrom="paragraph">
                  <wp:posOffset>796070</wp:posOffset>
                </wp:positionV>
                <wp:extent cx="352033" cy="352033"/>
                <wp:effectExtent l="0" t="0" r="0" b="0"/>
                <wp:wrapNone/>
                <wp:docPr id="206" name="Ellipse 206"/>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D9D5EE6" id="Ellipse 206" o:spid="_x0000_s1026" style="position:absolute;margin-left:249.75pt;margin-top:62.7pt;width:27.7pt;height:27.7pt;flip:y;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" fillcolor="#ffcd00 [3206]" stroked="f" strokeweight="2pt"/>
            </w:pict>
          </mc:Fallback>
        </mc:AlternateContent>
      </w:r>
      <w:r w:rsidR="00921285">
        <w:rPr>
          <w:rFonts w:ascii="3DS V2" w:hAnsi="3DS V2"/>
          <w:lang w:val="fr-FR"/>
        </w:rPr>
        <w:t xml:space="preserve">Cette solution génère des cavités isolées (1 et 14). </w:t>
      </w:r>
      <w:r w:rsidR="00921285" w:rsidRPr="00AC57C7">
        <w:rPr>
          <w:rFonts w:ascii="3DS V2" w:hAnsi="3DS V2"/>
          <w:lang w:val="fr-FR"/>
        </w:rPr>
        <w:t xml:space="preserve">Avec </w:t>
      </w:r>
      <w:r w:rsidR="007A028A">
        <w:rPr>
          <w:rFonts w:ascii="3DS V2" w:hAnsi="3DS V2"/>
          <w:lang w:val="fr-FR"/>
        </w:rPr>
        <w:t>les évolutions futures des systèmes</w:t>
      </w:r>
      <w:r w:rsidR="00921285" w:rsidRPr="00AC57C7">
        <w:rPr>
          <w:rFonts w:ascii="3DS V2" w:hAnsi="3DS V2"/>
          <w:lang w:val="fr-FR"/>
        </w:rPr>
        <w:t>, il est très probable que de nouveaux câbles soient ajoutés à l'avenir</w:t>
      </w:r>
      <w:r w:rsidR="00E842A3">
        <w:rPr>
          <w:rFonts w:ascii="3DS V2" w:hAnsi="3DS V2"/>
          <w:lang w:val="fr-FR"/>
        </w:rPr>
        <w:t>, m</w:t>
      </w:r>
      <w:r w:rsidR="00921285">
        <w:rPr>
          <w:rFonts w:ascii="3DS V2" w:hAnsi="3DS V2"/>
          <w:lang w:val="fr-FR"/>
        </w:rPr>
        <w:t xml:space="preserve">ais ces cavités isolées ne </w:t>
      </w:r>
      <w:r w:rsidR="005C50DD">
        <w:rPr>
          <w:rFonts w:ascii="3DS V2" w:hAnsi="3DS V2"/>
          <w:lang w:val="fr-FR"/>
        </w:rPr>
        <w:t xml:space="preserve">pourront </w:t>
      </w:r>
      <w:r w:rsidR="00921285">
        <w:rPr>
          <w:rFonts w:ascii="3DS V2" w:hAnsi="3DS V2"/>
          <w:lang w:val="fr-FR"/>
        </w:rPr>
        <w:t xml:space="preserve">pas être </w:t>
      </w:r>
      <w:r w:rsidR="00E842A3">
        <w:rPr>
          <w:rFonts w:ascii="3DS V2" w:hAnsi="3DS V2"/>
          <w:lang w:val="fr-FR"/>
        </w:rPr>
        <w:t>exploitées</w:t>
      </w:r>
      <w:r w:rsidR="00921285">
        <w:rPr>
          <w:rFonts w:ascii="3DS V2" w:hAnsi="3DS V2"/>
          <w:lang w:val="fr-FR"/>
        </w:rPr>
        <w:t>.</w:t>
      </w:r>
    </w:p>
    <w:p w14:paraId="78D86845" w14:textId="77777777" w:rsidR="007147A8" w:rsidRDefault="007147A8" w:rsidP="00517948">
      <w:pPr>
        <w:pStyle w:val="Caption"/>
        <w:jc w:val="center"/>
      </w:pPr>
    </w:p>
    <w:p w14:paraId="384AE8EB" w14:textId="1C174DD6" w:rsidR="00C27E59" w:rsidRDefault="00517948" w:rsidP="00517948">
      <w:pPr>
        <w:pStyle w:val="Caption"/>
        <w:jc w:val="center"/>
        <w:rPr>
          <w:rFonts w:ascii="3DS V2" w:hAnsi="3DS V2"/>
          <w:sz w:val="24"/>
          <w:szCs w:val="24"/>
          <w:lang w:eastAsia="zh-CN"/>
        </w:rPr>
      </w:pPr>
      <w:r>
        <w:t xml:space="preserve">Figure </w:t>
      </w:r>
      <w:fldSimple w:instr=" SEQ Figure \* ARABIC ">
        <w:r w:rsidR="004D4217">
          <w:rPr>
            <w:noProof/>
          </w:rPr>
          <w:t>20</w:t>
        </w:r>
      </w:fldSimple>
      <w:r>
        <w:t xml:space="preserve"> : </w:t>
      </w:r>
      <w:r w:rsidR="005C368D">
        <w:t>S</w:t>
      </w:r>
      <w:r>
        <w:t>olution problématique</w:t>
      </w:r>
      <w:r w:rsidR="005C368D">
        <w:t> : Génération des</w:t>
      </w:r>
      <w:r>
        <w:t xml:space="preserve"> cavité</w:t>
      </w:r>
      <w:r w:rsidR="00D348AC">
        <w:t>s</w:t>
      </w:r>
      <w:r>
        <w:t xml:space="preserve"> isolée</w:t>
      </w:r>
      <w:r w:rsidR="00D348AC">
        <w:t>s</w:t>
      </w:r>
    </w:p>
    <w:p w14:paraId="52946394" w14:textId="00FB603D" w:rsidR="00647375" w:rsidRPr="009D4812" w:rsidRDefault="009349EF" w:rsidP="00BF5BEB">
      <w:pPr>
        <w:pStyle w:val="NormalWeb"/>
        <w:numPr>
          <w:ilvl w:val="0"/>
          <w:numId w:val="41"/>
        </w:numPr>
        <w:rPr>
          <w:lang w:val="fr-FR"/>
        </w:rPr>
      </w:pPr>
      <w:r w:rsidRPr="00647375">
        <w:rPr>
          <w:rFonts w:ascii="3DS V2" w:hAnsi="3DS V2"/>
          <w:noProof/>
          <w:lang w:val="fr-FR"/>
        </w:rPr>
        <w:drawing>
          <wp:anchor distT="0" distB="0" distL="114300" distR="114300" simplePos="0" relativeHeight="251785728" behindDoc="0" locked="0" layoutInCell="1" allowOverlap="1" wp14:anchorId="6CA32B62" wp14:editId="606E77FA">
            <wp:simplePos x="0" y="0"/>
            <wp:positionH relativeFrom="margin">
              <wp:align>right</wp:align>
            </wp:positionH>
            <wp:positionV relativeFrom="paragraph">
              <wp:posOffset>868045</wp:posOffset>
            </wp:positionV>
            <wp:extent cx="5731510" cy="1522730"/>
            <wp:effectExtent l="0" t="0" r="2540" b="127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522730"/>
                    </a:xfrm>
                    <a:prstGeom prst="rect">
                      <a:avLst/>
                    </a:prstGeom>
                  </pic:spPr>
                </pic:pic>
              </a:graphicData>
            </a:graphic>
          </wp:anchor>
        </w:drawing>
      </w:r>
      <w:r w:rsidR="00647375">
        <w:rPr>
          <w:rFonts w:ascii="3DS V2" w:hAnsi="3DS V2"/>
          <w:lang w:val="fr-FR"/>
        </w:rPr>
        <w:t>Il vaut mieux</w:t>
      </w:r>
      <w:r w:rsidR="00647375" w:rsidRPr="00647375">
        <w:rPr>
          <w:rFonts w:ascii="3DS V2" w:hAnsi="3DS V2"/>
          <w:lang w:val="fr-FR"/>
        </w:rPr>
        <w:t xml:space="preserve"> </w:t>
      </w:r>
      <w:r w:rsidR="00647375">
        <w:rPr>
          <w:rFonts w:ascii="3DS V2" w:hAnsi="3DS V2"/>
          <w:lang w:val="fr-FR"/>
        </w:rPr>
        <w:t xml:space="preserve">de </w:t>
      </w:r>
      <w:r w:rsidR="00647375" w:rsidRPr="00647375">
        <w:rPr>
          <w:rFonts w:ascii="3DS V2" w:hAnsi="3DS V2"/>
          <w:lang w:val="fr-FR"/>
        </w:rPr>
        <w:t xml:space="preserve">regrouper les </w:t>
      </w:r>
      <w:r w:rsidR="00647375">
        <w:rPr>
          <w:rFonts w:ascii="3DS V2" w:hAnsi="3DS V2"/>
          <w:lang w:val="fr-FR"/>
        </w:rPr>
        <w:t>câbles</w:t>
      </w:r>
      <w:r w:rsidR="00647375" w:rsidRPr="00647375">
        <w:rPr>
          <w:rFonts w:ascii="3DS V2" w:hAnsi="3DS V2"/>
          <w:lang w:val="fr-FR"/>
        </w:rPr>
        <w:t xml:space="preserve"> sur des </w:t>
      </w:r>
      <w:r w:rsidR="00AF16FF">
        <w:rPr>
          <w:rFonts w:ascii="3DS V2" w:hAnsi="3DS V2"/>
          <w:lang w:val="fr-FR"/>
        </w:rPr>
        <w:t>cavités</w:t>
      </w:r>
      <w:r w:rsidR="00647375" w:rsidRPr="00647375">
        <w:rPr>
          <w:rFonts w:ascii="3DS V2" w:hAnsi="3DS V2"/>
          <w:lang w:val="fr-FR"/>
        </w:rPr>
        <w:t xml:space="preserve"> adjacent</w:t>
      </w:r>
      <w:r w:rsidR="00AF16FF">
        <w:rPr>
          <w:rFonts w:ascii="3DS V2" w:hAnsi="3DS V2"/>
          <w:lang w:val="fr-FR"/>
        </w:rPr>
        <w:t>e</w:t>
      </w:r>
      <w:r w:rsidR="00647375" w:rsidRPr="00647375">
        <w:rPr>
          <w:rFonts w:ascii="3DS V2" w:hAnsi="3DS V2"/>
          <w:lang w:val="fr-FR"/>
        </w:rPr>
        <w:t xml:space="preserve">s, </w:t>
      </w:r>
      <w:r w:rsidR="00647375">
        <w:rPr>
          <w:rFonts w:ascii="3DS V2" w:hAnsi="3DS V2"/>
          <w:lang w:val="fr-FR"/>
        </w:rPr>
        <w:t xml:space="preserve">pour </w:t>
      </w:r>
      <w:r w:rsidR="00647375" w:rsidRPr="00647375">
        <w:rPr>
          <w:rFonts w:ascii="3DS V2" w:hAnsi="3DS V2"/>
          <w:lang w:val="fr-FR"/>
        </w:rPr>
        <w:t xml:space="preserve">faciliter la gestion et d’éviter une </w:t>
      </w:r>
      <w:r w:rsidR="00647375">
        <w:rPr>
          <w:rFonts w:ascii="3DS V2" w:hAnsi="3DS V2"/>
          <w:lang w:val="fr-FR"/>
        </w:rPr>
        <w:t xml:space="preserve">allocation chaotique, </w:t>
      </w:r>
      <w:r w:rsidR="00647375" w:rsidRPr="00647375">
        <w:rPr>
          <w:rFonts w:ascii="3DS V2" w:hAnsi="3DS V2"/>
          <w:lang w:val="fr-FR"/>
        </w:rPr>
        <w:t xml:space="preserve">désorganisée qui pourrait </w:t>
      </w:r>
      <w:r w:rsidR="00647375">
        <w:rPr>
          <w:rFonts w:ascii="3DS V2" w:hAnsi="3DS V2"/>
          <w:lang w:val="fr-FR"/>
        </w:rPr>
        <w:t>dégrader</w:t>
      </w:r>
      <w:r w:rsidR="00647375" w:rsidRPr="00647375">
        <w:rPr>
          <w:rFonts w:ascii="3DS V2" w:hAnsi="3DS V2"/>
          <w:lang w:val="fr-FR"/>
        </w:rPr>
        <w:t xml:space="preserve"> la lisibilité et </w:t>
      </w:r>
      <w:r w:rsidR="00647375">
        <w:rPr>
          <w:rFonts w:ascii="3DS V2" w:hAnsi="3DS V2"/>
          <w:lang w:val="fr-FR"/>
        </w:rPr>
        <w:t>rendre</w:t>
      </w:r>
      <w:r w:rsidR="00647375" w:rsidRPr="00647375">
        <w:rPr>
          <w:rFonts w:ascii="3DS V2" w:hAnsi="3DS V2"/>
          <w:lang w:val="fr-FR"/>
        </w:rPr>
        <w:t xml:space="preserve"> la maintenance </w:t>
      </w:r>
      <w:r w:rsidR="00647375">
        <w:rPr>
          <w:rFonts w:ascii="3DS V2" w:hAnsi="3DS V2"/>
          <w:lang w:val="fr-FR"/>
        </w:rPr>
        <w:t>plus diffici</w:t>
      </w:r>
      <w:r w:rsidR="00196D6A">
        <w:rPr>
          <w:rFonts w:ascii="3DS V2" w:hAnsi="3DS V2"/>
          <w:lang w:val="fr-FR"/>
        </w:rPr>
        <w:t>le.</w:t>
      </w:r>
    </w:p>
    <w:p w14:paraId="7168DB07" w14:textId="61754745" w:rsidR="00895750" w:rsidRDefault="00895750" w:rsidP="00647375">
      <w:pPr>
        <w:pStyle w:val="Caption"/>
        <w:jc w:val="center"/>
      </w:pPr>
    </w:p>
    <w:p w14:paraId="7BEF5EF7" w14:textId="37F565CF" w:rsidR="00647375" w:rsidRPr="00647375" w:rsidRDefault="00647375" w:rsidP="00647375">
      <w:pPr>
        <w:pStyle w:val="Caption"/>
        <w:jc w:val="center"/>
        <w:rPr>
          <w:rFonts w:ascii="3DS V2" w:eastAsia="Times New Roman" w:hAnsi="3DS V2"/>
        </w:rPr>
      </w:pPr>
      <w:r>
        <w:t xml:space="preserve">Figure </w:t>
      </w:r>
      <w:fldSimple w:instr=" SEQ Figure \* ARABIC ">
        <w:r w:rsidR="004D4217">
          <w:rPr>
            <w:noProof/>
          </w:rPr>
          <w:t>21</w:t>
        </w:r>
      </w:fldSimple>
      <w:r>
        <w:t xml:space="preserve"> : Solution problématique : R</w:t>
      </w:r>
      <w:r w:rsidRPr="00B362A9">
        <w:t xml:space="preserve">épartition </w:t>
      </w:r>
      <w:r>
        <w:t xml:space="preserve">des câbles </w:t>
      </w:r>
      <w:r w:rsidRPr="00B362A9">
        <w:t>trop dispersée</w:t>
      </w:r>
    </w:p>
    <w:p w14:paraId="198F1964" w14:textId="7E916929" w:rsidR="00CE5838" w:rsidRDefault="00CE5838" w:rsidP="00BF5BEB">
      <w:pPr>
        <w:pStyle w:val="NormalWeb"/>
        <w:numPr>
          <w:ilvl w:val="0"/>
          <w:numId w:val="41"/>
        </w:numPr>
        <w:rPr>
          <w:rFonts w:ascii="3DS V2" w:eastAsia="SimSun" w:hAnsi="3DS V2"/>
          <w:lang w:val="fr-FR"/>
        </w:rPr>
      </w:pPr>
      <w:r>
        <w:rPr>
          <w:rFonts w:ascii="3DS V2" w:eastAsia="SimSun" w:hAnsi="3DS V2"/>
          <w:lang w:val="fr-FR"/>
        </w:rPr>
        <w:t xml:space="preserve">Voici trois stratégies de placement. De la manière intuitive, une </w:t>
      </w:r>
      <w:r w:rsidRPr="00731565">
        <w:rPr>
          <w:rFonts w:ascii="3DS V2" w:eastAsia="SimSun" w:hAnsi="3DS V2"/>
          <w:lang w:val="fr-FR"/>
        </w:rPr>
        <w:t xml:space="preserve">organisation </w:t>
      </w:r>
      <w:r w:rsidR="00A87087">
        <w:rPr>
          <w:rFonts w:ascii="3DS V2" w:eastAsia="SimSun" w:hAnsi="3DS V2"/>
          <w:lang w:val="fr-FR"/>
        </w:rPr>
        <w:t>centralisée (</w:t>
      </w:r>
      <w:r>
        <w:rPr>
          <w:rFonts w:ascii="3DS V2" w:eastAsia="SimSun" w:hAnsi="3DS V2"/>
          <w:lang w:val="fr-FR"/>
        </w:rPr>
        <w:t>cas à gauche)</w:t>
      </w:r>
      <w:r w:rsidRPr="00731565">
        <w:rPr>
          <w:rFonts w:ascii="3DS V2" w:eastAsia="SimSun" w:hAnsi="3DS V2"/>
          <w:lang w:val="fr-FR"/>
        </w:rPr>
        <w:t xml:space="preserve"> est considérée comme meilleure qu’une répartition </w:t>
      </w:r>
      <w:r w:rsidR="00206804" w:rsidRPr="00731565">
        <w:rPr>
          <w:rFonts w:ascii="3DS V2" w:eastAsia="SimSun" w:hAnsi="3DS V2"/>
          <w:lang w:val="fr-FR"/>
        </w:rPr>
        <w:t>linéaire</w:t>
      </w:r>
      <w:r w:rsidR="00206804">
        <w:rPr>
          <w:rFonts w:ascii="3DS V2" w:eastAsia="SimSun" w:hAnsi="3DS V2"/>
          <w:lang w:val="fr-FR"/>
        </w:rPr>
        <w:t xml:space="preserve"> (</w:t>
      </w:r>
      <w:r w:rsidR="00000D2D">
        <w:rPr>
          <w:rFonts w:ascii="3DS V2" w:eastAsia="SimSun" w:hAnsi="3DS V2"/>
          <w:lang w:val="fr-FR"/>
        </w:rPr>
        <w:t>cas au milieu)</w:t>
      </w:r>
      <w:r w:rsidRPr="00731565">
        <w:rPr>
          <w:rFonts w:ascii="3DS V2" w:eastAsia="SimSun" w:hAnsi="3DS V2"/>
          <w:lang w:val="fr-FR"/>
        </w:rPr>
        <w:t xml:space="preserve"> car elle favorise la compacité</w:t>
      </w:r>
      <w:r>
        <w:rPr>
          <w:rFonts w:ascii="3DS V2" w:eastAsia="SimSun" w:hAnsi="3DS V2"/>
          <w:lang w:val="fr-FR"/>
        </w:rPr>
        <w:t xml:space="preserve">. </w:t>
      </w:r>
      <w:r w:rsidR="00A47651">
        <w:rPr>
          <w:rFonts w:ascii="3DS V2" w:eastAsia="SimSun" w:hAnsi="3DS V2"/>
          <w:lang w:val="fr-FR"/>
        </w:rPr>
        <w:t>L</w:t>
      </w:r>
      <w:r w:rsidRPr="008D4C1D">
        <w:rPr>
          <w:rFonts w:ascii="3DS V2" w:eastAsia="SimSun" w:hAnsi="3DS V2"/>
          <w:lang w:val="fr-FR"/>
        </w:rPr>
        <w:t xml:space="preserve">’idée est de concevoir un indice permettant d’évaluer le niveau de centralisation des cavités allouées, puis de laisser l’utilisateur choisir la </w:t>
      </w:r>
      <w:r w:rsidR="002F6973">
        <w:rPr>
          <w:rFonts w:ascii="3DS V2" w:eastAsia="SimSun" w:hAnsi="3DS V2"/>
          <w:lang w:val="fr-FR"/>
        </w:rPr>
        <w:t>répartition</w:t>
      </w:r>
      <w:r w:rsidRPr="008D4C1D">
        <w:rPr>
          <w:rFonts w:ascii="3DS V2" w:eastAsia="SimSun" w:hAnsi="3DS V2"/>
          <w:lang w:val="fr-FR"/>
        </w:rPr>
        <w:t xml:space="preserve"> qu’il souhaite</w:t>
      </w:r>
      <w:r>
        <w:rPr>
          <w:rFonts w:ascii="3DS V2" w:eastAsia="SimSun" w:hAnsi="3DS V2"/>
          <w:lang w:val="fr-FR"/>
        </w:rPr>
        <w:t xml:space="preserve">. </w:t>
      </w:r>
    </w:p>
    <w:p w14:paraId="2AE9A81E" w14:textId="3BF85800" w:rsidR="00ED4520" w:rsidRPr="0040636C" w:rsidRDefault="00CE5838" w:rsidP="00196D6A">
      <w:pPr>
        <w:pStyle w:val="NormalWeb"/>
        <w:keepNext/>
        <w:rPr>
          <w:lang w:val="fr-FR"/>
        </w:rPr>
      </w:pPr>
      <w:r w:rsidRPr="00ED4520">
        <w:rPr>
          <w:noProof/>
        </w:rPr>
        <w:drawing>
          <wp:inline distT="0" distB="0" distL="0" distR="0" wp14:anchorId="4154BB70" wp14:editId="6AA77D72">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rFonts w:ascii="3DS V2" w:eastAsia="SimSun"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p>
    <w:p w14:paraId="5A52E90A" w14:textId="1F5CA58D" w:rsidR="0026509D" w:rsidRDefault="00ED4520" w:rsidP="00ED4520">
      <w:pPr>
        <w:pStyle w:val="Caption"/>
        <w:jc w:val="center"/>
      </w:pPr>
      <w:r>
        <w:t xml:space="preserve">Figure </w:t>
      </w:r>
      <w:fldSimple w:instr=" SEQ Figure \* ARABIC ">
        <w:r w:rsidR="004D4217">
          <w:rPr>
            <w:noProof/>
          </w:rPr>
          <w:t>22</w:t>
        </w:r>
      </w:fldSimple>
      <w:r>
        <w:t xml:space="preserve"> : Solutions valides avec différentes formes</w:t>
      </w:r>
    </w:p>
    <w:p w14:paraId="194B449C" w14:textId="0F7E0301" w:rsidR="00953636" w:rsidRPr="009D4812" w:rsidRDefault="006B14DC" w:rsidP="0003322E">
      <w:pPr>
        <w:pStyle w:val="NormalWeb"/>
        <w:rPr>
          <w:rFonts w:ascii="3DS V2" w:hAnsi="3DS V2"/>
          <w:lang w:val="fr-FR"/>
        </w:rPr>
      </w:pPr>
      <w:r>
        <w:rPr>
          <w:rFonts w:ascii="3DS V2" w:eastAsia="SimSun" w:hAnsi="3DS V2"/>
          <w:lang w:val="fr-FR"/>
        </w:rPr>
        <w:t>En tenant compte ces cas</w:t>
      </w:r>
      <w:r w:rsidR="00A75CDB">
        <w:rPr>
          <w:rFonts w:ascii="3DS V2" w:eastAsia="SimSun" w:hAnsi="3DS V2"/>
          <w:lang w:val="fr-FR"/>
        </w:rPr>
        <w:t xml:space="preserve">, le nombre de </w:t>
      </w:r>
      <w:r w:rsidR="00662E38">
        <w:rPr>
          <w:rFonts w:ascii="3DS V2" w:eastAsia="SimSun" w:hAnsi="3DS V2"/>
          <w:lang w:val="fr-FR"/>
        </w:rPr>
        <w:t xml:space="preserve">solution est </w:t>
      </w:r>
      <w:r w:rsidR="00A75CDB">
        <w:rPr>
          <w:rFonts w:ascii="3DS V2" w:eastAsia="SimSun" w:hAnsi="3DS V2"/>
          <w:lang w:val="fr-FR"/>
        </w:rPr>
        <w:t xml:space="preserve">considérablement réduit. </w:t>
      </w:r>
      <w:r w:rsidR="00EA7371" w:rsidRPr="009D4812">
        <w:rPr>
          <w:rFonts w:ascii="3DS V2" w:hAnsi="3DS V2"/>
          <w:lang w:val="fr-FR"/>
        </w:rPr>
        <w:br w:type="page"/>
      </w:r>
    </w:p>
    <w:p w14:paraId="6BEA3373" w14:textId="09A0901F" w:rsidR="00F5295E" w:rsidRPr="00F5295E" w:rsidRDefault="00F5295E" w:rsidP="00F5295E">
      <w:pPr>
        <w:pStyle w:val="Heading2"/>
        <w:rPr>
          <w:rFonts w:ascii="3DS V2" w:hAnsi="3DS V2" w:cs="Arial"/>
          <w:sz w:val="40"/>
          <w:szCs w:val="40"/>
        </w:rPr>
      </w:pPr>
      <w:bookmarkStart w:id="137" w:name="_Toc204887645"/>
      <w:r>
        <w:rPr>
          <w:rFonts w:ascii="3DS V2" w:hAnsi="3DS V2" w:cs="Arial"/>
          <w:sz w:val="40"/>
          <w:szCs w:val="40"/>
        </w:rPr>
        <w:lastRenderedPageBreak/>
        <w:t xml:space="preserve">Phase 2 : Implémentation </w:t>
      </w:r>
      <w:r w:rsidR="00567BC9">
        <w:rPr>
          <w:rFonts w:ascii="3DS V2" w:hAnsi="3DS V2" w:cs="Arial"/>
          <w:sz w:val="40"/>
          <w:szCs w:val="40"/>
        </w:rPr>
        <w:t>d’un prototype</w:t>
      </w:r>
      <w:bookmarkEnd w:id="137"/>
    </w:p>
    <w:p w14:paraId="54556968" w14:textId="77777777" w:rsidR="00FB2868" w:rsidRDefault="00FB2868" w:rsidP="008701A9">
      <w:pPr>
        <w:spacing w:line="240" w:lineRule="auto"/>
        <w:rPr>
          <w:rFonts w:ascii="3DS V2" w:hAnsi="3DS V2"/>
          <w:sz w:val="24"/>
          <w:szCs w:val="24"/>
        </w:rPr>
      </w:pPr>
    </w:p>
    <w:p w14:paraId="34E28868" w14:textId="1C904055" w:rsidR="008701A9" w:rsidRPr="008701A9" w:rsidRDefault="008701A9" w:rsidP="008701A9">
      <w:pPr>
        <w:spacing w:line="240" w:lineRule="auto"/>
        <w:rPr>
          <w:rFonts w:ascii="3DS V2" w:hAnsi="3DS V2"/>
          <w:sz w:val="24"/>
          <w:szCs w:val="24"/>
        </w:rPr>
      </w:pPr>
      <w:r w:rsidRPr="008701A9">
        <w:rPr>
          <w:rFonts w:ascii="3DS V2" w:hAnsi="3DS V2"/>
          <w:sz w:val="24"/>
          <w:szCs w:val="24"/>
        </w:rPr>
        <w:t xml:space="preserve">Dans la première phase, une version fonctionnelle de l'algorithme a été conçue. Bien qu'elle offre encore de nombreuses possibilités d'amélioration en termes de complexité temporelle, de précision, etc., elle est capable de résoudre </w:t>
      </w:r>
      <w:r w:rsidR="003E1E11">
        <w:rPr>
          <w:rFonts w:ascii="3DS V2" w:hAnsi="3DS V2"/>
          <w:sz w:val="24"/>
          <w:szCs w:val="24"/>
        </w:rPr>
        <w:t>la problématique</w:t>
      </w:r>
      <w:r w:rsidR="003E1E11" w:rsidRPr="008701A9">
        <w:rPr>
          <w:rFonts w:ascii="3DS V2" w:hAnsi="3DS V2"/>
          <w:sz w:val="24"/>
          <w:szCs w:val="24"/>
        </w:rPr>
        <w:t>.</w:t>
      </w:r>
    </w:p>
    <w:p w14:paraId="6A5173C2" w14:textId="365BA378" w:rsidR="008701A9" w:rsidRPr="008701A9" w:rsidRDefault="008701A9" w:rsidP="008701A9">
      <w:pPr>
        <w:spacing w:line="240" w:lineRule="auto"/>
        <w:rPr>
          <w:rFonts w:ascii="3DS V2" w:hAnsi="3DS V2"/>
          <w:sz w:val="24"/>
          <w:szCs w:val="24"/>
        </w:rPr>
      </w:pPr>
      <w:r w:rsidRPr="008701A9">
        <w:rPr>
          <w:rFonts w:ascii="3DS V2" w:hAnsi="3DS V2"/>
          <w:sz w:val="24"/>
          <w:szCs w:val="24"/>
        </w:rPr>
        <w:t xml:space="preserve">Dans </w:t>
      </w:r>
      <w:r w:rsidR="006A3292">
        <w:rPr>
          <w:rFonts w:ascii="3DS V2" w:hAnsi="3DS V2"/>
          <w:sz w:val="24"/>
          <w:szCs w:val="24"/>
        </w:rPr>
        <w:t>une</w:t>
      </w:r>
      <w:r w:rsidRPr="008701A9">
        <w:rPr>
          <w:rFonts w:ascii="3DS V2" w:hAnsi="3DS V2"/>
          <w:sz w:val="24"/>
          <w:szCs w:val="24"/>
        </w:rPr>
        <w:t xml:space="preserve"> deuxième phase, </w:t>
      </w:r>
      <w:r w:rsidR="00A664B6">
        <w:rPr>
          <w:rFonts w:ascii="3DS V2" w:hAnsi="3DS V2"/>
          <w:sz w:val="24"/>
          <w:szCs w:val="24"/>
        </w:rPr>
        <w:t>un prototype</w:t>
      </w:r>
      <w:r w:rsidR="00A664B6" w:rsidRPr="008701A9">
        <w:rPr>
          <w:rFonts w:ascii="3DS V2" w:hAnsi="3DS V2"/>
          <w:sz w:val="24"/>
          <w:szCs w:val="24"/>
        </w:rPr>
        <w:t xml:space="preserve"> </w:t>
      </w:r>
      <w:del w:id="138" w:author="GOUTAUDIER Sébastien" w:date="2025-08-01T10:52:00Z">
        <w:r w:rsidRPr="008701A9" w:rsidDel="001F16CC">
          <w:rPr>
            <w:rFonts w:ascii="3DS V2" w:hAnsi="3DS V2"/>
            <w:sz w:val="24"/>
            <w:szCs w:val="24"/>
          </w:rPr>
          <w:delText xml:space="preserve">et simple </w:delText>
        </w:r>
      </w:del>
      <w:r w:rsidRPr="008701A9">
        <w:rPr>
          <w:rFonts w:ascii="3DS V2" w:hAnsi="3DS V2"/>
          <w:sz w:val="24"/>
          <w:szCs w:val="24"/>
        </w:rPr>
        <w:t>en C/C++ standard est réalisé</w:t>
      </w:r>
      <w:del w:id="139" w:author="GOUTAUDIER Sébastien" w:date="2025-08-01T10:52:00Z">
        <w:r w:rsidRPr="008701A9" w:rsidDel="001F16CC">
          <w:rPr>
            <w:rFonts w:ascii="3DS V2" w:hAnsi="3DS V2"/>
            <w:sz w:val="24"/>
            <w:szCs w:val="24"/>
          </w:rPr>
          <w:delText>e</w:delText>
        </w:r>
      </w:del>
      <w:r w:rsidRPr="008701A9">
        <w:rPr>
          <w:rFonts w:ascii="3DS V2" w:hAnsi="3DS V2"/>
          <w:sz w:val="24"/>
          <w:szCs w:val="24"/>
        </w:rPr>
        <w:t xml:space="preserve"> dans le but de vérifier la performance, la précision, et le comportement global de l’algorithme</w:t>
      </w:r>
      <w:r w:rsidR="00320B4D">
        <w:rPr>
          <w:rFonts w:ascii="3DS V2" w:hAnsi="3DS V2"/>
          <w:sz w:val="24"/>
          <w:szCs w:val="24"/>
          <w:lang w:eastAsia="zh-CN"/>
        </w:rPr>
        <w:t>.</w:t>
      </w:r>
      <w:r w:rsidR="00320B4D">
        <w:rPr>
          <w:rFonts w:ascii="3DS V2" w:hAnsi="3DS V2"/>
          <w:sz w:val="24"/>
          <w:szCs w:val="24"/>
        </w:rPr>
        <w:t xml:space="preserve"> </w:t>
      </w:r>
      <w:r w:rsidR="00753120">
        <w:rPr>
          <w:rFonts w:ascii="3DS V2" w:hAnsi="3DS V2"/>
          <w:sz w:val="24"/>
          <w:szCs w:val="24"/>
        </w:rPr>
        <w:t>Cela a permis</w:t>
      </w:r>
      <w:r w:rsidR="00753120" w:rsidRPr="008701A9">
        <w:rPr>
          <w:rFonts w:ascii="3DS V2" w:hAnsi="3DS V2"/>
          <w:sz w:val="24"/>
          <w:szCs w:val="24"/>
        </w:rPr>
        <w:t xml:space="preserve"> </w:t>
      </w:r>
      <w:r w:rsidRPr="008701A9">
        <w:rPr>
          <w:rFonts w:ascii="3DS V2" w:hAnsi="3DS V2"/>
          <w:sz w:val="24"/>
          <w:szCs w:val="24"/>
        </w:rPr>
        <w:t>de se concentrer sur la logique algorithmique sans être bloqué par les contraintes techniques de la plateforme. Cela facilite également le débogage et l'identification des pistes d'amélioration avant une éventuelle intégration finale</w:t>
      </w:r>
      <w:r w:rsidR="00220874" w:rsidRPr="00220874">
        <w:rPr>
          <w:rFonts w:ascii="3DS V2" w:hAnsi="3DS V2"/>
          <w:sz w:val="24"/>
          <w:szCs w:val="24"/>
        </w:rPr>
        <w:t xml:space="preserve"> </w:t>
      </w:r>
      <w:r w:rsidR="00220874">
        <w:rPr>
          <w:rFonts w:ascii="3DS V2" w:hAnsi="3DS V2"/>
          <w:sz w:val="24"/>
          <w:szCs w:val="24"/>
        </w:rPr>
        <w:t xml:space="preserve">dans CATIA, </w:t>
      </w:r>
      <w:del w:id="140" w:author="GOUTAUDIER Sébastien" w:date="2025-08-01T10:52:00Z">
        <w:r w:rsidR="00220874" w:rsidDel="001F16CC">
          <w:rPr>
            <w:rFonts w:ascii="3DS V2" w:hAnsi="3DS V2"/>
            <w:sz w:val="24"/>
            <w:szCs w:val="24"/>
          </w:rPr>
          <w:delText>ce qui est plus complexe</w:delText>
        </w:r>
      </w:del>
      <w:ins w:id="141" w:author="GOUTAUDIER Sébastien" w:date="2025-08-01T10:52:00Z">
        <w:r w:rsidR="001F16CC">
          <w:rPr>
            <w:rFonts w:ascii="3DS V2" w:hAnsi="3DS V2"/>
            <w:sz w:val="24"/>
            <w:szCs w:val="24"/>
          </w:rPr>
          <w:t>qui se révèle plus complèxe</w:t>
        </w:r>
      </w:ins>
    </w:p>
    <w:p w14:paraId="48A1C6A0" w14:textId="75FEF2D7" w:rsidR="009A61C6" w:rsidRDefault="0024134C" w:rsidP="007D290B">
      <w:pPr>
        <w:spacing w:line="240" w:lineRule="auto"/>
        <w:rPr>
          <w:rFonts w:ascii="3DS V2" w:hAnsi="3DS V2"/>
          <w:sz w:val="24"/>
          <w:szCs w:val="24"/>
        </w:rPr>
      </w:pPr>
      <w:r w:rsidRPr="00592042">
        <w:rPr>
          <w:rFonts w:ascii="3DS V2" w:hAnsi="3DS V2"/>
          <w:sz w:val="24"/>
          <w:szCs w:val="24"/>
        </w:rPr>
        <w:t xml:space="preserve">Ce </w:t>
      </w:r>
      <w:r w:rsidR="00F77904">
        <w:rPr>
          <w:rFonts w:ascii="3DS V2" w:hAnsi="3DS V2"/>
          <w:sz w:val="24"/>
          <w:szCs w:val="24"/>
        </w:rPr>
        <w:t>prototype</w:t>
      </w:r>
      <w:r w:rsidR="00F77904" w:rsidRPr="00592042">
        <w:rPr>
          <w:rFonts w:ascii="3DS V2" w:hAnsi="3DS V2"/>
          <w:sz w:val="24"/>
          <w:szCs w:val="24"/>
        </w:rPr>
        <w:t xml:space="preserve"> </w:t>
      </w:r>
      <w:r w:rsidRPr="00592042">
        <w:rPr>
          <w:rFonts w:ascii="3DS V2" w:hAnsi="3DS V2"/>
          <w:sz w:val="24"/>
          <w:szCs w:val="24"/>
        </w:rPr>
        <w:t xml:space="preserve">est </w:t>
      </w:r>
      <w:r w:rsidR="00D64B25" w:rsidRPr="00592042">
        <w:rPr>
          <w:rFonts w:ascii="3DS V2" w:hAnsi="3DS V2"/>
          <w:sz w:val="24"/>
          <w:szCs w:val="24"/>
        </w:rPr>
        <w:t>réalisé</w:t>
      </w:r>
      <w:r w:rsidRPr="00592042">
        <w:rPr>
          <w:rFonts w:ascii="3DS V2" w:hAnsi="3DS V2"/>
          <w:sz w:val="24"/>
          <w:szCs w:val="24"/>
        </w:rPr>
        <w:t xml:space="preserve"> </w:t>
      </w:r>
      <w:r w:rsidR="00A40911">
        <w:rPr>
          <w:rFonts w:ascii="3DS V2" w:hAnsi="3DS V2"/>
          <w:sz w:val="24"/>
          <w:szCs w:val="24"/>
        </w:rPr>
        <w:t>avec</w:t>
      </w:r>
      <w:r w:rsidRPr="00592042">
        <w:rPr>
          <w:rFonts w:ascii="3DS V2" w:hAnsi="3DS V2"/>
          <w:sz w:val="24"/>
          <w:szCs w:val="24"/>
        </w:rPr>
        <w:t xml:space="preserve"> Ubuntu 24.04(wsl2)</w:t>
      </w:r>
      <w:r w:rsidR="003D52B6">
        <w:rPr>
          <w:rFonts w:ascii="3DS V2" w:hAnsi="3DS V2"/>
          <w:sz w:val="24"/>
          <w:szCs w:val="24"/>
        </w:rPr>
        <w:t>,</w:t>
      </w:r>
      <w:r w:rsidRPr="00592042">
        <w:rPr>
          <w:rFonts w:ascii="3DS V2" w:hAnsi="3DS V2"/>
          <w:sz w:val="24"/>
          <w:szCs w:val="24"/>
        </w:rPr>
        <w:t xml:space="preserve"> </w:t>
      </w:r>
      <w:r w:rsidR="00AC7BBC">
        <w:rPr>
          <w:rFonts w:ascii="3DS V2" w:hAnsi="3DS V2"/>
          <w:sz w:val="24"/>
          <w:szCs w:val="24"/>
        </w:rPr>
        <w:t>P</w:t>
      </w:r>
      <w:r w:rsidR="00354670" w:rsidRPr="00592042">
        <w:rPr>
          <w:rFonts w:ascii="3DS V2" w:hAnsi="3DS V2"/>
          <w:sz w:val="24"/>
          <w:szCs w:val="24"/>
        </w:rPr>
        <w:t>ython 3.12</w:t>
      </w:r>
      <w:r w:rsidR="003D52B6">
        <w:rPr>
          <w:rFonts w:ascii="3DS V2" w:hAnsi="3DS V2"/>
          <w:sz w:val="24"/>
          <w:szCs w:val="24"/>
        </w:rPr>
        <w:t>,</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Pr="00592042">
        <w:rPr>
          <w:rFonts w:ascii="3DS V2" w:hAnsi="3DS V2"/>
          <w:sz w:val="24"/>
          <w:szCs w:val="24"/>
        </w:rPr>
        <w:t>14.2</w:t>
      </w:r>
      <w:r w:rsidR="00EA6C1B">
        <w:rPr>
          <w:rFonts w:ascii="3DS V2" w:hAnsi="3DS V2"/>
          <w:sz w:val="24"/>
          <w:szCs w:val="24"/>
        </w:rPr>
        <w:t xml:space="preserve"> </w:t>
      </w:r>
      <w:r w:rsidR="003D52B6">
        <w:rPr>
          <w:rFonts w:ascii="3DS V2" w:hAnsi="3DS V2"/>
          <w:sz w:val="24"/>
          <w:szCs w:val="24"/>
        </w:rPr>
        <w:t>et</w:t>
      </w:r>
      <w:r w:rsidR="00EA6C1B">
        <w:rPr>
          <w:rFonts w:ascii="3DS V2" w:hAnsi="3DS V2"/>
          <w:sz w:val="24"/>
          <w:szCs w:val="24"/>
        </w:rPr>
        <w:t xml:space="preserve"> CMake 3.28</w:t>
      </w:r>
      <w:r w:rsidRPr="00592042">
        <w:rPr>
          <w:rFonts w:ascii="3DS V2" w:hAnsi="3DS V2"/>
          <w:sz w:val="24"/>
          <w:szCs w:val="24"/>
        </w:rPr>
        <w:t xml:space="preserve">. L’avantage d’utiliser </w:t>
      </w:r>
      <w:r w:rsidR="00E167E0">
        <w:rPr>
          <w:rFonts w:ascii="3DS V2" w:hAnsi="3DS V2"/>
          <w:sz w:val="24"/>
          <w:szCs w:val="24"/>
        </w:rPr>
        <w:t xml:space="preserve">le </w:t>
      </w:r>
      <w:r w:rsidRPr="00592042">
        <w:rPr>
          <w:rFonts w:ascii="3DS V2" w:hAnsi="3DS V2"/>
          <w:sz w:val="24"/>
          <w:szCs w:val="24"/>
        </w:rPr>
        <w:t xml:space="preserve">standard C++23 est de profiter </w:t>
      </w:r>
      <w:r w:rsidR="009A0B5B">
        <w:rPr>
          <w:rFonts w:ascii="3DS V2" w:hAnsi="3DS V2"/>
          <w:sz w:val="24"/>
          <w:szCs w:val="24"/>
        </w:rPr>
        <w:t>des</w:t>
      </w:r>
      <w:r w:rsidRPr="00592042">
        <w:rPr>
          <w:rFonts w:ascii="3DS V2" w:hAnsi="3DS V2"/>
          <w:sz w:val="24"/>
          <w:szCs w:val="24"/>
        </w:rPr>
        <w:t xml:space="preserve"> technologies et </w:t>
      </w:r>
      <w:r w:rsidR="00247FCB">
        <w:rPr>
          <w:rFonts w:ascii="3DS V2" w:hAnsi="3DS V2"/>
          <w:sz w:val="24"/>
          <w:szCs w:val="24"/>
        </w:rPr>
        <w:t>des</w:t>
      </w:r>
      <w:r w:rsidRPr="00592042">
        <w:rPr>
          <w:rFonts w:ascii="3DS V2" w:hAnsi="3DS V2"/>
          <w:sz w:val="24"/>
          <w:szCs w:val="24"/>
        </w:rPr>
        <w:t xml:space="preserve"> outils</w:t>
      </w:r>
      <w:r w:rsidR="00DC32BC">
        <w:rPr>
          <w:rFonts w:ascii="3DS V2" w:hAnsi="3DS V2"/>
          <w:sz w:val="24"/>
          <w:szCs w:val="24"/>
        </w:rPr>
        <w:t xml:space="preserve"> les </w:t>
      </w:r>
      <w:r w:rsidRPr="00592042">
        <w:rPr>
          <w:rFonts w:ascii="3DS V2" w:hAnsi="3DS V2"/>
          <w:sz w:val="24"/>
          <w:szCs w:val="24"/>
        </w:rPr>
        <w:t xml:space="preserve">plus </w:t>
      </w:r>
      <w:del w:id="142" w:author="GOUTAUDIER Sébastien" w:date="2025-08-01T10:53:00Z">
        <w:r w:rsidRPr="00592042" w:rsidDel="009C2200">
          <w:rPr>
            <w:rFonts w:ascii="3DS V2" w:hAnsi="3DS V2"/>
            <w:sz w:val="24"/>
            <w:szCs w:val="24"/>
          </w:rPr>
          <w:delText xml:space="preserve">puissantes </w:delText>
        </w:r>
      </w:del>
      <w:ins w:id="143" w:author="GOUTAUDIER Sébastien" w:date="2025-08-01T10:53:00Z">
        <w:r w:rsidR="009C2200">
          <w:rPr>
            <w:rFonts w:ascii="3DS V2" w:hAnsi="3DS V2"/>
            <w:sz w:val="24"/>
            <w:szCs w:val="24"/>
          </w:rPr>
          <w:t>puissants</w:t>
        </w:r>
        <w:r w:rsidR="009C2200" w:rsidRPr="00592042">
          <w:rPr>
            <w:rFonts w:ascii="3DS V2" w:hAnsi="3DS V2"/>
            <w:sz w:val="24"/>
            <w:szCs w:val="24"/>
          </w:rPr>
          <w:t xml:space="preserve"> </w:t>
        </w:r>
      </w:ins>
      <w:r w:rsidR="00D61C46">
        <w:rPr>
          <w:rFonts w:ascii="3DS V2" w:hAnsi="3DS V2"/>
          <w:sz w:val="24"/>
          <w:szCs w:val="24"/>
        </w:rPr>
        <w:t>et</w:t>
      </w:r>
      <w:r w:rsidRPr="00592042">
        <w:rPr>
          <w:rFonts w:ascii="3DS V2" w:hAnsi="3DS V2"/>
          <w:sz w:val="24"/>
          <w:szCs w:val="24"/>
        </w:rPr>
        <w:t xml:space="preserve"> plus </w:t>
      </w:r>
      <w:del w:id="144" w:author="GOUTAUDIER Sébastien" w:date="2025-08-01T10:53:00Z">
        <w:r w:rsidRPr="00592042" w:rsidDel="003E057C">
          <w:rPr>
            <w:rFonts w:ascii="3DS V2" w:hAnsi="3DS V2"/>
            <w:sz w:val="24"/>
            <w:szCs w:val="24"/>
          </w:rPr>
          <w:delText>récentes</w:delText>
        </w:r>
      </w:del>
      <w:ins w:id="145" w:author="GOUTAUDIER Sébastien" w:date="2025-08-01T10:53:00Z">
        <w:r w:rsidR="003E057C">
          <w:rPr>
            <w:rFonts w:ascii="3DS V2" w:hAnsi="3DS V2"/>
            <w:sz w:val="24"/>
            <w:szCs w:val="24"/>
          </w:rPr>
          <w:t>récents</w:t>
        </w:r>
      </w:ins>
      <w:r w:rsidRPr="00592042">
        <w:rPr>
          <w:rFonts w:ascii="3DS V2" w:hAnsi="3DS V2"/>
          <w:sz w:val="24"/>
          <w:szCs w:val="24"/>
        </w:rPr>
        <w:t>.</w:t>
      </w:r>
    </w:p>
    <w:p w14:paraId="5CD6DDAA" w14:textId="014DB17C" w:rsidR="00354670" w:rsidRDefault="00354670" w:rsidP="007D290B">
      <w:pPr>
        <w:spacing w:line="240" w:lineRule="auto"/>
        <w:rPr>
          <w:rFonts w:ascii="3DS V2" w:hAnsi="3DS V2"/>
          <w:sz w:val="24"/>
          <w:szCs w:val="24"/>
        </w:rPr>
      </w:pPr>
      <w:r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 visualiser le résultat</w:t>
      </w:r>
      <w:r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p>
    <w:p w14:paraId="54520D33" w14:textId="77777777" w:rsidR="00E44F86" w:rsidRDefault="00C579DC" w:rsidP="00E44F86">
      <w:pPr>
        <w:pStyle w:val="Heading3"/>
        <w:rPr>
          <w:rFonts w:ascii="3DS V2" w:hAnsi="3DS V2"/>
          <w:sz w:val="32"/>
          <w:szCs w:val="32"/>
        </w:rPr>
      </w:pPr>
      <w:bookmarkStart w:id="146" w:name="_Toc204887646"/>
      <w:r>
        <w:rPr>
          <w:rFonts w:ascii="3DS V2" w:hAnsi="3DS V2"/>
          <w:sz w:val="32"/>
          <w:szCs w:val="32"/>
        </w:rPr>
        <w:t>Auto-détections des cavités</w:t>
      </w:r>
      <w:bookmarkEnd w:id="146"/>
    </w:p>
    <w:p w14:paraId="7509B544" w14:textId="77777777" w:rsidR="009D4812" w:rsidRDefault="00C579DC" w:rsidP="00E44F86">
      <w:pPr>
        <w:pStyle w:val="NormalWeb"/>
        <w:rPr>
          <w:rFonts w:ascii="3DS V2" w:eastAsia="SimSun" w:hAnsi="3DS V2"/>
          <w:lang w:val="fr-FR"/>
        </w:rPr>
      </w:pPr>
      <w:r w:rsidRPr="00E44F86">
        <w:rPr>
          <w:rFonts w:ascii="3DS V2" w:eastAsia="SimSun" w:hAnsi="3DS V2"/>
          <w:lang w:val="fr-FR"/>
        </w:rPr>
        <w:t xml:space="preserve">Ce processus est </w:t>
      </w:r>
      <w:r w:rsidR="007631EC">
        <w:rPr>
          <w:rFonts w:ascii="3DS V2" w:eastAsia="SimSun" w:hAnsi="3DS V2"/>
          <w:lang w:val="fr-FR"/>
        </w:rPr>
        <w:t>composé</w:t>
      </w:r>
      <w:r w:rsidR="007631EC" w:rsidRPr="00E44F86">
        <w:rPr>
          <w:rFonts w:ascii="3DS V2" w:eastAsia="SimSun" w:hAnsi="3DS V2"/>
          <w:lang w:val="fr-FR"/>
        </w:rPr>
        <w:t xml:space="preserve"> </w:t>
      </w:r>
      <w:r w:rsidR="00EA60ED">
        <w:rPr>
          <w:rFonts w:ascii="3DS V2" w:eastAsia="SimSun" w:hAnsi="3DS V2"/>
          <w:lang w:val="fr-FR"/>
        </w:rPr>
        <w:t>d’</w:t>
      </w:r>
      <w:r w:rsidRPr="00E44F86">
        <w:rPr>
          <w:rFonts w:ascii="3DS V2" w:eastAsia="SimSun" w:hAnsi="3DS V2"/>
          <w:lang w:val="fr-FR"/>
        </w:rPr>
        <w:t>un script python</w:t>
      </w:r>
      <w:r w:rsidR="00F25D35">
        <w:rPr>
          <w:rFonts w:ascii="3DS V2" w:eastAsia="SimSun" w:hAnsi="3DS V2"/>
          <w:lang w:val="fr-FR"/>
        </w:rPr>
        <w:t xml:space="preserve"> « </w:t>
      </w:r>
      <w:r w:rsidR="00F25D35">
        <w:rPr>
          <w:rFonts w:ascii="3DS V2" w:eastAsia="SimSun" w:hAnsi="3DS V2"/>
          <w:noProof/>
          <w:lang w:val="fr-FR"/>
        </w:rPr>
        <w:t>cavity_detector</w:t>
      </w:r>
      <w:r w:rsidR="00F25D35">
        <w:rPr>
          <w:rFonts w:ascii="3DS V2" w:eastAsia="SimSun" w:hAnsi="3DS V2"/>
          <w:lang w:val="fr-FR"/>
        </w:rPr>
        <w:t> »</w:t>
      </w:r>
      <w:r w:rsidR="001139A2" w:rsidRPr="00E44F86">
        <w:rPr>
          <w:rFonts w:ascii="3DS V2" w:eastAsia="SimSun" w:hAnsi="3DS V2"/>
          <w:lang w:val="fr-FR"/>
        </w:rPr>
        <w:t>. Son rôle est d’</w:t>
      </w:r>
      <w:r w:rsidRPr="00E44F86">
        <w:rPr>
          <w:rFonts w:ascii="3DS V2" w:eastAsia="SimSun" w:hAnsi="3DS V2"/>
          <w:lang w:val="fr-FR"/>
        </w:rPr>
        <w:t>identifie</w:t>
      </w:r>
      <w:r w:rsidR="006D5B9B">
        <w:rPr>
          <w:rFonts w:ascii="3DS V2" w:eastAsia="SimSun" w:hAnsi="3DS V2"/>
          <w:lang w:val="fr-FR"/>
        </w:rPr>
        <w:t>r</w:t>
      </w:r>
      <w:r w:rsidRPr="00E44F86">
        <w:rPr>
          <w:rFonts w:ascii="3DS V2" w:eastAsia="SimSun" w:hAnsi="3DS V2"/>
          <w:lang w:val="fr-FR"/>
        </w:rPr>
        <w:t xml:space="preserve"> toutes les cavités et enregistre leur position et leur rayon à partir d’un fichier d’image du connecteur. </w:t>
      </w:r>
    </w:p>
    <w:p w14:paraId="469C41CB" w14:textId="0BC08DB9" w:rsidR="005515D1" w:rsidRDefault="00C579DC" w:rsidP="00E44F86">
      <w:pPr>
        <w:pStyle w:val="NormalWeb"/>
        <w:rPr>
          <w:rFonts w:ascii="3DS V2" w:eastAsia="SimSun" w:hAnsi="3DS V2"/>
          <w:lang w:val="fr-FR"/>
        </w:rPr>
      </w:pPr>
      <w:r w:rsidRPr="00E44F86">
        <w:rPr>
          <w:rFonts w:ascii="3DS V2" w:eastAsia="SimSun" w:hAnsi="3DS V2"/>
          <w:lang w:val="fr-FR"/>
        </w:rPr>
        <w:t>Il utilise la fonction « findContours » de bibliothèque opencv pour trouver les cavités, donc graphiquement des cercles, avec quelques traitements préalables d’image</w:t>
      </w:r>
      <w:r w:rsidR="00237D31" w:rsidRPr="00E44F86">
        <w:rPr>
          <w:rFonts w:ascii="3DS V2" w:eastAsia="SimSun" w:hAnsi="3DS V2"/>
          <w:lang w:val="fr-FR"/>
        </w:rPr>
        <w:t xml:space="preserve">. </w:t>
      </w:r>
    </w:p>
    <w:p w14:paraId="7B80DFAE" w14:textId="77777777" w:rsidR="009D4812" w:rsidRDefault="005515D1" w:rsidP="00E44F86">
      <w:pPr>
        <w:pStyle w:val="NormalWeb"/>
        <w:rPr>
          <w:rFonts w:ascii="3DS V2" w:eastAsia="SimSun" w:hAnsi="3DS V2"/>
          <w:lang w:val="fr-FR"/>
        </w:rPr>
      </w:pPr>
      <w:r>
        <w:rPr>
          <w:rFonts w:ascii="3DS V2" w:eastAsia="SimSun" w:hAnsi="3DS V2"/>
          <w:lang w:val="fr-FR"/>
        </w:rPr>
        <w:t>D</w:t>
      </w:r>
      <w:r w:rsidR="00237D31" w:rsidRPr="00E44F86">
        <w:rPr>
          <w:rFonts w:ascii="3DS V2" w:eastAsia="SimSun" w:hAnsi="3DS V2"/>
          <w:lang w:val="fr-FR"/>
        </w:rPr>
        <w:t>es traitements</w:t>
      </w:r>
      <w:r w:rsidR="00C579DC" w:rsidRPr="00E44F86">
        <w:rPr>
          <w:rFonts w:ascii="3DS V2" w:eastAsia="SimSun" w:hAnsi="3DS V2"/>
          <w:lang w:val="fr-FR"/>
        </w:rPr>
        <w:t xml:space="preserve"> comme un renforcement de contraste d’image ou</w:t>
      </w:r>
      <w:r w:rsidR="001139A2" w:rsidRPr="00E44F86">
        <w:rPr>
          <w:rFonts w:ascii="3DS V2" w:eastAsia="SimSun" w:hAnsi="3DS V2"/>
          <w:lang w:val="fr-FR"/>
        </w:rPr>
        <w:t xml:space="preserve"> un</w:t>
      </w:r>
      <w:r w:rsidR="00C579DC" w:rsidRPr="00E44F86">
        <w:rPr>
          <w:rFonts w:ascii="3DS V2" w:eastAsia="SimSun" w:hAnsi="3DS V2"/>
          <w:lang w:val="fr-FR"/>
        </w:rPr>
        <w:t xml:space="preserve"> filtre avec un masque de couleur est nécessaire avant de scanner </w:t>
      </w:r>
      <w:r w:rsidR="0062508D">
        <w:rPr>
          <w:rFonts w:ascii="3DS V2" w:eastAsia="SimSun" w:hAnsi="3DS V2"/>
          <w:lang w:val="fr-FR"/>
        </w:rPr>
        <w:t xml:space="preserve">les </w:t>
      </w:r>
      <w:r w:rsidR="00C579DC" w:rsidRPr="00E44F86">
        <w:rPr>
          <w:rFonts w:ascii="3DS V2" w:eastAsia="SimSun" w:hAnsi="3DS V2"/>
          <w:lang w:val="fr-FR"/>
        </w:rPr>
        <w:t>contours</w:t>
      </w:r>
      <w:r w:rsidR="001139A2" w:rsidRPr="00E44F86">
        <w:rPr>
          <w:rFonts w:ascii="3DS V2" w:eastAsia="SimSun" w:hAnsi="3DS V2"/>
          <w:lang w:val="fr-FR"/>
        </w:rPr>
        <w:t xml:space="preserve"> pour un meilleur résultat de détection.</w:t>
      </w:r>
      <w:r w:rsidR="002F4E0F" w:rsidRPr="00E44F86">
        <w:rPr>
          <w:rFonts w:ascii="3DS V2" w:eastAsia="SimSun" w:hAnsi="3DS V2"/>
          <w:lang w:val="fr-FR"/>
        </w:rPr>
        <w:t xml:space="preserve"> </w:t>
      </w:r>
    </w:p>
    <w:p w14:paraId="4379CC40" w14:textId="62F808FB" w:rsidR="009D4812" w:rsidRDefault="002F4E0F" w:rsidP="00E44F86">
      <w:pPr>
        <w:pStyle w:val="NormalWeb"/>
        <w:rPr>
          <w:rFonts w:ascii="3DS V2" w:eastAsia="SimSun" w:hAnsi="3DS V2"/>
          <w:lang w:val="fr-FR"/>
        </w:rPr>
      </w:pPr>
      <w:r w:rsidRPr="00E44F86">
        <w:rPr>
          <w:rFonts w:ascii="3DS V2" w:eastAsia="SimSun" w:hAnsi="3DS V2"/>
          <w:lang w:val="fr-FR"/>
        </w:rPr>
        <w:t>U</w:t>
      </w:r>
      <w:r w:rsidR="00C579DC" w:rsidRPr="00E44F86">
        <w:rPr>
          <w:rFonts w:ascii="3DS V2" w:eastAsia="SimSun" w:hAnsi="3DS V2"/>
          <w:lang w:val="fr-FR"/>
        </w:rPr>
        <w:t xml:space="preserve">n contrôle de circularité est effectué sur les </w:t>
      </w:r>
      <w:r w:rsidR="001139A2" w:rsidRPr="00E44F86">
        <w:rPr>
          <w:rFonts w:ascii="3DS V2" w:eastAsia="SimSun" w:hAnsi="3DS V2"/>
          <w:lang w:val="fr-FR"/>
        </w:rPr>
        <w:t>cercles</w:t>
      </w:r>
      <w:r w:rsidR="00C579DC" w:rsidRPr="00E44F86">
        <w:rPr>
          <w:rFonts w:ascii="3DS V2" w:eastAsia="SimSun" w:hAnsi="3DS V2"/>
          <w:lang w:val="fr-FR"/>
        </w:rPr>
        <w:t xml:space="preserve"> trouv</w:t>
      </w:r>
      <w:r w:rsidR="00014B8E" w:rsidRPr="00E44F86">
        <w:rPr>
          <w:rFonts w:ascii="3DS V2" w:eastAsia="SimSun" w:hAnsi="3DS V2"/>
          <w:lang w:val="fr-FR"/>
        </w:rPr>
        <w:t>és</w:t>
      </w:r>
      <w:r w:rsidRPr="00E44F86">
        <w:rPr>
          <w:rFonts w:ascii="3DS V2" w:eastAsia="SimSun" w:hAnsi="3DS V2"/>
          <w:lang w:val="fr-FR"/>
        </w:rPr>
        <w:t>, pour éviter les fausses détections, notamment les lettres qui ressemble</w:t>
      </w:r>
      <w:r w:rsidR="009D4812">
        <w:rPr>
          <w:rFonts w:ascii="3DS V2" w:eastAsia="SimSun" w:hAnsi="3DS V2" w:hint="eastAsia"/>
          <w:lang w:val="fr-FR"/>
        </w:rPr>
        <w:t>nt</w:t>
      </w:r>
      <w:r w:rsidRPr="00E44F86">
        <w:rPr>
          <w:rFonts w:ascii="3DS V2" w:eastAsia="SimSun" w:hAnsi="3DS V2"/>
          <w:lang w:val="fr-FR"/>
        </w:rPr>
        <w:t xml:space="preserve"> au cercle, comme « C » ou « G ». </w:t>
      </w:r>
    </w:p>
    <w:p w14:paraId="72C67A16" w14:textId="1A1219F0" w:rsidR="00456626" w:rsidRDefault="00BF7354" w:rsidP="00E44F86">
      <w:pPr>
        <w:pStyle w:val="NormalWeb"/>
        <w:rPr>
          <w:rFonts w:ascii="3DS V2" w:eastAsia="SimSun" w:hAnsi="3DS V2"/>
          <w:lang w:val="fr-FR"/>
        </w:rPr>
      </w:pPr>
      <w:r w:rsidRPr="00E44F86">
        <w:rPr>
          <w:rFonts w:ascii="3DS V2" w:eastAsia="SimSun" w:hAnsi="3DS V2"/>
          <w:lang w:val="fr-FR"/>
        </w:rPr>
        <w:t>La correspondance de rayon et gauge est saisie à la main.</w:t>
      </w:r>
      <w:r w:rsidR="00C579DC" w:rsidRPr="00E44F86">
        <w:rPr>
          <w:rFonts w:ascii="3DS V2" w:eastAsia="SimSun" w:hAnsi="3DS V2"/>
          <w:lang w:val="fr-FR"/>
        </w:rPr>
        <w:t xml:space="preserve"> </w:t>
      </w:r>
      <w:r w:rsidRPr="00E44F86">
        <w:rPr>
          <w:rFonts w:ascii="3DS V2" w:eastAsia="SimSun" w:hAnsi="3DS V2"/>
          <w:lang w:val="fr-FR"/>
        </w:rPr>
        <w:t>Les</w:t>
      </w:r>
      <w:r w:rsidR="00C579DC" w:rsidRPr="00E44F86">
        <w:rPr>
          <w:rFonts w:ascii="3DS V2" w:eastAsia="SimSun" w:hAnsi="3DS V2"/>
          <w:lang w:val="fr-FR"/>
        </w:rPr>
        <w:t xml:space="preserve"> données détectées, sous la forme d’une liste de tuple [ID, gauge, x, y], vont être envoyé à l’exécutable C++</w:t>
      </w:r>
      <w:r w:rsidR="003525E9" w:rsidRPr="00E44F86">
        <w:rPr>
          <w:rFonts w:ascii="3DS V2" w:eastAsia="SimSun" w:hAnsi="3DS V2"/>
          <w:lang w:val="fr-FR"/>
        </w:rPr>
        <w:t xml:space="preserve"> grâce à la bibliothèque pybind11, </w:t>
      </w:r>
      <w:r w:rsidR="00C579DC" w:rsidRPr="00E44F86">
        <w:rPr>
          <w:rFonts w:ascii="3DS V2" w:eastAsia="SimSun" w:hAnsi="3DS V2"/>
          <w:lang w:val="fr-FR"/>
        </w:rPr>
        <w:t>pour le</w:t>
      </w:r>
      <w:r w:rsidR="003525E9" w:rsidRPr="00E44F86">
        <w:rPr>
          <w:rFonts w:ascii="3DS V2" w:eastAsia="SimSun" w:hAnsi="3DS V2"/>
          <w:lang w:val="fr-FR"/>
        </w:rPr>
        <w:t>s</w:t>
      </w:r>
      <w:r w:rsidR="00C579DC" w:rsidRPr="00E44F86">
        <w:rPr>
          <w:rFonts w:ascii="3DS V2" w:eastAsia="SimSun" w:hAnsi="3DS V2"/>
          <w:lang w:val="fr-FR"/>
        </w:rPr>
        <w:t xml:space="preserve"> calcul</w:t>
      </w:r>
      <w:r w:rsidR="003525E9" w:rsidRPr="00E44F86">
        <w:rPr>
          <w:rFonts w:ascii="3DS V2" w:eastAsia="SimSun" w:hAnsi="3DS V2"/>
          <w:lang w:val="fr-FR"/>
        </w:rPr>
        <w:t>s</w:t>
      </w:r>
      <w:r w:rsidR="00C579DC" w:rsidRPr="00E44F86">
        <w:rPr>
          <w:rFonts w:ascii="3DS V2" w:eastAsia="SimSun" w:hAnsi="3DS V2"/>
          <w:lang w:val="fr-FR"/>
        </w:rPr>
        <w:t xml:space="preserve">. </w:t>
      </w:r>
    </w:p>
    <w:p w14:paraId="43468ADD" w14:textId="2B575FF2" w:rsidR="00456626" w:rsidRPr="00E44F86" w:rsidRDefault="00456626" w:rsidP="00456626">
      <w:pPr>
        <w:pStyle w:val="NormalWeb"/>
        <w:rPr>
          <w:rFonts w:ascii="3DS V2" w:eastAsia="SimSun" w:hAnsi="3DS V2"/>
          <w:lang w:val="fr-FR"/>
        </w:rPr>
      </w:pPr>
      <w:r>
        <w:rPr>
          <w:rFonts w:ascii="3DS V2" w:eastAsia="SimSun" w:hAnsi="3DS V2"/>
          <w:lang w:val="fr-FR"/>
        </w:rPr>
        <w:t>Nous avons pensé à une solution basée sur de l’intelligence artificielle</w:t>
      </w:r>
      <w:r w:rsidRPr="00E44F86">
        <w:rPr>
          <w:rFonts w:ascii="3DS V2" w:eastAsia="SimSun" w:hAnsi="3DS V2"/>
          <w:lang w:val="fr-FR"/>
        </w:rPr>
        <w:t xml:space="preserve">, mais </w:t>
      </w:r>
      <w:r>
        <w:rPr>
          <w:rFonts w:ascii="3DS V2" w:eastAsia="SimSun" w:hAnsi="3DS V2"/>
          <w:lang w:val="fr-FR"/>
        </w:rPr>
        <w:t xml:space="preserve">elle a été </w:t>
      </w:r>
      <w:r w:rsidRPr="00E44F86">
        <w:rPr>
          <w:rFonts w:ascii="3DS V2" w:eastAsia="SimSun" w:hAnsi="3DS V2"/>
          <w:lang w:val="fr-FR"/>
        </w:rPr>
        <w:t xml:space="preserve">rapidement jugée </w:t>
      </w:r>
      <w:r>
        <w:rPr>
          <w:rFonts w:ascii="3DS V2" w:eastAsia="SimSun" w:hAnsi="3DS V2"/>
          <w:lang w:val="fr-FR"/>
        </w:rPr>
        <w:t>non</w:t>
      </w:r>
      <w:r w:rsidRPr="00E44F86">
        <w:rPr>
          <w:rFonts w:ascii="3DS V2" w:eastAsia="SimSun" w:hAnsi="3DS V2"/>
          <w:lang w:val="fr-FR"/>
        </w:rPr>
        <w:t xml:space="preserve"> faisable en raison de manque de données </w:t>
      </w:r>
      <w:r>
        <w:rPr>
          <w:rFonts w:ascii="3DS V2" w:eastAsia="SimSun" w:hAnsi="3DS V2"/>
          <w:lang w:val="fr-FR"/>
        </w:rPr>
        <w:t>d’apprentissage.</w:t>
      </w:r>
    </w:p>
    <w:p w14:paraId="148CF8D7" w14:textId="79882C56" w:rsidR="00C72EC1" w:rsidRDefault="00C72EC1" w:rsidP="00C72EC1">
      <w:pPr>
        <w:pStyle w:val="Heading3"/>
        <w:rPr>
          <w:rFonts w:ascii="3DS V2" w:hAnsi="3DS V2"/>
          <w:sz w:val="32"/>
          <w:szCs w:val="32"/>
        </w:rPr>
      </w:pPr>
      <w:bookmarkStart w:id="147" w:name="_Toc204887647"/>
      <w:r>
        <w:rPr>
          <w:rFonts w:ascii="3DS V2" w:hAnsi="3DS V2"/>
          <w:sz w:val="32"/>
          <w:szCs w:val="32"/>
        </w:rPr>
        <w:lastRenderedPageBreak/>
        <w:t>Conception de la structure de données</w:t>
      </w:r>
      <w:bookmarkEnd w:id="147"/>
    </w:p>
    <w:p w14:paraId="21CFE28A" w14:textId="05C02B86" w:rsidR="00291DC4" w:rsidRPr="00291DC4" w:rsidRDefault="00291DC4" w:rsidP="00291DC4">
      <w:pPr>
        <w:pStyle w:val="NormalWeb"/>
        <w:rPr>
          <w:rFonts w:ascii="3DS V2" w:hAnsi="3DS V2"/>
          <w:lang w:val="fr-FR"/>
        </w:rPr>
      </w:pPr>
      <w:r w:rsidRPr="00291DC4">
        <w:rPr>
          <w:rFonts w:ascii="3DS V2" w:hAnsi="3DS V2"/>
          <w:lang w:val="fr-FR"/>
        </w:rPr>
        <w:t xml:space="preserve">Pour faciliter une éventuelle intégration </w:t>
      </w:r>
      <w:r>
        <w:rPr>
          <w:rFonts w:ascii="3DS V2" w:eastAsia="SimSun" w:hAnsi="3DS V2"/>
          <w:lang w:val="fr-FR"/>
        </w:rPr>
        <w:t>future</w:t>
      </w:r>
      <w:r w:rsidRPr="00291DC4">
        <w:rPr>
          <w:rFonts w:ascii="3DS V2" w:hAnsi="3DS V2"/>
          <w:lang w:val="fr-FR"/>
        </w:rPr>
        <w:t xml:space="preserve"> dans </w:t>
      </w:r>
      <w:r>
        <w:rPr>
          <w:rFonts w:ascii="3DS V2" w:eastAsia="SimSun" w:hAnsi="3DS V2"/>
          <w:lang w:val="fr-FR"/>
        </w:rPr>
        <w:t>les commandes existantes</w:t>
      </w:r>
      <w:r w:rsidRPr="00291DC4">
        <w:rPr>
          <w:rFonts w:ascii="3DS V2" w:hAnsi="3DS V2"/>
          <w:lang w:val="fr-FR"/>
        </w:rPr>
        <w:t xml:space="preserve">, </w:t>
      </w:r>
      <w:r w:rsidR="00B62C48">
        <w:rPr>
          <w:rFonts w:ascii="3DS V2" w:eastAsia="SimSun" w:hAnsi="3DS V2"/>
          <w:lang w:val="fr-FR"/>
        </w:rPr>
        <w:t>ce prototype</w:t>
      </w:r>
      <w:r w:rsidRPr="00291DC4">
        <w:rPr>
          <w:rFonts w:ascii="3DS V2" w:hAnsi="3DS V2"/>
          <w:lang w:val="fr-FR"/>
        </w:rPr>
        <w:t xml:space="preserve"> a été conçue pour reproduire la logique des objets utilisés dans CATIA. </w:t>
      </w:r>
    </w:p>
    <w:p w14:paraId="3F327D08" w14:textId="72E7B05C" w:rsidR="00291DC4" w:rsidRPr="00291DC4" w:rsidRDefault="00291DC4" w:rsidP="00291DC4">
      <w:pPr>
        <w:pStyle w:val="NormalWeb"/>
        <w:rPr>
          <w:rFonts w:ascii="3DS V2" w:hAnsi="3DS V2"/>
          <w:lang w:val="fr-FR"/>
        </w:rPr>
      </w:pPr>
      <w:del w:id="148" w:author="GOUTAUDIER Sébastien" w:date="2025-08-01T10:54:00Z">
        <w:r w:rsidRPr="00291DC4" w:rsidDel="001655D0">
          <w:rPr>
            <w:rFonts w:ascii="3DS V2" w:hAnsi="3DS V2"/>
            <w:lang w:val="fr-FR"/>
          </w:rPr>
          <w:delText>Plutôt que de reproduire cette complexité en totalité, une</w:delText>
        </w:r>
      </w:del>
      <w:ins w:id="149" w:author="GOUTAUDIER Sébastien" w:date="2025-08-01T10:54:00Z">
        <w:r w:rsidR="001655D0">
          <w:rPr>
            <w:rFonts w:ascii="3DS V2" w:hAnsi="3DS V2"/>
            <w:lang w:val="fr-FR"/>
          </w:rPr>
          <w:t>Une</w:t>
        </w:r>
      </w:ins>
      <w:r w:rsidRPr="00291DC4">
        <w:rPr>
          <w:rFonts w:ascii="3DS V2" w:hAnsi="3DS V2"/>
          <w:lang w:val="fr-FR"/>
        </w:rPr>
        <w:t xml:space="preserve"> approche simplifiée a </w:t>
      </w:r>
      <w:ins w:id="150" w:author="GOUTAUDIER Sébastien" w:date="2025-08-01T10:54:00Z">
        <w:r w:rsidR="001655D0">
          <w:rPr>
            <w:rFonts w:ascii="3DS V2" w:hAnsi="3DS V2"/>
            <w:lang w:val="fr-FR"/>
          </w:rPr>
          <w:t xml:space="preserve">donc </w:t>
        </w:r>
      </w:ins>
      <w:r w:rsidRPr="00291DC4">
        <w:rPr>
          <w:rFonts w:ascii="3DS V2" w:hAnsi="3DS V2"/>
          <w:lang w:val="fr-FR"/>
        </w:rPr>
        <w:t>été adoptée afin d’imiter les comportements essentiels. Deux types d’objets de base sont définis : le fil (</w:t>
      </w:r>
      <w:r w:rsidR="00011736" w:rsidRPr="00291DC4">
        <w:rPr>
          <w:rFonts w:ascii="3DS V2" w:hAnsi="3DS V2"/>
          <w:lang w:val="fr-FR"/>
        </w:rPr>
        <w:t>Wire</w:t>
      </w:r>
      <w:r w:rsidRPr="00291DC4">
        <w:rPr>
          <w:rFonts w:ascii="3DS V2" w:hAnsi="3DS V2"/>
          <w:lang w:val="fr-FR"/>
        </w:rPr>
        <w:t>) et la cavité (</w:t>
      </w:r>
      <w:r w:rsidR="00011736" w:rsidRPr="004D4217">
        <w:rPr>
          <w:rFonts w:ascii="3DS V2" w:hAnsi="3DS V2"/>
          <w:lang w:val="fr-FR"/>
        </w:rPr>
        <w:t>C</w:t>
      </w:r>
      <w:r w:rsidRPr="00291DC4">
        <w:rPr>
          <w:rFonts w:ascii="3DS V2" w:hAnsi="3DS V2"/>
          <w:lang w:val="fr-FR"/>
        </w:rPr>
        <w:t>avity), chacun identifié par un ID unique et une taille normalisée (en AWG).</w:t>
      </w:r>
      <w:r w:rsidR="00011736" w:rsidRPr="00011736">
        <w:rPr>
          <w:rFonts w:ascii="3DS V2" w:hAnsi="3DS V2"/>
          <w:lang w:val="fr-FR"/>
        </w:rPr>
        <w:t xml:space="preserve"> </w:t>
      </w:r>
      <w:r w:rsidR="00011736" w:rsidRPr="00011736">
        <w:rPr>
          <w:noProof/>
          <w:lang w:val="fr-FR"/>
        </w:rPr>
        <w:t xml:space="preserve"> </w:t>
      </w:r>
    </w:p>
    <w:p w14:paraId="0EF37EE4" w14:textId="5518A0CA" w:rsidR="00291DC4" w:rsidRPr="00291DC4" w:rsidRDefault="00291DC4" w:rsidP="00291DC4">
      <w:pPr>
        <w:pStyle w:val="NormalWeb"/>
        <w:rPr>
          <w:rFonts w:ascii="3DS V2" w:hAnsi="3DS V2"/>
          <w:lang w:val="fr-FR"/>
        </w:rPr>
      </w:pPr>
      <w:r w:rsidRPr="00291DC4">
        <w:rPr>
          <w:rFonts w:ascii="3DS V2" w:hAnsi="3DS V2"/>
          <w:lang w:val="fr-FR"/>
        </w:rPr>
        <w:t>Pour garantir que chaque objet soit bien unique et éviter les erreurs liées à des duplications non contrôlées, la copie de ces objets a été rendue impossible. Ils ne sont manipulables que via des pointeurs intelligents (</w:t>
      </w:r>
      <w:r w:rsidR="00A3137E">
        <w:rPr>
          <w:rFonts w:ascii="3DS V2" w:hAnsi="3DS V2"/>
          <w:lang w:val="fr-FR"/>
        </w:rPr>
        <w:t xml:space="preserve"> </w:t>
      </w:r>
      <w:r w:rsidR="00A3137E" w:rsidRPr="00A3137E">
        <w:rPr>
          <w:rFonts w:ascii="Cascadia Code" w:hAnsi="Cascadia Code" w:cs="Cascadia Code"/>
          <w:noProof/>
          <w:color w:val="00B050"/>
          <w:sz w:val="20"/>
          <w:szCs w:val="20"/>
          <w:lang w:val="fr-FR"/>
        </w:rPr>
        <w:t>std</w:t>
      </w:r>
      <w:r w:rsidR="00A3137E" w:rsidRPr="00A3137E">
        <w:rPr>
          <w:rFonts w:ascii="Cascadia Code" w:hAnsi="Cascadia Code" w:cs="Cascadia Code"/>
          <w:noProof/>
          <w:color w:val="4472C4"/>
          <w:sz w:val="20"/>
          <w:szCs w:val="20"/>
          <w:lang w:val="fr-FR"/>
        </w:rPr>
        <w:t>::</w:t>
      </w:r>
      <w:r w:rsidR="00A3137E" w:rsidRPr="00A3137E">
        <w:rPr>
          <w:rFonts w:ascii="Cascadia Code" w:hAnsi="Cascadia Code" w:cs="Cascadia Code"/>
          <w:noProof/>
          <w:color w:val="00B050"/>
          <w:sz w:val="20"/>
          <w:szCs w:val="20"/>
          <w:lang w:val="fr-FR"/>
        </w:rPr>
        <w:t>shared_ptr</w:t>
      </w:r>
      <w:r w:rsidR="00A3137E">
        <w:rPr>
          <w:rFonts w:ascii="3DS V2" w:hAnsi="3DS V2"/>
          <w:lang w:val="fr-FR"/>
        </w:rPr>
        <w:t xml:space="preserve"> ) </w:t>
      </w:r>
      <w:r w:rsidRPr="00291DC4">
        <w:rPr>
          <w:rFonts w:ascii="3DS V2" w:hAnsi="3DS V2"/>
          <w:lang w:val="fr-FR"/>
        </w:rPr>
        <w:t>, ce qui permet un meilleur contrôle de leur durée de vie et de leur unicité.</w:t>
      </w:r>
    </w:p>
    <w:p w14:paraId="2E57A248" w14:textId="43472B27" w:rsidR="00291DC4" w:rsidRPr="00291DC4" w:rsidRDefault="00C13B6A" w:rsidP="00291DC4">
      <w:pPr>
        <w:pStyle w:val="NormalWeb"/>
        <w:rPr>
          <w:rFonts w:ascii="3DS V2" w:hAnsi="3DS V2"/>
          <w:lang w:val="fr-FR"/>
        </w:rPr>
      </w:pPr>
      <w:r w:rsidRPr="00011736">
        <w:rPr>
          <w:rFonts w:ascii="3DS V2" w:hAnsi="3DS V2"/>
          <w:noProof/>
          <w:lang w:val="fr-FR"/>
        </w:rPr>
        <w:drawing>
          <wp:anchor distT="0" distB="0" distL="114300" distR="114300" simplePos="0" relativeHeight="251798016" behindDoc="0" locked="0" layoutInCell="1" allowOverlap="1" wp14:anchorId="6C4C5A24" wp14:editId="13E3E8CB">
            <wp:simplePos x="0" y="0"/>
            <wp:positionH relativeFrom="column">
              <wp:posOffset>767715</wp:posOffset>
            </wp:positionH>
            <wp:positionV relativeFrom="paragraph">
              <wp:posOffset>594995</wp:posOffset>
            </wp:positionV>
            <wp:extent cx="3465195" cy="950595"/>
            <wp:effectExtent l="0" t="0" r="1905" b="1905"/>
            <wp:wrapSquare wrapText="bothSides"/>
            <wp:docPr id="183533957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9572" name="Image 1" descr="Une image contenant texte, capture d’écran, Police, ligne&#10;&#10;Le contenu généré par l’IA peut être incorrect."/>
                    <pic:cNvPicPr/>
                  </pic:nvPicPr>
                  <pic:blipFill>
                    <a:blip r:embed="rId43"/>
                    <a:stretch>
                      <a:fillRect/>
                    </a:stretch>
                  </pic:blipFill>
                  <pic:spPr>
                    <a:xfrm>
                      <a:off x="0" y="0"/>
                      <a:ext cx="3465195" cy="950595"/>
                    </a:xfrm>
                    <a:prstGeom prst="rect">
                      <a:avLst/>
                    </a:prstGeom>
                  </pic:spPr>
                </pic:pic>
              </a:graphicData>
            </a:graphic>
            <wp14:sizeRelH relativeFrom="margin">
              <wp14:pctWidth>0</wp14:pctWidth>
            </wp14:sizeRelH>
            <wp14:sizeRelV relativeFrom="margin">
              <wp14:pctHeight>0</wp14:pctHeight>
            </wp14:sizeRelV>
          </wp:anchor>
        </w:drawing>
      </w:r>
      <w:r w:rsidR="004705B0">
        <w:rPr>
          <w:rFonts w:ascii="3DS V2" w:hAnsi="3DS V2"/>
          <w:lang w:val="fr-FR"/>
        </w:rPr>
        <w:t>U</w:t>
      </w:r>
      <w:r w:rsidR="00291DC4" w:rsidRPr="00291DC4">
        <w:rPr>
          <w:rFonts w:ascii="3DS V2" w:hAnsi="3DS V2"/>
          <w:lang w:val="fr-FR"/>
        </w:rPr>
        <w:t xml:space="preserve">ne interface commune </w:t>
      </w:r>
      <w:r w:rsidR="00AD6108">
        <w:rPr>
          <w:rFonts w:ascii="3DS V2" w:hAnsi="3DS V2"/>
          <w:lang w:val="fr-FR"/>
        </w:rPr>
        <w:t>pour ces deux classe</w:t>
      </w:r>
      <w:r w:rsidR="007E138B">
        <w:rPr>
          <w:rFonts w:ascii="3DS V2" w:hAnsi="3DS V2"/>
          <w:lang w:val="fr-FR"/>
        </w:rPr>
        <w:t xml:space="preserve"> </w:t>
      </w:r>
      <w:r w:rsidR="00291DC4" w:rsidRPr="00291DC4">
        <w:rPr>
          <w:rFonts w:ascii="3DS V2" w:hAnsi="3DS V2"/>
          <w:lang w:val="fr-FR"/>
        </w:rPr>
        <w:t>(</w:t>
      </w:r>
      <w:r w:rsidR="00061140">
        <w:rPr>
          <w:rFonts w:ascii="3DS V2" w:hAnsi="3DS V2"/>
          <w:lang w:val="fr-FR"/>
        </w:rPr>
        <w:t xml:space="preserve"> </w:t>
      </w:r>
      <w:r w:rsidR="00061140" w:rsidRPr="00AD6108">
        <w:rPr>
          <w:rFonts w:ascii="Cascadia Code" w:hAnsi="Cascadia Code" w:cs="Cascadia Code"/>
          <w:noProof/>
          <w:color w:val="1043FF" w:themeColor="text2" w:themeTint="99"/>
          <w:sz w:val="20"/>
          <w:szCs w:val="20"/>
          <w:lang w:val="fr-FR"/>
        </w:rPr>
        <w:t>electronic_component_base</w:t>
      </w:r>
      <w:r w:rsidR="00061140">
        <w:rPr>
          <w:rFonts w:ascii="3DS V2" w:hAnsi="3DS V2"/>
          <w:lang w:val="fr-FR"/>
        </w:rPr>
        <w:t xml:space="preserve"> </w:t>
      </w:r>
      <w:r w:rsidR="00291DC4" w:rsidRPr="00291DC4">
        <w:rPr>
          <w:rFonts w:ascii="3DS V2" w:hAnsi="3DS V2"/>
          <w:lang w:val="fr-FR"/>
        </w:rPr>
        <w:t>) permettant de vérifier leur disponibilité, leur compatibilité, et d’assurer une allocation cohérente entre les composants</w:t>
      </w:r>
      <w:ins w:id="151" w:author="GOUTAUDIER Sébastien" w:date="2025-08-01T10:55:00Z">
        <w:r w:rsidR="00B81587">
          <w:rPr>
            <w:rFonts w:ascii="3DS V2" w:hAnsi="3DS V2"/>
            <w:lang w:val="fr-FR"/>
          </w:rPr>
          <w:t xml:space="preserve"> a été créée</w:t>
        </w:r>
      </w:ins>
      <w:del w:id="152" w:author="GOUTAUDIER Sébastien" w:date="2025-08-01T10:55:00Z">
        <w:r w:rsidR="00291DC4" w:rsidRPr="00291DC4" w:rsidDel="00B81587">
          <w:rPr>
            <w:rFonts w:ascii="3DS V2" w:hAnsi="3DS V2"/>
            <w:lang w:val="fr-FR"/>
          </w:rPr>
          <w:delText>.</w:delText>
        </w:r>
      </w:del>
    </w:p>
    <w:p w14:paraId="7C3B53F2" w14:textId="053DD8F4" w:rsidR="00C13B6A" w:rsidRDefault="00C13B6A" w:rsidP="00C13B6A">
      <w:pPr>
        <w:pStyle w:val="NormalWeb"/>
        <w:rPr>
          <w:rFonts w:ascii="3DS V2" w:hAnsi="3DS V2"/>
          <w:lang w:val="fr-FR"/>
        </w:rPr>
      </w:pPr>
    </w:p>
    <w:p w14:paraId="5049A9FA" w14:textId="77777777" w:rsidR="00C13B6A" w:rsidRDefault="00C13B6A" w:rsidP="00C13B6A">
      <w:pPr>
        <w:pStyle w:val="NormalWeb"/>
        <w:rPr>
          <w:rFonts w:ascii="3DS V2" w:hAnsi="3DS V2"/>
          <w:lang w:val="fr-FR"/>
        </w:rPr>
      </w:pPr>
    </w:p>
    <w:p w14:paraId="754FB86D" w14:textId="333550D8" w:rsidR="00C13B6A" w:rsidRDefault="00C13B6A" w:rsidP="00C13B6A">
      <w:pPr>
        <w:pStyle w:val="NormalWeb"/>
        <w:rPr>
          <w:rFonts w:ascii="3DS V2" w:hAnsi="3DS V2"/>
          <w:lang w:val="fr-FR"/>
        </w:rPr>
      </w:pPr>
      <w:r>
        <w:rPr>
          <w:noProof/>
        </w:rPr>
        <mc:AlternateContent>
          <mc:Choice Requires="wps">
            <w:drawing>
              <wp:anchor distT="0" distB="0" distL="114300" distR="114300" simplePos="0" relativeHeight="251801088" behindDoc="0" locked="0" layoutInCell="1" allowOverlap="1" wp14:anchorId="5A0D8F60" wp14:editId="3DD3964B">
                <wp:simplePos x="0" y="0"/>
                <wp:positionH relativeFrom="column">
                  <wp:posOffset>1241866</wp:posOffset>
                </wp:positionH>
                <wp:positionV relativeFrom="paragraph">
                  <wp:posOffset>203421</wp:posOffset>
                </wp:positionV>
                <wp:extent cx="3112770" cy="635"/>
                <wp:effectExtent l="0" t="0" r="0" b="8255"/>
                <wp:wrapSquare wrapText="bothSides"/>
                <wp:docPr id="1340491075" name="Zone de texte 1"/>
                <wp:cNvGraphicFramePr/>
                <a:graphic xmlns:a="http://schemas.openxmlformats.org/drawingml/2006/main">
                  <a:graphicData uri="http://schemas.microsoft.com/office/word/2010/wordprocessingShape">
                    <wps:wsp>
                      <wps:cNvSpPr txBox="1"/>
                      <wps:spPr>
                        <a:xfrm>
                          <a:off x="0" y="0"/>
                          <a:ext cx="3112770" cy="635"/>
                        </a:xfrm>
                        <a:prstGeom prst="rect">
                          <a:avLst/>
                        </a:prstGeom>
                        <a:solidFill>
                          <a:prstClr val="white"/>
                        </a:solidFill>
                        <a:ln>
                          <a:noFill/>
                        </a:ln>
                      </wps:spPr>
                      <wps:txbx>
                        <w:txbxContent>
                          <w:p w14:paraId="1505E594" w14:textId="5271005D" w:rsidR="004D4217" w:rsidRPr="00E02429" w:rsidRDefault="004D4217" w:rsidP="004D4217">
                            <w:pPr>
                              <w:pStyle w:val="Caption"/>
                              <w:jc w:val="center"/>
                              <w:rPr>
                                <w:rFonts w:ascii="3DS V2" w:eastAsia="Times New Roman" w:hAnsi="3DS V2" w:cs="Times New Roman"/>
                                <w:sz w:val="24"/>
                              </w:rPr>
                            </w:pPr>
                            <w:r>
                              <w:t xml:space="preserve">Figure </w:t>
                            </w:r>
                            <w:fldSimple w:instr=" SEQ Figure \* ARABIC ">
                              <w:r>
                                <w:rPr>
                                  <w:noProof/>
                                </w:rPr>
                                <w:t>23</w:t>
                              </w:r>
                            </w:fldSimple>
                            <w:r>
                              <w:t xml:space="preserve"> : Relation des classe</w:t>
                            </w:r>
                            <w:r w:rsidR="00C6439A">
                              <w:t>s</w:t>
                            </w:r>
                            <w:r>
                              <w:t xml:space="preserve"> et l'interface</w:t>
                            </w:r>
                            <w:r w:rsidR="00C6439A">
                              <w:t xml:space="preserve"> de</w:t>
                            </w:r>
                            <w:r>
                              <w:t xml:space="preserve"> composant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D8F60" id="Zone de texte 1" o:spid="_x0000_s1037" type="#_x0000_t202" style="position:absolute;margin-left:97.8pt;margin-top:16pt;width:245.1pt;height:.05pt;z-index:251801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" stroked="f">
                <v:textbox style="mso-fit-shape-to-text:t" inset="0,0,0,0">
                  <w:txbxContent>
                    <w:p w14:paraId="1505E594" w14:textId="5271005D" w:rsidR="004D4217" w:rsidRPr="00E02429" w:rsidRDefault="004D4217" w:rsidP="004D4217">
                      <w:pPr>
                        <w:pStyle w:val="Caption"/>
                        <w:jc w:val="center"/>
                        <w:rPr>
                          <w:rFonts w:ascii="3DS V2" w:eastAsia="Times New Roman" w:hAnsi="3DS V2" w:cs="Times New Roman"/>
                          <w:sz w:val="24"/>
                        </w:rPr>
                      </w:pPr>
                      <w:r>
                        <w:t xml:space="preserve">Figure </w:t>
                      </w:r>
                      <w:fldSimple w:instr=" SEQ Figure \* ARABIC ">
                        <w:r>
                          <w:rPr>
                            <w:noProof/>
                          </w:rPr>
                          <w:t>23</w:t>
                        </w:r>
                      </w:fldSimple>
                      <w:r>
                        <w:t xml:space="preserve"> : Relation des classe</w:t>
                      </w:r>
                      <w:r w:rsidR="00C6439A">
                        <w:t>s</w:t>
                      </w:r>
                      <w:r>
                        <w:t xml:space="preserve"> et l'interface</w:t>
                      </w:r>
                      <w:r w:rsidR="00C6439A">
                        <w:t xml:space="preserve"> de</w:t>
                      </w:r>
                      <w:r>
                        <w:t xml:space="preserve"> composant</w:t>
                      </w:r>
                    </w:p>
                  </w:txbxContent>
                </v:textbox>
                <w10:wrap type="square"/>
              </v:shape>
            </w:pict>
          </mc:Fallback>
        </mc:AlternateContent>
      </w:r>
    </w:p>
    <w:p w14:paraId="29D733C9" w14:textId="77777777" w:rsidR="00C13B6A" w:rsidRDefault="00C13B6A" w:rsidP="00C13B6A">
      <w:pPr>
        <w:pStyle w:val="NormalWeb"/>
        <w:rPr>
          <w:rFonts w:ascii="3DS V2" w:hAnsi="3DS V2"/>
          <w:lang w:val="fr-FR"/>
        </w:rPr>
      </w:pPr>
    </w:p>
    <w:p w14:paraId="385735D7" w14:textId="0A38DCA3" w:rsidR="00C13B6A" w:rsidRPr="00C13B6A" w:rsidRDefault="00C13B6A" w:rsidP="00C13B6A">
      <w:pPr>
        <w:pStyle w:val="NormalWeb"/>
        <w:rPr>
          <w:rFonts w:ascii="3DS V2" w:hAnsi="3DS V2"/>
          <w:lang w:val="fr-FR"/>
        </w:rPr>
      </w:pPr>
      <w:r>
        <w:rPr>
          <w:noProof/>
        </w:rPr>
        <mc:AlternateContent>
          <mc:Choice Requires="wps">
            <w:drawing>
              <wp:anchor distT="0" distB="0" distL="114300" distR="114300" simplePos="0" relativeHeight="251803136" behindDoc="0" locked="0" layoutInCell="1" allowOverlap="1" wp14:anchorId="39436728" wp14:editId="38785D0E">
                <wp:simplePos x="0" y="0"/>
                <wp:positionH relativeFrom="column">
                  <wp:posOffset>1118870</wp:posOffset>
                </wp:positionH>
                <wp:positionV relativeFrom="paragraph">
                  <wp:posOffset>3400425</wp:posOffset>
                </wp:positionV>
                <wp:extent cx="3171825" cy="635"/>
                <wp:effectExtent l="0" t="0" r="9525" b="8255"/>
                <wp:wrapSquare wrapText="bothSides"/>
                <wp:docPr id="347167953" name="Zone de texte 1"/>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73DADD7C" w14:textId="6CD56AD9" w:rsidR="004D4217" w:rsidRPr="00046ACE" w:rsidRDefault="004D4217" w:rsidP="004D4217">
                            <w:pPr>
                              <w:pStyle w:val="Caption"/>
                              <w:jc w:val="center"/>
                              <w:rPr>
                                <w:rFonts w:ascii="Times New Roman" w:eastAsia="Times New Roman" w:hAnsi="Times New Roman" w:cs="Times New Roman"/>
                                <w:noProof/>
                                <w:sz w:val="24"/>
                              </w:rPr>
                            </w:pPr>
                            <w:r>
                              <w:t xml:space="preserve">Figure </w:t>
                            </w:r>
                            <w:fldSimple w:instr=" SEQ Figure \* ARABIC ">
                              <w:r>
                                <w:rPr>
                                  <w:noProof/>
                                </w:rPr>
                                <w:t>24</w:t>
                              </w:r>
                            </w:fldSimple>
                            <w:r>
                              <w:t xml:space="preserve"> : Relation des classe</w:t>
                            </w:r>
                            <w:r w:rsidR="00C6439A">
                              <w:t>s</w:t>
                            </w:r>
                            <w:r>
                              <w:t xml:space="preserve"> et l'interface </w:t>
                            </w:r>
                            <w:r w:rsidR="00C6439A">
                              <w:t xml:space="preserve">de </w:t>
                            </w:r>
                            <w:r>
                              <w:t>conteneur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36728" id="_x0000_s1038" type="#_x0000_t202" style="position:absolute;margin-left:88.1pt;margin-top:267.75pt;width:249.75pt;height:.05pt;z-index:25180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" stroked="f">
                <v:textbox style="mso-fit-shape-to-text:t" inset="0,0,0,0">
                  <w:txbxContent>
                    <w:p w14:paraId="73DADD7C" w14:textId="6CD56AD9" w:rsidR="004D4217" w:rsidRPr="00046ACE" w:rsidRDefault="004D4217" w:rsidP="004D4217">
                      <w:pPr>
                        <w:pStyle w:val="Caption"/>
                        <w:jc w:val="center"/>
                        <w:rPr>
                          <w:rFonts w:ascii="Times New Roman" w:eastAsia="Times New Roman" w:hAnsi="Times New Roman" w:cs="Times New Roman"/>
                          <w:noProof/>
                          <w:sz w:val="24"/>
                        </w:rPr>
                      </w:pPr>
                      <w:r>
                        <w:t xml:space="preserve">Figure </w:t>
                      </w:r>
                      <w:fldSimple w:instr=" SEQ Figure \* ARABIC ">
                        <w:r>
                          <w:rPr>
                            <w:noProof/>
                          </w:rPr>
                          <w:t>24</w:t>
                        </w:r>
                      </w:fldSimple>
                      <w:r>
                        <w:t xml:space="preserve"> : Relation des classe</w:t>
                      </w:r>
                      <w:r w:rsidR="00C6439A">
                        <w:t>s</w:t>
                      </w:r>
                      <w:r>
                        <w:t xml:space="preserve"> et l'interface </w:t>
                      </w:r>
                      <w:r w:rsidR="00C6439A">
                        <w:t xml:space="preserve">de </w:t>
                      </w:r>
                      <w:r>
                        <w:t>conteneur</w:t>
                      </w:r>
                    </w:p>
                  </w:txbxContent>
                </v:textbox>
                <w10:wrap type="square"/>
              </v:shape>
            </w:pict>
          </mc:Fallback>
        </mc:AlternateContent>
      </w:r>
      <w:r w:rsidRPr="004D4217">
        <w:rPr>
          <w:noProof/>
          <w:lang w:val="fr-FR"/>
        </w:rPr>
        <w:drawing>
          <wp:anchor distT="0" distB="0" distL="114300" distR="114300" simplePos="0" relativeHeight="251799040" behindDoc="0" locked="0" layoutInCell="1" allowOverlap="1" wp14:anchorId="4E5DF3AB" wp14:editId="5848418F">
            <wp:simplePos x="0" y="0"/>
            <wp:positionH relativeFrom="column">
              <wp:posOffset>1030834</wp:posOffset>
            </wp:positionH>
            <wp:positionV relativeFrom="paragraph">
              <wp:posOffset>1220546</wp:posOffset>
            </wp:positionV>
            <wp:extent cx="3550285" cy="1823085"/>
            <wp:effectExtent l="0" t="0" r="0" b="5715"/>
            <wp:wrapSquare wrapText="bothSides"/>
            <wp:docPr id="48358928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9282" name="Image 1" descr="Une image contenant texte, capture d’écran, Police, ligne&#10;&#10;Le contenu généré par l’IA peut être incorrect."/>
                    <pic:cNvPicPr/>
                  </pic:nvPicPr>
                  <pic:blipFill>
                    <a:blip r:embed="rId44"/>
                    <a:stretch>
                      <a:fillRect/>
                    </a:stretch>
                  </pic:blipFill>
                  <pic:spPr>
                    <a:xfrm>
                      <a:off x="0" y="0"/>
                      <a:ext cx="3550285" cy="1823085"/>
                    </a:xfrm>
                    <a:prstGeom prst="rect">
                      <a:avLst/>
                    </a:prstGeom>
                  </pic:spPr>
                </pic:pic>
              </a:graphicData>
            </a:graphic>
            <wp14:sizeRelH relativeFrom="margin">
              <wp14:pctWidth>0</wp14:pctWidth>
            </wp14:sizeRelH>
            <wp14:sizeRelV relativeFrom="margin">
              <wp14:pctHeight>0</wp14:pctHeight>
            </wp14:sizeRelV>
          </wp:anchor>
        </w:drawing>
      </w:r>
      <w:r w:rsidR="00291DC4" w:rsidRPr="00291DC4">
        <w:rPr>
          <w:rFonts w:ascii="3DS V2" w:hAnsi="3DS V2"/>
          <w:lang w:val="fr-FR"/>
        </w:rPr>
        <w:t>L</w:t>
      </w:r>
      <w:r w:rsidR="00E67C7A">
        <w:rPr>
          <w:rFonts w:ascii="3DS V2" w:hAnsi="3DS V2"/>
          <w:lang w:val="fr-FR"/>
        </w:rPr>
        <w:t>a classe</w:t>
      </w:r>
      <w:r w:rsidR="00291DC4" w:rsidRPr="00291DC4">
        <w:rPr>
          <w:rFonts w:ascii="3DS V2" w:hAnsi="3DS V2"/>
          <w:lang w:val="fr-FR"/>
        </w:rPr>
        <w:t xml:space="preserve"> </w:t>
      </w:r>
      <w:r w:rsidR="006C5719">
        <w:rPr>
          <w:rFonts w:ascii="3DS V2" w:hAnsi="3DS V2"/>
          <w:lang w:val="fr-FR"/>
        </w:rPr>
        <w:t xml:space="preserve">de </w:t>
      </w:r>
      <w:r w:rsidR="00291DC4" w:rsidRPr="00291DC4">
        <w:rPr>
          <w:rFonts w:ascii="3DS V2" w:hAnsi="3DS V2"/>
          <w:lang w:val="fr-FR"/>
        </w:rPr>
        <w:t xml:space="preserve">câble et </w:t>
      </w:r>
      <w:r w:rsidR="00501377">
        <w:rPr>
          <w:rFonts w:ascii="3DS V2" w:hAnsi="3DS V2"/>
          <w:lang w:val="fr-FR"/>
        </w:rPr>
        <w:t xml:space="preserve">de </w:t>
      </w:r>
      <w:r w:rsidR="00291DC4" w:rsidRPr="00291DC4">
        <w:rPr>
          <w:rFonts w:ascii="3DS V2" w:hAnsi="3DS V2"/>
          <w:lang w:val="fr-FR"/>
        </w:rPr>
        <w:t>connecteur</w:t>
      </w:r>
      <w:r w:rsidR="00D53F0E">
        <w:rPr>
          <w:rFonts w:ascii="3DS V2" w:hAnsi="3DS V2"/>
          <w:lang w:val="fr-FR"/>
        </w:rPr>
        <w:t xml:space="preserve"> </w:t>
      </w:r>
      <w:r w:rsidR="00291DC4" w:rsidRPr="00291DC4">
        <w:rPr>
          <w:rFonts w:ascii="3DS V2" w:hAnsi="3DS V2"/>
          <w:lang w:val="fr-FR"/>
        </w:rPr>
        <w:t>implémentent une interface de type conteneur (</w:t>
      </w:r>
      <w:r w:rsidR="00D53F0E">
        <w:rPr>
          <w:rFonts w:ascii="3DS V2" w:hAnsi="3DS V2"/>
          <w:lang w:val="fr-FR"/>
        </w:rPr>
        <w:t xml:space="preserve"> </w:t>
      </w:r>
      <w:r w:rsidR="00D53F0E" w:rsidRPr="0040636C">
        <w:rPr>
          <w:rFonts w:ascii="Cascadia Code" w:hAnsi="Cascadia Code" w:cs="Cascadia Code"/>
          <w:noProof/>
          <w:color w:val="1043FF" w:themeColor="text2" w:themeTint="99"/>
          <w:sz w:val="20"/>
          <w:szCs w:val="20"/>
          <w:lang w:val="fr-FR"/>
        </w:rPr>
        <w:t>electronic_container_base</w:t>
      </w:r>
      <w:r w:rsidR="00D53F0E">
        <w:rPr>
          <w:rFonts w:ascii="3DS V2" w:hAnsi="3DS V2"/>
          <w:lang w:val="fr-FR"/>
        </w:rPr>
        <w:t xml:space="preserve"> </w:t>
      </w:r>
      <w:r w:rsidR="00291DC4" w:rsidRPr="00291DC4">
        <w:rPr>
          <w:rFonts w:ascii="3DS V2" w:hAnsi="3DS V2"/>
          <w:lang w:val="fr-FR"/>
        </w:rPr>
        <w:t>)</w:t>
      </w:r>
      <w:r w:rsidR="00D53F0E">
        <w:rPr>
          <w:rFonts w:ascii="3DS V2" w:hAnsi="3DS V2"/>
          <w:lang w:val="fr-FR"/>
        </w:rPr>
        <w:t xml:space="preserve"> </w:t>
      </w:r>
      <w:r w:rsidR="00291DC4" w:rsidRPr="00291DC4">
        <w:rPr>
          <w:rFonts w:ascii="3DS V2" w:hAnsi="3DS V2"/>
          <w:lang w:val="fr-FR"/>
        </w:rPr>
        <w:t xml:space="preserve"> capable de gérer </w:t>
      </w:r>
      <w:r w:rsidR="00E51F34">
        <w:rPr>
          <w:rFonts w:ascii="3DS V2" w:hAnsi="3DS V2"/>
          <w:lang w:val="fr-FR"/>
        </w:rPr>
        <w:t>une</w:t>
      </w:r>
      <w:r w:rsidR="00291DC4" w:rsidRPr="00291DC4">
        <w:rPr>
          <w:rFonts w:ascii="3DS V2" w:hAnsi="3DS V2"/>
          <w:lang w:val="fr-FR"/>
        </w:rPr>
        <w:t xml:space="preserve"> liste</w:t>
      </w:r>
      <w:del w:id="153" w:author="GOUTAUDIER Sébastien" w:date="2025-08-01T10:55:00Z">
        <w:r w:rsidR="00291DC4" w:rsidRPr="00291DC4" w:rsidDel="00DD316B">
          <w:rPr>
            <w:rFonts w:ascii="3DS V2" w:hAnsi="3DS V2"/>
            <w:lang w:val="fr-FR"/>
          </w:rPr>
          <w:delText>s</w:delText>
        </w:r>
      </w:del>
      <w:r w:rsidR="00291DC4" w:rsidRPr="00291DC4">
        <w:rPr>
          <w:rFonts w:ascii="3DS V2" w:hAnsi="3DS V2"/>
          <w:lang w:val="fr-FR"/>
        </w:rPr>
        <w:t xml:space="preserve"> interne</w:t>
      </w:r>
      <w:del w:id="154" w:author="GOUTAUDIER Sébastien" w:date="2025-08-01T10:55:00Z">
        <w:r w:rsidR="00291DC4" w:rsidRPr="00291DC4" w:rsidDel="00DD316B">
          <w:rPr>
            <w:rFonts w:ascii="3DS V2" w:hAnsi="3DS V2"/>
            <w:lang w:val="fr-FR"/>
          </w:rPr>
          <w:delText>s</w:delText>
        </w:r>
      </w:del>
      <w:r w:rsidR="00291DC4" w:rsidRPr="00291DC4">
        <w:rPr>
          <w:rFonts w:ascii="3DS V2" w:hAnsi="3DS V2"/>
          <w:lang w:val="fr-FR"/>
        </w:rPr>
        <w:t xml:space="preserve"> de composants. Le connecteur calcule à son initialisation une liste d’adjacence globale permettant de savoir quelles cavités sont voisines. Le câble, de son côté, conserve une référence vers le connecteur auquel il est censé se brancher.</w:t>
      </w:r>
      <w:r w:rsidR="00011736" w:rsidRPr="00011736">
        <w:rPr>
          <w:noProof/>
          <w:lang w:val="fr-FR"/>
        </w:rPr>
        <w:t xml:space="preserve"> </w:t>
      </w:r>
      <w:bookmarkStart w:id="155" w:name="_Toc204887648"/>
      <w:r w:rsidRPr="000513D8">
        <w:rPr>
          <w:rFonts w:ascii="3DS V2" w:hAnsi="3DS V2"/>
          <w:sz w:val="32"/>
          <w:szCs w:val="32"/>
          <w:lang w:val="fr-FR"/>
        </w:rPr>
        <w:br w:type="page"/>
      </w:r>
    </w:p>
    <w:p w14:paraId="5F57F767" w14:textId="3CB9A0B6" w:rsidR="00BD204C" w:rsidRDefault="00F252FA" w:rsidP="00BD204C">
      <w:pPr>
        <w:pStyle w:val="Heading3"/>
        <w:rPr>
          <w:rFonts w:ascii="3DS V2" w:hAnsi="3DS V2"/>
          <w:sz w:val="32"/>
          <w:szCs w:val="32"/>
        </w:rPr>
      </w:pPr>
      <w:r>
        <w:rPr>
          <w:rFonts w:ascii="3DS V2" w:hAnsi="3DS V2"/>
          <w:sz w:val="32"/>
          <w:szCs w:val="32"/>
        </w:rPr>
        <w:lastRenderedPageBreak/>
        <w:t>Triangulation Delaunay</w:t>
      </w:r>
      <w:bookmarkEnd w:id="155"/>
    </w:p>
    <w:p w14:paraId="561B9DFD" w14:textId="70B59A28" w:rsidR="00E62F64" w:rsidRPr="00E62F64" w:rsidRDefault="00E62F64" w:rsidP="00E62F64">
      <w:pPr>
        <w:rPr>
          <w:rFonts w:ascii="3DS V2" w:hAnsi="3DS V2"/>
          <w:sz w:val="24"/>
          <w:szCs w:val="24"/>
        </w:rPr>
      </w:pPr>
      <w:r w:rsidRPr="00E62F64">
        <w:rPr>
          <w:rFonts w:ascii="3DS V2" w:hAnsi="3DS V2"/>
          <w:sz w:val="24"/>
          <w:szCs w:val="24"/>
        </w:rPr>
        <w:t>Afin de déterminer quelles cavités sont voisines dans un connecteur, une méthode de triangulation appelée Bowyer-Watson a été utilisée.</w:t>
      </w:r>
    </w:p>
    <w:p w14:paraId="184ABED9" w14:textId="5151EF44" w:rsidR="003C7B96" w:rsidDel="00B87F7C" w:rsidRDefault="00B87F7C" w:rsidP="00965B38">
      <w:pPr>
        <w:rPr>
          <w:del w:id="156" w:author="GOUTAUDIER Sébastien" w:date="2025-08-01T11:00:00Z"/>
          <w:rFonts w:ascii="3DS V2" w:hAnsi="3DS V2"/>
          <w:sz w:val="24"/>
          <w:szCs w:val="24"/>
        </w:rPr>
      </w:pPr>
      <w:bookmarkStart w:id="157" w:name="_Recherche_DFS"/>
      <w:bookmarkStart w:id="158" w:name="_Toc204887649"/>
      <w:bookmarkEnd w:id="157"/>
      <w:commentRangeStart w:id="159"/>
      <w:ins w:id="160" w:author="GOUTAUDIER Sébastien" w:date="2025-08-01T11:00:00Z">
        <w:r>
          <w:t>Une</w:t>
        </w:r>
        <w:commentRangeEnd w:id="159"/>
        <w:r>
          <w:rPr>
            <w:rStyle w:val="CommentReference"/>
            <w:rFonts w:ascii="Times New Roman" w:eastAsia="Times New Roman" w:hAnsi="Times New Roman" w:cs="Times New Roman"/>
            <w:szCs w:val="20"/>
          </w:rPr>
          <w:commentReference w:id="159"/>
        </w:r>
        <w:r>
          <w:t xml:space="preserve"> liste de triangles représente les triangles de cette triangulation. Au départ, on crée un grand triangle fictif qui englobe toutes les cavités et l’ajoute à la liste. Ensuite, les cavités sont insérées une par une dans le graphe. À chaque insertion, on vérifie si la cavité ajoutée se trouve dans le cercle circonscrit de chaque triangle de la liste. Si c’est le cas, ce triangle est identifié comme « mauvais » et supprimé. On utilise alors la nouvelle cavité ainsi que les trois arêtes du triangle supprimé pour reconstruire trois nouveaux triangles, qui sont ajoutés à la liste.</w:t>
        </w:r>
        <w:r>
          <w:br/>
          <w:t>Une fois toutes les cavités insérées, on supprime les triangles contenant les sommets du grand triangle fictif initial. Les triangles restants forment la triangulation de Delaunay.</w:t>
        </w:r>
        <w:r>
          <w:br/>
          <w:t>Le code correspondant à cet algorithme se trouve en Annexe 2.</w:t>
        </w:r>
      </w:ins>
      <w:del w:id="161" w:author="GOUTAUDIER Sébastien" w:date="2025-08-01T11:00:00Z">
        <w:r w:rsidR="0083560B" w:rsidDel="00B87F7C">
          <w:rPr>
            <w:rFonts w:ascii="3DS V2" w:hAnsi="3DS V2"/>
            <w:sz w:val="24"/>
            <w:szCs w:val="24"/>
          </w:rPr>
          <w:delText>Une liste des triangle</w:delText>
        </w:r>
        <w:r w:rsidR="00C20AF0" w:rsidDel="00B87F7C">
          <w:rPr>
            <w:rFonts w:ascii="3DS V2" w:hAnsi="3DS V2"/>
            <w:sz w:val="24"/>
            <w:szCs w:val="24"/>
          </w:rPr>
          <w:delText>s</w:delText>
        </w:r>
        <w:r w:rsidR="0083560B" w:rsidDel="00B87F7C">
          <w:rPr>
            <w:rFonts w:ascii="3DS V2" w:hAnsi="3DS V2"/>
            <w:sz w:val="24"/>
            <w:szCs w:val="24"/>
          </w:rPr>
          <w:delText xml:space="preserve"> représente les triangles </w:delText>
        </w:r>
      </w:del>
      <w:del w:id="162" w:author="GOUTAUDIER Sébastien" w:date="2025-08-01T10:56:00Z">
        <w:r w:rsidR="0083560B" w:rsidDel="00DD316B">
          <w:rPr>
            <w:rFonts w:ascii="3DS V2" w:hAnsi="3DS V2"/>
            <w:sz w:val="24"/>
            <w:szCs w:val="24"/>
          </w:rPr>
          <w:delText>dans la</w:delText>
        </w:r>
      </w:del>
      <w:del w:id="163" w:author="GOUTAUDIER Sébastien" w:date="2025-08-01T11:00:00Z">
        <w:r w:rsidR="0083560B" w:rsidDel="00B87F7C">
          <w:rPr>
            <w:rFonts w:ascii="3DS V2" w:hAnsi="3DS V2"/>
            <w:sz w:val="24"/>
            <w:szCs w:val="24"/>
          </w:rPr>
          <w:delText xml:space="preserve"> triangulation. Au début, on </w:delText>
        </w:r>
      </w:del>
      <w:del w:id="164" w:author="GOUTAUDIER Sébastien" w:date="2025-08-01T10:58:00Z">
        <w:r w:rsidR="0083560B" w:rsidDel="00B53B9B">
          <w:rPr>
            <w:rFonts w:ascii="3DS V2" w:hAnsi="3DS V2"/>
            <w:sz w:val="24"/>
            <w:szCs w:val="24"/>
          </w:rPr>
          <w:delText>rajoute</w:delText>
        </w:r>
        <w:r w:rsidR="00965B38" w:rsidRPr="00965B38" w:rsidDel="00B53B9B">
          <w:rPr>
            <w:rFonts w:ascii="3DS V2" w:hAnsi="3DS V2"/>
            <w:sz w:val="24"/>
            <w:szCs w:val="24"/>
          </w:rPr>
          <w:delText xml:space="preserve"> </w:delText>
        </w:r>
      </w:del>
      <w:del w:id="165" w:author="GOUTAUDIER Sébastien" w:date="2025-08-01T11:00:00Z">
        <w:r w:rsidR="00965B38" w:rsidRPr="00965B38" w:rsidDel="00B87F7C">
          <w:rPr>
            <w:rFonts w:ascii="3DS V2" w:hAnsi="3DS V2"/>
            <w:sz w:val="24"/>
            <w:szCs w:val="24"/>
          </w:rPr>
          <w:delText>un grand triangle imaginaire qui englobe tou</w:delText>
        </w:r>
        <w:r w:rsidR="002867E2" w:rsidDel="00B87F7C">
          <w:rPr>
            <w:rFonts w:ascii="3DS V2" w:hAnsi="3DS V2"/>
            <w:sz w:val="24"/>
            <w:szCs w:val="24"/>
          </w:rPr>
          <w:delText>te</w:delText>
        </w:r>
        <w:r w:rsidR="00965B38" w:rsidRPr="00965B38" w:rsidDel="00B87F7C">
          <w:rPr>
            <w:rFonts w:ascii="3DS V2" w:hAnsi="3DS V2"/>
            <w:sz w:val="24"/>
            <w:szCs w:val="24"/>
          </w:rPr>
          <w:delText xml:space="preserve">s les </w:delText>
        </w:r>
        <w:r w:rsidR="002867E2" w:rsidDel="00B87F7C">
          <w:rPr>
            <w:rFonts w:ascii="3DS V2" w:hAnsi="3DS V2"/>
            <w:sz w:val="24"/>
            <w:szCs w:val="24"/>
          </w:rPr>
          <w:delText>cavités</w:delText>
        </w:r>
        <w:r w:rsidR="0083560B" w:rsidDel="00B87F7C">
          <w:rPr>
            <w:rFonts w:ascii="3DS V2" w:hAnsi="3DS V2"/>
            <w:sz w:val="24"/>
            <w:szCs w:val="24"/>
          </w:rPr>
          <w:delText xml:space="preserve"> dans la liste</w:delText>
        </w:r>
        <w:r w:rsidR="00965B38" w:rsidRPr="00965B38" w:rsidDel="00B87F7C">
          <w:rPr>
            <w:rFonts w:ascii="3DS V2" w:hAnsi="3DS V2"/>
            <w:sz w:val="24"/>
            <w:szCs w:val="24"/>
          </w:rPr>
          <w:delText xml:space="preserve">. </w:delText>
        </w:r>
        <w:r w:rsidR="002867E2" w:rsidRPr="002867E2" w:rsidDel="00B87F7C">
          <w:rPr>
            <w:rFonts w:ascii="3DS V2" w:hAnsi="3DS V2"/>
            <w:sz w:val="24"/>
            <w:szCs w:val="24"/>
          </w:rPr>
          <w:delText>Ensuite, les cavités sont ajoutées une par une dans l</w:delText>
        </w:r>
        <w:r w:rsidR="0083560B" w:rsidDel="00B87F7C">
          <w:rPr>
            <w:rFonts w:ascii="3DS V2" w:hAnsi="3DS V2"/>
            <w:sz w:val="24"/>
            <w:szCs w:val="24"/>
          </w:rPr>
          <w:delText>e graphe</w:delText>
        </w:r>
        <w:r w:rsidR="002867E2" w:rsidRPr="002867E2" w:rsidDel="00B87F7C">
          <w:rPr>
            <w:rFonts w:ascii="3DS V2" w:hAnsi="3DS V2"/>
            <w:sz w:val="24"/>
            <w:szCs w:val="24"/>
          </w:rPr>
          <w:delText xml:space="preserve">. </w:delText>
        </w:r>
        <w:r w:rsidR="003C7B96" w:rsidRPr="003C7B96" w:rsidDel="00B87F7C">
          <w:rPr>
            <w:rFonts w:ascii="3DS V2" w:hAnsi="3DS V2"/>
            <w:sz w:val="24"/>
            <w:szCs w:val="24"/>
          </w:rPr>
          <w:delText xml:space="preserve">À chaque ajout, on </w:delText>
        </w:r>
        <w:r w:rsidR="0083560B" w:rsidDel="00B87F7C">
          <w:rPr>
            <w:rFonts w:ascii="3DS V2" w:hAnsi="3DS V2"/>
            <w:sz w:val="24"/>
            <w:szCs w:val="24"/>
          </w:rPr>
          <w:delText>vérifie si la cavité ajoutée est dans</w:delText>
        </w:r>
        <w:r w:rsidR="003C7B96" w:rsidRPr="003C7B96" w:rsidDel="00B87F7C">
          <w:rPr>
            <w:rFonts w:ascii="3DS V2" w:hAnsi="3DS V2"/>
            <w:sz w:val="24"/>
            <w:szCs w:val="24"/>
          </w:rPr>
          <w:delText xml:space="preserve"> </w:delText>
        </w:r>
        <w:r w:rsidR="0083560B" w:rsidDel="00B87F7C">
          <w:rPr>
            <w:rFonts w:ascii="3DS V2" w:hAnsi="3DS V2"/>
            <w:sz w:val="24"/>
            <w:szCs w:val="24"/>
          </w:rPr>
          <w:delText xml:space="preserve">le cercle circonscrit </w:delText>
        </w:r>
        <w:r w:rsidR="00C20AF0" w:rsidDel="00B87F7C">
          <w:rPr>
            <w:rFonts w:ascii="3DS V2" w:hAnsi="3DS V2"/>
            <w:sz w:val="24"/>
            <w:szCs w:val="24"/>
          </w:rPr>
          <w:delText xml:space="preserve">de chaque triangle dans la liste des triangles. Si oui, ce triangle est </w:delText>
        </w:r>
      </w:del>
      <w:del w:id="166" w:author="GOUTAUDIER Sébastien" w:date="2025-08-01T10:58:00Z">
        <w:r w:rsidR="00C20AF0" w:rsidDel="0060277C">
          <w:rPr>
            <w:rFonts w:ascii="3DS V2" w:hAnsi="3DS V2"/>
            <w:sz w:val="24"/>
            <w:szCs w:val="24"/>
          </w:rPr>
          <w:delText xml:space="preserve">marqué </w:delText>
        </w:r>
      </w:del>
      <w:del w:id="167" w:author="GOUTAUDIER Sébastien" w:date="2025-08-01T11:00:00Z">
        <w:r w:rsidR="00C20AF0" w:rsidDel="00B87F7C">
          <w:rPr>
            <w:rFonts w:ascii="3DS V2" w:hAnsi="3DS V2"/>
            <w:sz w:val="24"/>
            <w:szCs w:val="24"/>
          </w:rPr>
          <w:delText xml:space="preserve">« mauvais » et alors </w:delText>
        </w:r>
        <w:r w:rsidR="00C20AF0" w:rsidRPr="00C20AF0" w:rsidDel="00B87F7C">
          <w:rPr>
            <w:rFonts w:ascii="3DS V2" w:hAnsi="3DS V2"/>
            <w:sz w:val="24"/>
            <w:szCs w:val="24"/>
          </w:rPr>
          <w:delText>supprimé</w:delText>
        </w:r>
      </w:del>
      <w:del w:id="168" w:author="GOUTAUDIER Sébastien" w:date="2025-08-01T10:58:00Z">
        <w:r w:rsidR="00C20AF0" w:rsidRPr="00C20AF0" w:rsidDel="00B87F7C">
          <w:rPr>
            <w:rFonts w:ascii="3DS V2" w:hAnsi="3DS V2"/>
            <w:sz w:val="24"/>
            <w:szCs w:val="24"/>
          </w:rPr>
          <w:delText>s</w:delText>
        </w:r>
      </w:del>
      <w:del w:id="169" w:author="GOUTAUDIER Sébastien" w:date="2025-08-01T11:00:00Z">
        <w:r w:rsidR="00C20AF0" w:rsidDel="00B87F7C">
          <w:rPr>
            <w:rFonts w:ascii="3DS V2" w:hAnsi="3DS V2"/>
            <w:sz w:val="24"/>
            <w:szCs w:val="24"/>
          </w:rPr>
          <w:delText xml:space="preserve">. On utilise la cavité nouvellement ajoutée et les trois </w:delText>
        </w:r>
      </w:del>
      <w:del w:id="170" w:author="GOUTAUDIER Sébastien" w:date="2025-08-01T10:58:00Z">
        <w:r w:rsidR="00C20AF0" w:rsidDel="00B87F7C">
          <w:rPr>
            <w:rFonts w:ascii="3DS V2" w:hAnsi="3DS V2"/>
            <w:sz w:val="24"/>
            <w:szCs w:val="24"/>
          </w:rPr>
          <w:delText xml:space="preserve">arrêts </w:delText>
        </w:r>
      </w:del>
      <w:del w:id="171" w:author="GOUTAUDIER Sébastien" w:date="2025-08-01T11:00:00Z">
        <w:r w:rsidR="00C20AF0" w:rsidDel="00B87F7C">
          <w:rPr>
            <w:rFonts w:ascii="3DS V2" w:hAnsi="3DS V2"/>
            <w:sz w:val="24"/>
            <w:szCs w:val="24"/>
          </w:rPr>
          <w:delText>du triangle supprimé pour reconstruire trois nouveau triangle, ces triangles vont être rajoutés dans la liste des triangles.</w:delText>
        </w:r>
      </w:del>
    </w:p>
    <w:p w14:paraId="75CFEBCE" w14:textId="6AB588E7" w:rsidR="00965B38" w:rsidRPr="00965B38" w:rsidDel="00B87F7C" w:rsidRDefault="00965B38" w:rsidP="00965B38">
      <w:pPr>
        <w:rPr>
          <w:del w:id="172" w:author="GOUTAUDIER Sébastien" w:date="2025-08-01T11:00:00Z"/>
          <w:rFonts w:ascii="3DS V2" w:hAnsi="3DS V2"/>
          <w:sz w:val="24"/>
          <w:szCs w:val="24"/>
        </w:rPr>
      </w:pPr>
      <w:del w:id="173" w:author="GOUTAUDIER Sébastien" w:date="2025-08-01T11:00:00Z">
        <w:r w:rsidRPr="00965B38" w:rsidDel="00B87F7C">
          <w:rPr>
            <w:rFonts w:ascii="3DS V2" w:hAnsi="3DS V2"/>
            <w:sz w:val="24"/>
            <w:szCs w:val="24"/>
          </w:rPr>
          <w:delText>Une fois tou</w:delText>
        </w:r>
        <w:r w:rsidR="009A6D2F" w:rsidDel="00B87F7C">
          <w:rPr>
            <w:rFonts w:ascii="3DS V2" w:hAnsi="3DS V2"/>
            <w:sz w:val="24"/>
            <w:szCs w:val="24"/>
          </w:rPr>
          <w:delText>te</w:delText>
        </w:r>
        <w:r w:rsidRPr="00965B38" w:rsidDel="00B87F7C">
          <w:rPr>
            <w:rFonts w:ascii="3DS V2" w:hAnsi="3DS V2"/>
            <w:sz w:val="24"/>
            <w:szCs w:val="24"/>
          </w:rPr>
          <w:delText xml:space="preserve">s les </w:delText>
        </w:r>
        <w:r w:rsidR="009A6D2F" w:rsidDel="00B87F7C">
          <w:rPr>
            <w:rFonts w:ascii="3DS V2" w:hAnsi="3DS V2"/>
            <w:sz w:val="24"/>
            <w:szCs w:val="24"/>
          </w:rPr>
          <w:delText>cavités</w:delText>
        </w:r>
        <w:r w:rsidRPr="00965B38" w:rsidDel="00B87F7C">
          <w:rPr>
            <w:rFonts w:ascii="3DS V2" w:hAnsi="3DS V2"/>
            <w:sz w:val="24"/>
            <w:szCs w:val="24"/>
          </w:rPr>
          <w:delText xml:space="preserve"> inséré</w:delText>
        </w:r>
        <w:r w:rsidR="009A6D2F" w:rsidDel="00B87F7C">
          <w:rPr>
            <w:rFonts w:ascii="3DS V2" w:hAnsi="3DS V2"/>
            <w:sz w:val="24"/>
            <w:szCs w:val="24"/>
          </w:rPr>
          <w:delText>e</w:delText>
        </w:r>
        <w:r w:rsidRPr="00965B38" w:rsidDel="00B87F7C">
          <w:rPr>
            <w:rFonts w:ascii="3DS V2" w:hAnsi="3DS V2"/>
            <w:sz w:val="24"/>
            <w:szCs w:val="24"/>
          </w:rPr>
          <w:delText xml:space="preserve">s, on supprime les triangles contenant les sommets du triangle imaginaire initial. </w:delText>
        </w:r>
        <w:r w:rsidR="00A77F77" w:rsidDel="00B87F7C">
          <w:rPr>
            <w:rFonts w:ascii="3DS V2" w:hAnsi="3DS V2"/>
            <w:sz w:val="24"/>
            <w:szCs w:val="24"/>
          </w:rPr>
          <w:delText xml:space="preserve">Les triangles restants </w:delText>
        </w:r>
        <w:r w:rsidR="00B83344" w:rsidDel="00B87F7C">
          <w:rPr>
            <w:rFonts w:ascii="3DS V2" w:hAnsi="3DS V2"/>
            <w:sz w:val="24"/>
            <w:szCs w:val="24"/>
          </w:rPr>
          <w:delText>constitue</w:delText>
        </w:r>
        <w:r w:rsidR="00AE4D4C" w:rsidDel="00B87F7C">
          <w:rPr>
            <w:rFonts w:ascii="3DS V2" w:hAnsi="3DS V2"/>
            <w:sz w:val="24"/>
            <w:szCs w:val="24"/>
          </w:rPr>
          <w:delText>nt</w:delText>
        </w:r>
        <w:r w:rsidR="00A77F77" w:rsidDel="00B87F7C">
          <w:rPr>
            <w:rFonts w:ascii="3DS V2" w:hAnsi="3DS V2"/>
            <w:sz w:val="24"/>
            <w:szCs w:val="24"/>
          </w:rPr>
          <w:delText xml:space="preserve"> une triangulation Delaunay.</w:delText>
        </w:r>
        <w:r w:rsidR="006115CA" w:rsidDel="00B87F7C">
          <w:rPr>
            <w:rFonts w:ascii="3DS V2" w:hAnsi="3DS V2"/>
            <w:sz w:val="24"/>
            <w:szCs w:val="24"/>
          </w:rPr>
          <w:delText xml:space="preserve"> Le code de cet algorithme est dans l’Annexe 2. </w:delText>
        </w:r>
      </w:del>
    </w:p>
    <w:p w14:paraId="78767A0D" w14:textId="2C060635" w:rsidR="00E43F48" w:rsidRPr="00E43F48" w:rsidRDefault="00251307" w:rsidP="00E43F48">
      <w:pPr>
        <w:pStyle w:val="Heading3"/>
        <w:rPr>
          <w:rFonts w:ascii="3DS V2" w:hAnsi="3DS V2"/>
          <w:sz w:val="32"/>
          <w:szCs w:val="32"/>
        </w:rPr>
      </w:pPr>
      <w:r>
        <w:rPr>
          <w:rFonts w:ascii="3DS V2" w:hAnsi="3DS V2"/>
          <w:sz w:val="32"/>
          <w:szCs w:val="32"/>
        </w:rPr>
        <w:t>Recherche</w:t>
      </w:r>
      <w:r w:rsidR="00311857">
        <w:rPr>
          <w:rFonts w:ascii="3DS V2" w:hAnsi="3DS V2"/>
          <w:sz w:val="32"/>
          <w:szCs w:val="32"/>
        </w:rPr>
        <w:t xml:space="preserve"> DFS</w:t>
      </w:r>
      <w:bookmarkEnd w:id="158"/>
    </w:p>
    <w:p w14:paraId="74ED9C5A" w14:textId="4BD2AC4F" w:rsidR="00604590" w:rsidRPr="000513D8" w:rsidRDefault="00304753" w:rsidP="00604590">
      <w:pPr>
        <w:rPr>
          <w:rFonts w:ascii="3DS V2" w:hAnsi="3DS V2"/>
          <w:sz w:val="24"/>
          <w:szCs w:val="24"/>
          <w:lang w:val="en-US"/>
        </w:rPr>
      </w:pPr>
      <w:r w:rsidRPr="00304753">
        <w:rPr>
          <w:rFonts w:ascii="3DS V2" w:hAnsi="3DS V2"/>
          <w:sz w:val="24"/>
          <w:szCs w:val="24"/>
        </w:rPr>
        <w:t xml:space="preserve">L’algorithme DFS pour le parcours d’arbre est simple : pour chaque câble, on commence par une cavité disponible (la racine), puis on parcourt ses nœuds </w:t>
      </w:r>
      <w:del w:id="174" w:author="GOUTAUDIER Sébastien" w:date="2025-08-01T11:00:00Z">
        <w:r w:rsidRPr="00304753" w:rsidDel="00255018">
          <w:rPr>
            <w:rFonts w:ascii="3DS V2" w:hAnsi="3DS V2"/>
            <w:sz w:val="24"/>
            <w:szCs w:val="24"/>
          </w:rPr>
          <w:delText xml:space="preserve">fils </w:delText>
        </w:r>
      </w:del>
      <w:ins w:id="175" w:author="GOUTAUDIER Sébastien" w:date="2025-08-01T11:00:00Z">
        <w:r w:rsidR="00255018">
          <w:rPr>
            <w:rFonts w:ascii="3DS V2" w:hAnsi="3DS V2"/>
            <w:sz w:val="24"/>
            <w:szCs w:val="24"/>
          </w:rPr>
          <w:t>enfants</w:t>
        </w:r>
        <w:r w:rsidR="00255018" w:rsidRPr="00304753">
          <w:rPr>
            <w:rFonts w:ascii="3DS V2" w:hAnsi="3DS V2"/>
            <w:sz w:val="24"/>
            <w:szCs w:val="24"/>
          </w:rPr>
          <w:t xml:space="preserve"> </w:t>
        </w:r>
      </w:ins>
      <w:r w:rsidRPr="00304753">
        <w:rPr>
          <w:rFonts w:ascii="3DS V2" w:hAnsi="3DS V2"/>
          <w:sz w:val="24"/>
          <w:szCs w:val="24"/>
        </w:rPr>
        <w:t>en vérifiant à chaque fois la compatibilité entre le fil et la cavité. Une fois la profondeur maximale atteinte (c’est-à-dire, tous les fils du câble sont affectés), on enregistre le résultat comme une solution valide. Un retour sur trace est effectué ensuite pour explorer d'autres possibilités.</w:t>
      </w:r>
      <w:r w:rsidR="00311857">
        <w:rPr>
          <w:rFonts w:ascii="3DS V2" w:hAnsi="3DS V2"/>
          <w:sz w:val="24"/>
          <w:szCs w:val="24"/>
        </w:rPr>
        <w:t xml:space="preserve"> </w:t>
      </w:r>
      <w:r w:rsidR="00C51200" w:rsidRPr="000513D8">
        <w:rPr>
          <w:rFonts w:ascii="3DS V2" w:hAnsi="3DS V2"/>
          <w:sz w:val="24"/>
          <w:szCs w:val="24"/>
          <w:lang w:val="en-US"/>
        </w:rPr>
        <w:t xml:space="preserve">Voici le </w:t>
      </w:r>
      <w:r w:rsidR="00DA4DFD" w:rsidRPr="000513D8">
        <w:rPr>
          <w:rFonts w:ascii="3DS V2" w:hAnsi="3DS V2"/>
          <w:sz w:val="24"/>
          <w:szCs w:val="24"/>
          <w:lang w:val="en-US"/>
        </w:rPr>
        <w:t xml:space="preserve">Pseudo-code </w:t>
      </w:r>
      <w:r w:rsidR="00C51200" w:rsidRPr="000513D8">
        <w:rPr>
          <w:rFonts w:ascii="3DS V2" w:hAnsi="3DS V2"/>
          <w:sz w:val="24"/>
          <w:szCs w:val="24"/>
          <w:lang w:val="en-US"/>
        </w:rPr>
        <w:t>d</w:t>
      </w:r>
      <w:r w:rsidR="000C7CFC" w:rsidRPr="000513D8">
        <w:rPr>
          <w:rFonts w:ascii="3DS V2" w:hAnsi="3DS V2"/>
          <w:sz w:val="24"/>
          <w:szCs w:val="24"/>
          <w:lang w:val="en-US"/>
        </w:rPr>
        <w:t>e l</w:t>
      </w:r>
      <w:r w:rsidR="00C51200" w:rsidRPr="000513D8">
        <w:rPr>
          <w:rFonts w:ascii="3DS V2" w:hAnsi="3DS V2"/>
          <w:sz w:val="24"/>
          <w:szCs w:val="24"/>
          <w:lang w:val="en-US"/>
        </w:rPr>
        <w:t>’algorithme :</w:t>
      </w:r>
    </w:p>
    <w:p w14:paraId="399398E9"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for</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4472C4"/>
          <w:sz w:val="20"/>
          <w:szCs w:val="20"/>
          <w:lang w:val="en-US" w:eastAsia="zh-CN"/>
        </w:rPr>
        <w:t>(const</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8064A2"/>
          <w:sz w:val="20"/>
          <w:szCs w:val="20"/>
          <w:lang w:val="en-US" w:eastAsia="zh-CN"/>
        </w:rPr>
        <w:t>auto</w:t>
      </w:r>
      <w:r w:rsidRPr="009D4812">
        <w:rPr>
          <w:rFonts w:ascii="Cascadia Code" w:eastAsia="Times New Roman" w:hAnsi="Cascadia Code" w:cs="Times New Roman"/>
          <w:noProof/>
          <w:color w:val="4472C4"/>
          <w:sz w:val="20"/>
          <w:szCs w:val="20"/>
          <w:lang w:val="en-US" w:eastAsia="zh-CN"/>
        </w:rPr>
        <w:t>&amp;</w:t>
      </w:r>
      <w:r w:rsidRPr="009D4812">
        <w:rPr>
          <w:rFonts w:ascii="Cascadia Code" w:eastAsia="Times New Roman" w:hAnsi="Cascadia Code" w:cs="Times New Roman"/>
          <w:noProof/>
          <w:color w:val="000000"/>
          <w:sz w:val="20"/>
          <w:szCs w:val="20"/>
          <w:lang w:val="en-US" w:eastAsia="zh-CN"/>
        </w:rPr>
        <w:t xml:space="preserve"> cavity </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searching_range</w:t>
      </w:r>
      <w:r w:rsidRPr="009D4812">
        <w:rPr>
          <w:rFonts w:ascii="Cascadia Code" w:eastAsia="Times New Roman" w:hAnsi="Cascadia Code" w:cs="Times New Roman"/>
          <w:noProof/>
          <w:color w:val="4472C4"/>
          <w:sz w:val="20"/>
          <w:szCs w:val="20"/>
          <w:lang w:val="en-US" w:eastAsia="zh-CN"/>
        </w:rPr>
        <w:t>)</w:t>
      </w:r>
    </w:p>
    <w:p w14:paraId="6E5DFA15"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w:t>
      </w:r>
    </w:p>
    <w:p w14:paraId="264FF6DC"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std</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70AD47"/>
          <w:sz w:val="20"/>
          <w:szCs w:val="20"/>
          <w:lang w:val="en-US" w:eastAsia="zh-CN"/>
        </w:rPr>
        <w:t>vector</w:t>
      </w:r>
      <w:r w:rsidRPr="009D4812">
        <w:rPr>
          <w:rFonts w:ascii="Cascadia Code" w:eastAsia="Times New Roman" w:hAnsi="Cascadia Code" w:cs="Times New Roman"/>
          <w:noProof/>
          <w:color w:val="4472C4"/>
          <w:sz w:val="20"/>
          <w:szCs w:val="20"/>
          <w:lang w:val="en-US" w:eastAsia="zh-CN"/>
        </w:rPr>
        <w:t>&lt;</w:t>
      </w:r>
      <w:r w:rsidRPr="009D4812">
        <w:rPr>
          <w:rFonts w:ascii="Cascadia Code" w:eastAsia="Times New Roman" w:hAnsi="Cascadia Code" w:cs="Times New Roman"/>
          <w:noProof/>
          <w:color w:val="8064A2"/>
          <w:sz w:val="20"/>
          <w:szCs w:val="20"/>
          <w:lang w:val="en-US" w:eastAsia="zh-CN"/>
        </w:rPr>
        <w:t>int</w:t>
      </w:r>
      <w:r w:rsidRPr="009D4812">
        <w:rPr>
          <w:rFonts w:ascii="Cascadia Code" w:eastAsia="Times New Roman" w:hAnsi="Cascadia Code" w:cs="Times New Roman"/>
          <w:noProof/>
          <w:color w:val="4472C4"/>
          <w:sz w:val="20"/>
          <w:szCs w:val="20"/>
          <w:lang w:val="en-US" w:eastAsia="zh-CN"/>
        </w:rPr>
        <w:t>&gt;</w:t>
      </w:r>
      <w:r w:rsidRPr="009D4812">
        <w:rPr>
          <w:rFonts w:ascii="Cascadia Code" w:eastAsia="Times New Roman" w:hAnsi="Cascadia Code" w:cs="Times New Roman"/>
          <w:noProof/>
          <w:color w:val="000000"/>
          <w:sz w:val="20"/>
          <w:szCs w:val="20"/>
          <w:lang w:val="en-US" w:eastAsia="zh-CN"/>
        </w:rPr>
        <w:t xml:space="preserve"> visited_cavity_indices</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w:t>
      </w:r>
    </w:p>
    <w:p w14:paraId="64BE19E1"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8064A2"/>
          <w:sz w:val="20"/>
          <w:szCs w:val="20"/>
          <w:lang w:val="en-US" w:eastAsia="zh-CN"/>
        </w:rPr>
        <w:t>auto</w:t>
      </w:r>
      <w:r w:rsidRPr="001D049A">
        <w:rPr>
          <w:rFonts w:ascii="Cascadia Code" w:eastAsia="Times New Roman" w:hAnsi="Cascadia Code" w:cs="Times New Roman"/>
          <w:noProof/>
          <w:color w:val="000000"/>
          <w:sz w:val="20"/>
          <w:szCs w:val="20"/>
          <w:lang w:val="en-US" w:eastAsia="zh-CN"/>
        </w:rPr>
        <w:t xml:space="preserve"> dfs </w:t>
      </w:r>
      <w:r w:rsidRPr="001D049A">
        <w:rPr>
          <w:rFonts w:ascii="Cascadia Code" w:eastAsia="Times New Roman" w:hAnsi="Cascadia Code" w:cs="Times New Roman"/>
          <w:noProof/>
          <w:color w:val="4472C4"/>
          <w:sz w:val="20"/>
          <w:szCs w:val="20"/>
          <w:lang w:val="en-US" w:eastAsia="zh-CN"/>
        </w:rPr>
        <w:t>=</w:t>
      </w:r>
    </w:p>
    <w:p w14:paraId="21E20747" w14:textId="220E6FA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3A29F5"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4472C4"/>
          <w:sz w:val="20"/>
          <w:szCs w:val="20"/>
          <w:lang w:val="en-US" w:eastAsia="zh-CN"/>
        </w:rPr>
        <w:t>&amp;</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B2A1C7"/>
          <w:sz w:val="20"/>
          <w:szCs w:val="20"/>
          <w:lang w:val="en-US" w:eastAsia="zh-CN"/>
        </w:rPr>
        <w:t>self</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wire_ID</w:t>
      </w:r>
      <w:r w:rsidRPr="001D049A">
        <w:rPr>
          <w:rFonts w:ascii="Cascadia Code" w:eastAsia="Times New Roman" w:hAnsi="Cascadia Code" w:cs="Times New Roman"/>
          <w:noProof/>
          <w:color w:val="000000"/>
          <w:sz w:val="20"/>
          <w:szCs w:val="20"/>
          <w:lang w:val="en-US" w:eastAsia="zh-CN"/>
        </w:rPr>
        <w:t>)</w:t>
      </w:r>
    </w:p>
    <w:p w14:paraId="773DFA05"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5EDD81A6" w14:textId="025A572A"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if</w:t>
      </w:r>
      <w:r w:rsidR="00C219D8" w:rsidRPr="001D049A">
        <w:rPr>
          <w:rFonts w:ascii="Cascadia Code" w:eastAsia="Times New Roman" w:hAnsi="Cascadia Code" w:cs="Times New Roman"/>
          <w:noProof/>
          <w:color w:val="000000"/>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i/>
          <w:iCs/>
          <w:noProof/>
          <w:color w:val="A5A5A5"/>
          <w:sz w:val="20"/>
          <w:szCs w:val="20"/>
          <w:lang w:val="en-US" w:eastAsia="zh-CN"/>
        </w:rPr>
        <w:t>//</w:t>
      </w:r>
      <w:r w:rsidR="00C219D8" w:rsidRPr="001D049A">
        <w:rPr>
          <w:rFonts w:ascii="Cascadia Code" w:eastAsia="Times New Roman" w:hAnsi="Cascadia Code" w:cs="Times New Roman"/>
          <w:i/>
          <w:iCs/>
          <w:noProof/>
          <w:color w:val="A5A5A5"/>
          <w:sz w:val="20"/>
          <w:szCs w:val="20"/>
          <w:lang w:val="en-US" w:eastAsia="zh-CN"/>
        </w:rPr>
        <w:t xml:space="preserve"> C</w:t>
      </w:r>
      <w:r w:rsidRPr="001D049A">
        <w:rPr>
          <w:rFonts w:ascii="Cascadia Code" w:eastAsia="Times New Roman" w:hAnsi="Cascadia Code" w:cs="Times New Roman"/>
          <w:i/>
          <w:iCs/>
          <w:noProof/>
          <w:color w:val="A5A5A5"/>
          <w:sz w:val="20"/>
          <w:szCs w:val="20"/>
          <w:lang w:val="en-US" w:eastAsia="zh-CN"/>
        </w:rPr>
        <w:t>avity is not available</w:t>
      </w:r>
      <w:r w:rsidR="00636506" w:rsidRPr="001D049A">
        <w:rPr>
          <w:rFonts w:ascii="Cascadia Code" w:eastAsia="Times New Roman" w:hAnsi="Cascadia Code" w:cs="Times New Roman"/>
          <w:i/>
          <w:iCs/>
          <w:noProof/>
          <w:color w:val="A5A5A5"/>
          <w:sz w:val="20"/>
          <w:szCs w:val="20"/>
          <w:lang w:val="en-US" w:eastAsia="zh-CN"/>
        </w:rPr>
        <w:t xml:space="preserve"> or compatible</w:t>
      </w:r>
      <w:r w:rsidR="00C219D8" w:rsidRPr="001D049A">
        <w:rPr>
          <w:rFonts w:ascii="Cascadia Code" w:eastAsia="Times New Roman" w:hAnsi="Cascadia Code" w:cs="Times New Roman"/>
          <w:noProof/>
          <w:color w:val="4472C4"/>
          <w:sz w:val="20"/>
          <w:szCs w:val="20"/>
          <w:lang w:val="en-US" w:eastAsia="zh-CN"/>
        </w:rPr>
        <w:t>)</w:t>
      </w:r>
      <w:r w:rsidR="00895211" w:rsidRPr="001D049A">
        <w:rPr>
          <w:rFonts w:ascii="Cascadia Code" w:eastAsia="Times New Roman" w:hAnsi="Cascadia Code" w:cs="Times New Roman"/>
          <w:noProof/>
          <w:color w:val="4472C4"/>
          <w:sz w:val="20"/>
          <w:szCs w:val="20"/>
          <w:lang w:val="en-US" w:eastAsia="zh-CN"/>
        </w:rPr>
        <w:t xml:space="preserve"> return;</w:t>
      </w:r>
    </w:p>
    <w:p w14:paraId="72C3AD3F" w14:textId="61FDB125"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p>
    <w:p w14:paraId="60D8F3C0" w14:textId="1D9C873B"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push_back</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p>
    <w:p w14:paraId="7E866302" w14:textId="1C652B8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size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CA3033" w:rsidRPr="001D049A">
        <w:rPr>
          <w:rFonts w:ascii="Cascadia Code" w:eastAsia="Times New Roman" w:hAnsi="Cascadia Code" w:cs="Times New Roman"/>
          <w:noProof/>
          <w:color w:val="4472C4"/>
          <w:sz w:val="20"/>
          <w:szCs w:val="20"/>
          <w:lang w:val="en-US" w:eastAsia="zh-CN"/>
        </w:rPr>
        <w:t xml:space="preserve"> </w:t>
      </w:r>
      <w:r w:rsidR="00CA3033" w:rsidRPr="001D049A">
        <w:rPr>
          <w:rFonts w:ascii="Cascadia Code" w:eastAsia="Times New Roman" w:hAnsi="Cascadia Code" w:cs="Times New Roman"/>
          <w:i/>
          <w:iCs/>
          <w:noProof/>
          <w:color w:val="A5A5A5"/>
          <w:sz w:val="20"/>
          <w:szCs w:val="20"/>
          <w:lang w:val="en-US" w:eastAsia="zh-CN"/>
        </w:rPr>
        <w:t>// Nb of wires</w:t>
      </w:r>
      <w:r w:rsidR="008B5CE1" w:rsidRPr="001D049A">
        <w:rPr>
          <w:rFonts w:ascii="Cascadia Code" w:eastAsia="Times New Roman" w:hAnsi="Cascadia Code" w:cs="Times New Roman"/>
          <w:i/>
          <w:iCs/>
          <w:noProof/>
          <w:color w:val="A5A5A5"/>
          <w:sz w:val="20"/>
          <w:szCs w:val="20"/>
          <w:lang w:val="en-US" w:eastAsia="zh-CN"/>
        </w:rPr>
        <w:t xml:space="preserve"> in cable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04912EA7" w14:textId="73E3B32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1B4583" w:rsidRPr="001D049A">
        <w:rPr>
          <w:rFonts w:ascii="Cascadia Code" w:eastAsia="Times New Roman" w:hAnsi="Cascadia Code" w:cs="Times New Roman"/>
          <w:i/>
          <w:iCs/>
          <w:noProof/>
          <w:color w:val="A5A5A5"/>
          <w:sz w:val="20"/>
          <w:szCs w:val="20"/>
          <w:lang w:val="en-US" w:eastAsia="zh-CN"/>
        </w:rPr>
        <w:t>// All wires are allocated</w:t>
      </w:r>
      <w:r w:rsidR="007537B1" w:rsidRPr="001D049A">
        <w:rPr>
          <w:rFonts w:ascii="Cascadia Code" w:eastAsia="Times New Roman" w:hAnsi="Cascadia Code" w:cs="Times New Roman"/>
          <w:i/>
          <w:iCs/>
          <w:noProof/>
          <w:color w:val="A5A5A5"/>
          <w:sz w:val="20"/>
          <w:szCs w:val="20"/>
          <w:lang w:val="en-US" w:eastAsia="zh-CN"/>
        </w:rPr>
        <w:t xml:space="preserve">, </w:t>
      </w:r>
      <w:r w:rsidRPr="001D049A">
        <w:rPr>
          <w:rFonts w:ascii="Cascadia Code" w:eastAsia="Times New Roman" w:hAnsi="Cascadia Code" w:cs="Times New Roman"/>
          <w:i/>
          <w:iCs/>
          <w:noProof/>
          <w:color w:val="A5A5A5"/>
          <w:sz w:val="20"/>
          <w:szCs w:val="20"/>
          <w:lang w:val="en-US" w:eastAsia="zh-CN"/>
        </w:rPr>
        <w:t xml:space="preserve">Save valid </w:t>
      </w:r>
      <w:r w:rsidR="007537B1" w:rsidRPr="001D049A">
        <w:rPr>
          <w:rFonts w:ascii="Cascadia Code" w:eastAsia="Times New Roman" w:hAnsi="Cascadia Code" w:cs="Times New Roman"/>
          <w:i/>
          <w:iCs/>
          <w:noProof/>
          <w:color w:val="A5A5A5"/>
          <w:sz w:val="20"/>
          <w:szCs w:val="20"/>
          <w:lang w:val="en-US" w:eastAsia="zh-CN"/>
        </w:rPr>
        <w:t>result</w:t>
      </w:r>
      <w:r w:rsidRPr="001D049A">
        <w:rPr>
          <w:rFonts w:ascii="Cascadia Code" w:eastAsia="Times New Roman" w:hAnsi="Cascadia Code" w:cs="Times New Roman"/>
          <w:i/>
          <w:iCs/>
          <w:noProof/>
          <w:color w:val="A5A5A5"/>
          <w:sz w:val="20"/>
          <w:szCs w:val="20"/>
          <w:lang w:val="en-US" w:eastAsia="zh-CN"/>
        </w:rPr>
        <w:t>.</w:t>
      </w:r>
    </w:p>
    <w:p w14:paraId="50B777F0"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_allocations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emplace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p>
    <w:p w14:paraId="54DCEF8D" w14:textId="5E6BF311"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else</w:t>
      </w:r>
    </w:p>
    <w:p w14:paraId="3ADEE969" w14:textId="57B6E53E"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6821BC"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for</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EA6CFD" w:rsidRPr="001D049A">
        <w:rPr>
          <w:rFonts w:ascii="Cascadia Code" w:eastAsia="Times New Roman" w:hAnsi="Cascadia Code" w:cs="Times New Roman"/>
          <w:i/>
          <w:iCs/>
          <w:noProof/>
          <w:color w:val="A5A5A5"/>
          <w:sz w:val="20"/>
          <w:szCs w:val="20"/>
          <w:lang w:val="en-US" w:eastAsia="zh-CN"/>
        </w:rPr>
        <w:t xml:space="preserve">// </w:t>
      </w:r>
      <w:r w:rsidR="00CC41A7" w:rsidRPr="001D049A">
        <w:rPr>
          <w:rFonts w:ascii="Cascadia Code" w:eastAsia="Times New Roman" w:hAnsi="Cascadia Code" w:cs="Times New Roman"/>
          <w:i/>
          <w:iCs/>
          <w:noProof/>
          <w:color w:val="A5A5A5"/>
          <w:sz w:val="20"/>
          <w:szCs w:val="20"/>
          <w:lang w:val="en-US" w:eastAsia="zh-CN"/>
        </w:rPr>
        <w:t>All</w:t>
      </w:r>
      <w:r w:rsidR="00EA6CFD" w:rsidRPr="001D049A">
        <w:rPr>
          <w:rFonts w:ascii="Cascadia Code" w:eastAsia="Times New Roman" w:hAnsi="Cascadia Code" w:cs="Times New Roman"/>
          <w:i/>
          <w:iCs/>
          <w:noProof/>
          <w:color w:val="A5A5A5"/>
          <w:sz w:val="20"/>
          <w:szCs w:val="20"/>
          <w:lang w:val="en-US" w:eastAsia="zh-CN"/>
        </w:rPr>
        <w:t xml:space="preserve"> current cavity’s </w:t>
      </w:r>
      <w:r w:rsidR="00CC41A7" w:rsidRPr="001D049A">
        <w:rPr>
          <w:rFonts w:ascii="Cascadia Code" w:eastAsia="Times New Roman" w:hAnsi="Cascadia Code" w:cs="Times New Roman"/>
          <w:i/>
          <w:iCs/>
          <w:noProof/>
          <w:color w:val="A5A5A5"/>
          <w:sz w:val="20"/>
          <w:szCs w:val="20"/>
          <w:lang w:val="en-US" w:eastAsia="zh-CN"/>
        </w:rPr>
        <w:t>neighbor</w:t>
      </w:r>
      <w:r w:rsidRPr="001D049A">
        <w:rPr>
          <w:rFonts w:ascii="Cascadia Code" w:eastAsia="Times New Roman" w:hAnsi="Cascadia Code" w:cs="Times New Roman"/>
          <w:noProof/>
          <w:color w:val="4472C4"/>
          <w:sz w:val="20"/>
          <w:szCs w:val="20"/>
          <w:lang w:val="en-US" w:eastAsia="zh-CN"/>
        </w:rPr>
        <w:t>)</w:t>
      </w:r>
    </w:p>
    <w:p w14:paraId="14AD3E49" w14:textId="08639C5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lastRenderedPageBreak/>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2576FC" w:rsidRPr="001D049A">
        <w:rPr>
          <w:rFonts w:ascii="Cascadia Code" w:eastAsia="Times New Roman" w:hAnsi="Cascadia Code" w:cs="Times New Roman"/>
          <w:i/>
          <w:iCs/>
          <w:noProof/>
          <w:color w:val="A5A5A5"/>
          <w:sz w:val="20"/>
          <w:szCs w:val="20"/>
          <w:lang w:val="en-US" w:eastAsia="zh-CN"/>
        </w:rPr>
        <w:t>// Neighbor cavity is not visited</w:t>
      </w:r>
      <w:r w:rsidRPr="001D049A">
        <w:rPr>
          <w:rFonts w:ascii="Cascadia Code" w:eastAsia="Times New Roman" w:hAnsi="Cascadia Code" w:cs="Times New Roman"/>
          <w:noProof/>
          <w:color w:val="4472C4"/>
          <w:sz w:val="20"/>
          <w:szCs w:val="20"/>
          <w:lang w:val="en-US" w:eastAsia="zh-CN"/>
        </w:rPr>
        <w:t>)</w:t>
      </w:r>
    </w:p>
    <w:p w14:paraId="58821BEC" w14:textId="1C4746B0"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neighbor</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wire_index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1</w:t>
      </w:r>
      <w:r w:rsidRPr="001D049A">
        <w:rPr>
          <w:rFonts w:ascii="Cascadia Code" w:eastAsia="Times New Roman" w:hAnsi="Cascadia Code" w:cs="Times New Roman"/>
          <w:noProof/>
          <w:color w:val="4472C4"/>
          <w:sz w:val="20"/>
          <w:szCs w:val="20"/>
          <w:lang w:val="en-US" w:eastAsia="zh-CN"/>
        </w:rPr>
        <w:t>);</w:t>
      </w:r>
    </w:p>
    <w:p w14:paraId="12760B72"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 Backtrack</w:t>
      </w:r>
    </w:p>
    <w:p w14:paraId="55A1DEAB"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pop_back</w:t>
      </w:r>
      <w:r w:rsidRPr="001D049A">
        <w:rPr>
          <w:rFonts w:ascii="Cascadia Code" w:eastAsia="Times New Roman" w:hAnsi="Cascadia Code" w:cs="Times New Roman"/>
          <w:noProof/>
          <w:color w:val="4472C4"/>
          <w:sz w:val="20"/>
          <w:szCs w:val="20"/>
          <w:lang w:val="en-US" w:eastAsia="zh-CN"/>
        </w:rPr>
        <w:t>();</w:t>
      </w:r>
    </w:p>
    <w:p w14:paraId="3DE8202F"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p>
    <w:p w14:paraId="0D2791A8" w14:textId="7179D09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cavity</w:t>
      </w:r>
      <w:r w:rsidRPr="001D049A">
        <w:rPr>
          <w:rFonts w:ascii="Cascadia Code" w:eastAsia="Times New Roman" w:hAnsi="Cascadia Code" w:cs="Times New Roman"/>
          <w:noProof/>
          <w:color w:val="4472C4"/>
          <w:sz w:val="20"/>
          <w:szCs w:val="20"/>
          <w:lang w:val="en-US" w:eastAsia="zh-CN"/>
        </w:rPr>
        <w:t>-&gt;</w:t>
      </w:r>
      <w:r w:rsidRPr="001D049A">
        <w:rPr>
          <w:rFonts w:ascii="Cascadia Code" w:eastAsia="Times New Roman" w:hAnsi="Cascadia Code" w:cs="Times New Roman"/>
          <w:noProof/>
          <w:color w:val="5B9BD5"/>
          <w:sz w:val="20"/>
          <w:szCs w:val="20"/>
          <w:lang w:val="en-US" w:eastAsia="zh-CN"/>
        </w:rPr>
        <w:t>get_ID</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0</w:t>
      </w:r>
      <w:r w:rsidRPr="001D049A">
        <w:rPr>
          <w:rFonts w:ascii="Cascadia Code" w:eastAsia="Times New Roman" w:hAnsi="Cascadia Code" w:cs="Times New Roman"/>
          <w:noProof/>
          <w:color w:val="4472C4"/>
          <w:sz w:val="20"/>
          <w:szCs w:val="20"/>
          <w:lang w:val="en-US" w:eastAsia="zh-CN"/>
        </w:rPr>
        <w:t>);</w:t>
      </w:r>
    </w:p>
    <w:p w14:paraId="578CC477" w14:textId="0E45CFAA" w:rsidR="00443817" w:rsidRPr="001D049A" w:rsidRDefault="00604590" w:rsidP="001D049A">
      <w:pPr>
        <w:shd w:val="clear" w:color="auto" w:fill="FFFFFF"/>
        <w:spacing w:after="0" w:line="240" w:lineRule="exact"/>
        <w:rPr>
          <w:rFonts w:ascii="Cascadia Code" w:eastAsia="Times New Roman" w:hAnsi="Cascadia Code" w:cs="Times New Roman"/>
          <w:noProof/>
          <w:color w:val="4472C4"/>
          <w:sz w:val="20"/>
          <w:szCs w:val="20"/>
          <w:lang w:eastAsia="zh-CN"/>
        </w:rPr>
      </w:pPr>
      <w:r w:rsidRPr="001D049A">
        <w:rPr>
          <w:rFonts w:ascii="Cascadia Code" w:eastAsia="Times New Roman" w:hAnsi="Cascadia Code" w:cs="Times New Roman"/>
          <w:noProof/>
          <w:color w:val="4472C4"/>
          <w:sz w:val="20"/>
          <w:szCs w:val="20"/>
          <w:lang w:eastAsia="zh-CN"/>
        </w:rPr>
        <w:t>}</w:t>
      </w:r>
    </w:p>
    <w:p w14:paraId="330B8A95" w14:textId="77777777" w:rsidR="004D00C6" w:rsidRDefault="004D00C6" w:rsidP="001742E6">
      <w:pPr>
        <w:pStyle w:val="NormalWeb"/>
        <w:rPr>
          <w:rFonts w:ascii="3DS V2" w:hAnsi="3DS V2"/>
          <w:lang w:val="fr-FR"/>
        </w:rPr>
      </w:pPr>
    </w:p>
    <w:p w14:paraId="6679CCD1" w14:textId="691DCAEE" w:rsidR="004D00C6" w:rsidRPr="004D00C6" w:rsidRDefault="004D00C6" w:rsidP="004D00C6">
      <w:pPr>
        <w:pStyle w:val="Heading3"/>
        <w:rPr>
          <w:rFonts w:ascii="3DS V2" w:hAnsi="3DS V2"/>
          <w:sz w:val="32"/>
          <w:szCs w:val="32"/>
        </w:rPr>
      </w:pPr>
      <w:commentRangeStart w:id="176"/>
      <w:r>
        <w:rPr>
          <w:rFonts w:ascii="3DS V2" w:hAnsi="3DS V2"/>
          <w:sz w:val="32"/>
          <w:szCs w:val="32"/>
        </w:rPr>
        <w:t>Recherche</w:t>
      </w:r>
      <w:commentRangeEnd w:id="176"/>
      <w:r w:rsidR="00154C4C">
        <w:rPr>
          <w:rStyle w:val="CommentReference"/>
          <w:rFonts w:ascii="Times New Roman" w:eastAsia="Times New Roman" w:hAnsi="Times New Roman" w:cs="Times New Roman"/>
          <w:b w:val="0"/>
          <w:bCs w:val="0"/>
          <w:color w:val="auto"/>
          <w:szCs w:val="20"/>
        </w:rPr>
        <w:commentReference w:id="176"/>
      </w:r>
      <w:r>
        <w:rPr>
          <w:rFonts w:ascii="3DS V2" w:hAnsi="3DS V2"/>
          <w:sz w:val="32"/>
          <w:szCs w:val="32"/>
        </w:rPr>
        <w:t xml:space="preserve"> DFS</w:t>
      </w:r>
    </w:p>
    <w:p w14:paraId="3CBD0B4A" w14:textId="19337770" w:rsidR="001742E6" w:rsidRPr="001742E6" w:rsidRDefault="001742E6" w:rsidP="001742E6">
      <w:pPr>
        <w:pStyle w:val="NormalWeb"/>
        <w:rPr>
          <w:rFonts w:ascii="3DS V2" w:hAnsi="3DS V2"/>
          <w:lang w:val="fr-FR"/>
        </w:rPr>
      </w:pPr>
      <w:r w:rsidRPr="001742E6">
        <w:rPr>
          <w:rFonts w:ascii="3DS V2" w:hAnsi="3DS V2"/>
          <w:lang w:val="fr-FR"/>
        </w:rPr>
        <w:t>Comme présenté précédemment, la stratégie de recherche impose une allocation câble par câble. Or, dans la pratique, cette recherche génère souvent un grand nombre de solutions valides pour un même câble.</w:t>
      </w:r>
    </w:p>
    <w:p w14:paraId="3B66F93E" w14:textId="55275178" w:rsidR="001742E6" w:rsidRPr="001742E6" w:rsidRDefault="001742E6" w:rsidP="001742E6">
      <w:pPr>
        <w:pStyle w:val="NormalWeb"/>
        <w:rPr>
          <w:rFonts w:ascii="3DS V2" w:hAnsi="3DS V2"/>
          <w:lang w:val="fr-FR"/>
        </w:rPr>
      </w:pPr>
      <w:r w:rsidRPr="001742E6">
        <w:rPr>
          <w:rFonts w:ascii="3DS V2" w:hAnsi="3DS V2"/>
          <w:lang w:val="fr-FR"/>
        </w:rPr>
        <w:t xml:space="preserve">Pour cette raison, un </w:t>
      </w:r>
      <w:r w:rsidRPr="001158FB">
        <w:rPr>
          <w:rFonts w:ascii="3DS V2" w:hAnsi="3DS V2"/>
          <w:lang w:val="fr-FR"/>
        </w:rPr>
        <w:t>mécanisme d</w:t>
      </w:r>
      <w:r w:rsidR="000D18AF">
        <w:rPr>
          <w:rFonts w:ascii="3DS V2" w:hAnsi="3DS V2"/>
          <w:lang w:val="fr-FR"/>
        </w:rPr>
        <w:t>’</w:t>
      </w:r>
      <w:r w:rsidR="001158FB">
        <w:rPr>
          <w:rFonts w:ascii="3DS V2" w:hAnsi="3DS V2"/>
          <w:lang w:val="fr-FR"/>
        </w:rPr>
        <w:t>évaluation</w:t>
      </w:r>
      <w:r w:rsidRPr="001742E6">
        <w:rPr>
          <w:rFonts w:ascii="3DS V2" w:hAnsi="3DS V2"/>
          <w:lang w:val="fr-FR"/>
        </w:rPr>
        <w:t xml:space="preserve"> a été introduit afin d’évaluer la qualité de chaque solution et de proposer la plus pertinente à l’utilisateur.</w:t>
      </w:r>
    </w:p>
    <w:p w14:paraId="78748474" w14:textId="6CEAEE18" w:rsidR="001742E6" w:rsidRPr="001742E6" w:rsidRDefault="001742E6" w:rsidP="001742E6">
      <w:pPr>
        <w:pStyle w:val="NormalWeb"/>
        <w:rPr>
          <w:rFonts w:ascii="3DS V2" w:hAnsi="3DS V2"/>
          <w:lang w:val="fr-FR"/>
        </w:rPr>
      </w:pPr>
      <w:r w:rsidRPr="001742E6">
        <w:rPr>
          <w:rFonts w:ascii="3DS V2" w:hAnsi="3DS V2"/>
          <w:lang w:val="fr-FR"/>
        </w:rPr>
        <w:t xml:space="preserve">Dans ce prototype, </w:t>
      </w:r>
      <w:r w:rsidRPr="001158FB">
        <w:rPr>
          <w:rFonts w:ascii="3DS V2" w:hAnsi="3DS V2"/>
          <w:lang w:val="fr-FR"/>
        </w:rPr>
        <w:t>plusieurs solutions sont affichées</w:t>
      </w:r>
      <w:r w:rsidRPr="001742E6">
        <w:rPr>
          <w:rFonts w:ascii="3DS V2" w:hAnsi="3DS V2"/>
          <w:lang w:val="fr-FR"/>
        </w:rPr>
        <w:t xml:space="preserve"> avec leur score respectif, ce qui permet de valider le bon fonctionnement du système </w:t>
      </w:r>
      <w:r w:rsidR="001A6377">
        <w:rPr>
          <w:rFonts w:ascii="3DS V2" w:hAnsi="3DS V2"/>
          <w:lang w:val="fr-FR"/>
        </w:rPr>
        <w:t>d’évaluation</w:t>
      </w:r>
      <w:r w:rsidRPr="001742E6">
        <w:rPr>
          <w:rFonts w:ascii="3DS V2" w:hAnsi="3DS V2"/>
          <w:lang w:val="fr-FR"/>
        </w:rPr>
        <w:t xml:space="preserve">. À terme, dans la version finale, </w:t>
      </w:r>
      <w:r w:rsidRPr="001158FB">
        <w:rPr>
          <w:rFonts w:ascii="3DS V2" w:hAnsi="3DS V2"/>
          <w:lang w:val="fr-FR"/>
        </w:rPr>
        <w:t>seule la meilleure solution sera proposée</w:t>
      </w:r>
      <w:r w:rsidR="00D550F1">
        <w:rPr>
          <w:rFonts w:ascii="3DS V2" w:hAnsi="3DS V2"/>
          <w:lang w:val="fr-FR"/>
        </w:rPr>
        <w:t xml:space="preserve"> à </w:t>
      </w:r>
      <w:commentRangeStart w:id="177"/>
      <w:r w:rsidR="00D550F1">
        <w:rPr>
          <w:rFonts w:ascii="3DS V2" w:hAnsi="3DS V2"/>
          <w:lang w:val="fr-FR"/>
        </w:rPr>
        <w:t>l’utilisateur</w:t>
      </w:r>
      <w:commentRangeEnd w:id="177"/>
      <w:r w:rsidR="00EC7E88">
        <w:rPr>
          <w:rStyle w:val="CommentReference"/>
          <w:szCs w:val="20"/>
          <w:lang w:val="fr-FR" w:eastAsia="en-US"/>
        </w:rPr>
        <w:commentReference w:id="177"/>
      </w:r>
      <w:r w:rsidRPr="001742E6">
        <w:rPr>
          <w:rFonts w:ascii="3DS V2" w:hAnsi="3DS V2"/>
          <w:lang w:val="fr-FR"/>
        </w:rPr>
        <w:t>.</w:t>
      </w:r>
    </w:p>
    <w:p w14:paraId="0D40387A" w14:textId="15CCA8DD" w:rsidR="001742E6" w:rsidRPr="001742E6" w:rsidRDefault="001742E6" w:rsidP="001742E6">
      <w:pPr>
        <w:pStyle w:val="NormalWeb"/>
        <w:rPr>
          <w:rFonts w:ascii="3DS V2" w:hAnsi="3DS V2"/>
          <w:lang w:val="fr-FR"/>
        </w:rPr>
      </w:pPr>
      <w:r w:rsidRPr="001742E6">
        <w:rPr>
          <w:rFonts w:ascii="3DS V2" w:hAnsi="3DS V2"/>
          <w:lang w:val="fr-FR"/>
        </w:rPr>
        <w:t xml:space="preserve">Une solution </w:t>
      </w:r>
      <w:r w:rsidR="002A2289">
        <w:rPr>
          <w:rFonts w:ascii="3DS V2" w:hAnsi="3DS V2"/>
          <w:lang w:val="fr-FR"/>
        </w:rPr>
        <w:t xml:space="preserve">pour un câble </w:t>
      </w:r>
      <w:r w:rsidRPr="001742E6">
        <w:rPr>
          <w:rFonts w:ascii="3DS V2" w:hAnsi="3DS V2"/>
          <w:lang w:val="fr-FR"/>
        </w:rPr>
        <w:t xml:space="preserve">correspond à une zone de cavités occupée </w:t>
      </w:r>
      <w:del w:id="178" w:author="GOUTAUDIER Sébastien" w:date="2025-08-01T11:02:00Z">
        <w:r w:rsidR="002A2289" w:rsidDel="001A207B">
          <w:rPr>
            <w:rFonts w:ascii="3DS V2" w:hAnsi="3DS V2"/>
            <w:lang w:val="fr-FR"/>
          </w:rPr>
          <w:delText>ce</w:delText>
        </w:r>
        <w:r w:rsidRPr="001742E6" w:rsidDel="001A207B">
          <w:rPr>
            <w:rFonts w:ascii="3DS V2" w:hAnsi="3DS V2"/>
            <w:lang w:val="fr-FR"/>
          </w:rPr>
          <w:delText xml:space="preserve"> </w:delText>
        </w:r>
      </w:del>
      <w:ins w:id="179" w:author="GOUTAUDIER Sébastien" w:date="2025-08-01T11:02:00Z">
        <w:r w:rsidR="001A207B">
          <w:rPr>
            <w:rFonts w:ascii="3DS V2" w:hAnsi="3DS V2"/>
            <w:lang w:val="fr-FR"/>
          </w:rPr>
          <w:t>par ce</w:t>
        </w:r>
        <w:r w:rsidR="001A207B" w:rsidRPr="001742E6">
          <w:rPr>
            <w:rFonts w:ascii="3DS V2" w:hAnsi="3DS V2"/>
            <w:lang w:val="fr-FR"/>
          </w:rPr>
          <w:t xml:space="preserve"> </w:t>
        </w:r>
      </w:ins>
      <w:r w:rsidRPr="001742E6">
        <w:rPr>
          <w:rFonts w:ascii="3DS V2" w:hAnsi="3DS V2"/>
          <w:lang w:val="fr-FR"/>
        </w:rPr>
        <w:t xml:space="preserve">câble. Pour simplifier, la version actuelle utilise </w:t>
      </w:r>
      <w:r w:rsidR="005F398F">
        <w:rPr>
          <w:rFonts w:ascii="3DS V2" w:hAnsi="3DS V2"/>
          <w:lang w:val="fr-FR"/>
        </w:rPr>
        <w:t xml:space="preserve">un critère unique : </w:t>
      </w:r>
      <w:r w:rsidRPr="001742E6">
        <w:rPr>
          <w:rFonts w:ascii="3DS V2" w:hAnsi="3DS V2"/>
          <w:lang w:val="fr-FR"/>
        </w:rPr>
        <w:t xml:space="preserve">le </w:t>
      </w:r>
      <w:r w:rsidRPr="001158FB">
        <w:rPr>
          <w:rFonts w:ascii="3DS V2" w:hAnsi="3DS V2"/>
          <w:lang w:val="fr-FR"/>
        </w:rPr>
        <w:t>rayon du plus petit cercle englobant</w:t>
      </w:r>
      <w:r w:rsidRPr="001742E6">
        <w:rPr>
          <w:rFonts w:ascii="3DS V2" w:hAnsi="3DS V2"/>
          <w:lang w:val="fr-FR"/>
        </w:rPr>
        <w:t>, calculé avec l’algorithme de Welzl.</w:t>
      </w:r>
      <w:r w:rsidR="005F398F">
        <w:rPr>
          <w:rFonts w:ascii="3DS V2" w:hAnsi="3DS V2"/>
          <w:lang w:val="fr-FR"/>
        </w:rPr>
        <w:t xml:space="preserve"> </w:t>
      </w:r>
      <w:r w:rsidRPr="001742E6">
        <w:rPr>
          <w:rFonts w:ascii="3DS V2" w:hAnsi="3DS V2"/>
          <w:lang w:val="fr-FR"/>
        </w:rPr>
        <w:t xml:space="preserve">Dans un contexte industriel, ce score pourra devenir </w:t>
      </w:r>
      <w:r w:rsidRPr="001158FB">
        <w:rPr>
          <w:rFonts w:ascii="3DS V2" w:hAnsi="3DS V2"/>
          <w:lang w:val="fr-FR"/>
        </w:rPr>
        <w:t>un critère composite</w:t>
      </w:r>
      <w:r w:rsidRPr="001742E6">
        <w:rPr>
          <w:rFonts w:ascii="3DS V2" w:hAnsi="3DS V2"/>
          <w:lang w:val="fr-FR"/>
        </w:rPr>
        <w:t xml:space="preserve"> tenant compte de plusieurs paramètres techniques, personnalisables selon les besoins des clients.</w:t>
      </w:r>
    </w:p>
    <w:p w14:paraId="73C359B6" w14:textId="5FEAE3A9" w:rsidR="001742E6" w:rsidRPr="001742E6" w:rsidRDefault="00DB4BD8" w:rsidP="001742E6">
      <w:pPr>
        <w:pStyle w:val="NormalWeb"/>
        <w:rPr>
          <w:rFonts w:ascii="3DS V2" w:hAnsi="3DS V2"/>
          <w:lang w:val="fr-FR"/>
        </w:rPr>
      </w:pPr>
      <w:r w:rsidRPr="001742E6">
        <w:rPr>
          <w:rFonts w:ascii="3DS V2" w:hAnsi="3DS V2"/>
          <w:noProof/>
          <w:lang w:val="fr-FR"/>
        </w:rPr>
        <w:drawing>
          <wp:anchor distT="0" distB="0" distL="114300" distR="114300" simplePos="0" relativeHeight="251807232" behindDoc="0" locked="0" layoutInCell="1" allowOverlap="1" wp14:anchorId="7583A789" wp14:editId="512CB95D">
            <wp:simplePos x="0" y="0"/>
            <wp:positionH relativeFrom="margin">
              <wp:align>center</wp:align>
            </wp:positionH>
            <wp:positionV relativeFrom="paragraph">
              <wp:posOffset>622177</wp:posOffset>
            </wp:positionV>
            <wp:extent cx="1942465" cy="1693545"/>
            <wp:effectExtent l="0" t="0" r="635" b="1905"/>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42465" cy="1693545"/>
                    </a:xfrm>
                    <a:prstGeom prst="rect">
                      <a:avLst/>
                    </a:prstGeom>
                  </pic:spPr>
                </pic:pic>
              </a:graphicData>
            </a:graphic>
          </wp:anchor>
        </w:drawing>
      </w:r>
      <w:r w:rsidR="001742E6" w:rsidRPr="001742E6">
        <w:rPr>
          <w:rFonts w:ascii="3DS V2" w:hAnsi="3DS V2"/>
          <w:lang w:val="fr-FR"/>
        </w:rPr>
        <w:t>Les résultats</w:t>
      </w:r>
      <w:r w:rsidR="00BA7C18">
        <w:rPr>
          <w:rFonts w:ascii="3DS V2" w:hAnsi="3DS V2"/>
          <w:lang w:val="fr-FR"/>
        </w:rPr>
        <w:t>, donc les solutions</w:t>
      </w:r>
      <w:r w:rsidR="001742E6" w:rsidRPr="001742E6">
        <w:rPr>
          <w:rFonts w:ascii="3DS V2" w:hAnsi="3DS V2"/>
          <w:lang w:val="fr-FR"/>
        </w:rPr>
        <w:t xml:space="preserve"> valides triées par </w:t>
      </w:r>
      <w:r w:rsidR="00BA7C18">
        <w:rPr>
          <w:rFonts w:ascii="3DS V2" w:hAnsi="3DS V2"/>
          <w:lang w:val="fr-FR"/>
        </w:rPr>
        <w:t xml:space="preserve">son </w:t>
      </w:r>
      <w:r w:rsidR="001742E6" w:rsidRPr="001742E6">
        <w:rPr>
          <w:rFonts w:ascii="3DS V2" w:hAnsi="3DS V2"/>
          <w:lang w:val="fr-FR"/>
        </w:rPr>
        <w:t>score</w:t>
      </w:r>
      <w:r w:rsidR="00BA7C18">
        <w:rPr>
          <w:rFonts w:ascii="3DS V2" w:hAnsi="3DS V2"/>
          <w:lang w:val="fr-FR"/>
        </w:rPr>
        <w:t>,</w:t>
      </w:r>
      <w:r w:rsidR="001742E6" w:rsidRPr="001742E6">
        <w:rPr>
          <w:rFonts w:ascii="3DS V2" w:hAnsi="3DS V2"/>
          <w:lang w:val="fr-FR"/>
        </w:rPr>
        <w:t xml:space="preserve"> sont affichés dans la console.</w:t>
      </w:r>
      <w:r w:rsidR="00BA7C18">
        <w:rPr>
          <w:rFonts w:ascii="3DS V2" w:hAnsi="3DS V2"/>
          <w:lang w:val="fr-FR"/>
        </w:rPr>
        <w:t xml:space="preserve"> Voici</w:t>
      </w:r>
      <w:r w:rsidR="001742E6" w:rsidRPr="001742E6">
        <w:rPr>
          <w:rFonts w:ascii="3DS V2" w:hAnsi="3DS V2"/>
          <w:lang w:val="fr-FR"/>
        </w:rPr>
        <w:t xml:space="preserve"> un exemple de résultat pour un câble à trois fils. Le programme invite l’utilisateur à sélectionner une solution en entrant le numéro correspondant. </w:t>
      </w:r>
    </w:p>
    <w:p w14:paraId="1A0FBB2D" w14:textId="039AACFC" w:rsidR="00466521" w:rsidRDefault="001158FB" w:rsidP="00BA7C18">
      <w:pPr>
        <w:pStyle w:val="NormalWeb"/>
        <w:jc w:val="center"/>
        <w:rPr>
          <w:rFonts w:ascii="3DS V2" w:hAnsi="3DS V2"/>
          <w:lang w:val="fr-FR"/>
        </w:rPr>
      </w:pPr>
      <w:r>
        <w:rPr>
          <w:noProof/>
        </w:rPr>
        <mc:AlternateContent>
          <mc:Choice Requires="wps">
            <w:drawing>
              <wp:anchor distT="0" distB="0" distL="114300" distR="114300" simplePos="0" relativeHeight="251804160" behindDoc="0" locked="0" layoutInCell="1" allowOverlap="1" wp14:anchorId="520BC5ED" wp14:editId="6EAB2693">
                <wp:simplePos x="0" y="0"/>
                <wp:positionH relativeFrom="margin">
                  <wp:posOffset>1508779</wp:posOffset>
                </wp:positionH>
                <wp:positionV relativeFrom="paragraph">
                  <wp:posOffset>1645967</wp:posOffset>
                </wp:positionV>
                <wp:extent cx="2872740" cy="635"/>
                <wp:effectExtent l="0" t="0" r="3810" b="8255"/>
                <wp:wrapSquare wrapText="bothSides"/>
                <wp:docPr id="216" name="Zone de texte 216"/>
                <wp:cNvGraphicFramePr/>
                <a:graphic xmlns:a="http://schemas.openxmlformats.org/drawingml/2006/main">
                  <a:graphicData uri="http://schemas.microsoft.com/office/word/2010/wordprocessingShape">
                    <wps:wsp>
                      <wps:cNvSpPr txBox="1"/>
                      <wps:spPr>
                        <a:xfrm>
                          <a:off x="0" y="0"/>
                          <a:ext cx="2872740" cy="635"/>
                        </a:xfrm>
                        <a:prstGeom prst="rect">
                          <a:avLst/>
                        </a:prstGeom>
                        <a:solidFill>
                          <a:prstClr val="white"/>
                        </a:solidFill>
                        <a:ln>
                          <a:noFill/>
                        </a:ln>
                      </wps:spPr>
                      <wps:txbx>
                        <w:txbxContent>
                          <w:p w14:paraId="1FE69118" w14:textId="69C651E6" w:rsidR="00AD2388" w:rsidRPr="004F2C7D" w:rsidRDefault="00AD2388" w:rsidP="00BA7C18">
                            <w:pPr>
                              <w:pStyle w:val="Caption"/>
                              <w:jc w:val="center"/>
                              <w:rPr>
                                <w:rFonts w:ascii="3DS V2" w:eastAsia="Times New Roman" w:hAnsi="3DS V2" w:cs="Times New Roman"/>
                                <w:noProof/>
                                <w:sz w:val="24"/>
                                <w:szCs w:val="24"/>
                              </w:rPr>
                            </w:pPr>
                            <w:r>
                              <w:t xml:space="preserve">Figure </w:t>
                            </w:r>
                            <w:fldSimple w:instr=" SEQ Figure \* ARABIC ">
                              <w:r w:rsidR="004D4217">
                                <w:rPr>
                                  <w:noProof/>
                                </w:rPr>
                                <w:t>25</w:t>
                              </w:r>
                            </w:fldSimple>
                            <w:r>
                              <w:t xml:space="preserve"> : </w:t>
                            </w:r>
                            <w:r w:rsidRPr="00752F64">
                              <w:t xml:space="preserve">Liste des </w:t>
                            </w:r>
                            <w:r w:rsidR="00BA7C18">
                              <w:t>solutions</w:t>
                            </w:r>
                            <w:r w:rsidRPr="00752F64">
                              <w:t xml:space="preserve"> proposée à l’utilisateur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0BC5ED" id="Zone de texte 216" o:spid="_x0000_s1039" type="#_x0000_t202" style="position:absolute;left:0;text-align:left;margin-left:118.8pt;margin-top:129.6pt;width:226.2pt;height:.05pt;z-index:2518041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" stroked="f">
                <v:textbox style="mso-fit-shape-to-text:t" inset="0,0,0,0">
                  <w:txbxContent>
                    <w:p w14:paraId="1FE69118" w14:textId="69C651E6" w:rsidR="00AD2388" w:rsidRPr="004F2C7D" w:rsidRDefault="00AD2388" w:rsidP="00BA7C18">
                      <w:pPr>
                        <w:pStyle w:val="Caption"/>
                        <w:jc w:val="center"/>
                        <w:rPr>
                          <w:rFonts w:ascii="3DS V2" w:eastAsia="Times New Roman" w:hAnsi="3DS V2" w:cs="Times New Roman"/>
                          <w:noProof/>
                          <w:sz w:val="24"/>
                          <w:szCs w:val="24"/>
                        </w:rPr>
                      </w:pPr>
                      <w:r>
                        <w:t xml:space="preserve">Figure </w:t>
                      </w:r>
                      <w:fldSimple w:instr=" SEQ Figure \* ARABIC ">
                        <w:r w:rsidR="004D4217">
                          <w:rPr>
                            <w:noProof/>
                          </w:rPr>
                          <w:t>25</w:t>
                        </w:r>
                      </w:fldSimple>
                      <w:r>
                        <w:t xml:space="preserve"> : </w:t>
                      </w:r>
                      <w:r w:rsidRPr="00752F64">
                        <w:t xml:space="preserve">Liste des </w:t>
                      </w:r>
                      <w:r w:rsidR="00BA7C18">
                        <w:t>solutions</w:t>
                      </w:r>
                      <w:r w:rsidRPr="00752F64">
                        <w:t xml:space="preserve"> proposée à l’utilisateur</w:t>
                      </w:r>
                    </w:p>
                  </w:txbxContent>
                </v:textbox>
                <w10:wrap type="square" anchorx="margin"/>
              </v:shape>
            </w:pict>
          </mc:Fallback>
        </mc:AlternateContent>
      </w:r>
    </w:p>
    <w:p w14:paraId="43FBE0BE" w14:textId="28D8AD92" w:rsidR="008D41D9" w:rsidRDefault="009754F8" w:rsidP="00DB4BD8">
      <w:pPr>
        <w:pStyle w:val="Heading3"/>
        <w:spacing w:line="240" w:lineRule="auto"/>
        <w:rPr>
          <w:rFonts w:ascii="3DS V2" w:hAnsi="3DS V2"/>
          <w:sz w:val="32"/>
          <w:szCs w:val="32"/>
        </w:rPr>
      </w:pPr>
      <w:bookmarkStart w:id="180" w:name="_Toc204887651"/>
      <w:r>
        <w:rPr>
          <w:rFonts w:ascii="3DS V2" w:hAnsi="3DS V2"/>
          <w:sz w:val="32"/>
          <w:szCs w:val="32"/>
        </w:rPr>
        <w:lastRenderedPageBreak/>
        <w:t>Visualisation</w:t>
      </w:r>
      <w:bookmarkEnd w:id="180"/>
      <w:r>
        <w:rPr>
          <w:rFonts w:ascii="3DS V2" w:hAnsi="3DS V2"/>
          <w:sz w:val="32"/>
          <w:szCs w:val="32"/>
        </w:rPr>
        <w:t xml:space="preserve"> </w:t>
      </w:r>
    </w:p>
    <w:p w14:paraId="2C70DC59" w14:textId="701C337C" w:rsidR="00A267C4" w:rsidRPr="008D41D9" w:rsidRDefault="00DD2D2C" w:rsidP="00DB4BD8">
      <w:pPr>
        <w:pStyle w:val="NormalWeb"/>
        <w:rPr>
          <w:rFonts w:ascii="3DS V2" w:hAnsi="3DS V2"/>
          <w:lang w:val="fr-FR"/>
        </w:rPr>
      </w:pPr>
      <w:r w:rsidRPr="008D41D9">
        <w:rPr>
          <w:rFonts w:ascii="3DS V2" w:hAnsi="3DS V2"/>
          <w:noProof/>
          <w:lang w:val="fr-FR"/>
        </w:rPr>
        <w:drawing>
          <wp:anchor distT="0" distB="0" distL="114300" distR="114300" simplePos="0" relativeHeight="251703808" behindDoc="1" locked="0" layoutInCell="1" allowOverlap="1" wp14:anchorId="67BB88B4" wp14:editId="22782938">
            <wp:simplePos x="0" y="0"/>
            <wp:positionH relativeFrom="column">
              <wp:posOffset>487425</wp:posOffset>
            </wp:positionH>
            <wp:positionV relativeFrom="paragraph">
              <wp:posOffset>955040</wp:posOffset>
            </wp:positionV>
            <wp:extent cx="4718685" cy="1153160"/>
            <wp:effectExtent l="0" t="0" r="5715" b="8890"/>
            <wp:wrapTight wrapText="bothSides">
              <wp:wrapPolygon edited="0">
                <wp:start x="0" y="0"/>
                <wp:lineTo x="0" y="21410"/>
                <wp:lineTo x="21539" y="21410"/>
                <wp:lineTo x="21539"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18685" cy="1153160"/>
                    </a:xfrm>
                    <a:prstGeom prst="rect">
                      <a:avLst/>
                    </a:prstGeom>
                  </pic:spPr>
                </pic:pic>
              </a:graphicData>
            </a:graphic>
            <wp14:sizeRelH relativeFrom="margin">
              <wp14:pctWidth>0</wp14:pctWidth>
            </wp14:sizeRelH>
            <wp14:sizeRelV relativeFrom="margin">
              <wp14:pctHeight>0</wp14:pctHeight>
            </wp14:sizeRelV>
          </wp:anchor>
        </w:drawing>
      </w:r>
      <w:r w:rsidR="00425172">
        <w:rPr>
          <w:rFonts w:ascii="3DS V2" w:hAnsi="3DS V2"/>
          <w:lang w:val="fr-FR"/>
        </w:rPr>
        <w:t>Le</w:t>
      </w:r>
      <w:r w:rsidR="009754F8" w:rsidRPr="008D41D9">
        <w:rPr>
          <w:rFonts w:ascii="3DS V2" w:hAnsi="3DS V2"/>
          <w:lang w:val="fr-FR"/>
        </w:rPr>
        <w:t xml:space="preserve"> script python </w:t>
      </w:r>
      <w:r w:rsidR="00425172">
        <w:rPr>
          <w:rFonts w:ascii="3DS V2" w:hAnsi="3DS V2"/>
          <w:lang w:val="fr-FR"/>
        </w:rPr>
        <w:t>« </w:t>
      </w:r>
      <w:r w:rsidR="00425172" w:rsidRPr="0040636C">
        <w:rPr>
          <w:rFonts w:ascii="3DS V2" w:hAnsi="3DS V2"/>
          <w:lang w:val="fr-FR"/>
        </w:rPr>
        <w:t>visualizer</w:t>
      </w:r>
      <w:r w:rsidR="00425172">
        <w:rPr>
          <w:rFonts w:ascii="3DS V2" w:hAnsi="3DS V2"/>
          <w:lang w:val="fr-FR"/>
        </w:rPr>
        <w:t xml:space="preserve"> » </w:t>
      </w:r>
      <w:r w:rsidR="00DE7D3A">
        <w:rPr>
          <w:rFonts w:ascii="3DS V2" w:hAnsi="3DS V2"/>
          <w:lang w:val="fr-FR"/>
        </w:rPr>
        <w:t>prend</w:t>
      </w:r>
      <w:r w:rsidR="009754F8" w:rsidRPr="008D41D9">
        <w:rPr>
          <w:rFonts w:ascii="3DS V2" w:hAnsi="3DS V2"/>
          <w:lang w:val="fr-FR"/>
        </w:rPr>
        <w:t xml:space="preserve"> </w:t>
      </w:r>
      <w:r w:rsidR="00215C87">
        <w:rPr>
          <w:rFonts w:ascii="3DS V2" w:hAnsi="3DS V2"/>
          <w:lang w:val="fr-FR"/>
        </w:rPr>
        <w:t>la donnée</w:t>
      </w:r>
      <w:r w:rsidR="00E22634">
        <w:rPr>
          <w:rFonts w:ascii="3DS V2" w:hAnsi="3DS V2"/>
          <w:lang w:val="fr-FR"/>
        </w:rPr>
        <w:t xml:space="preserve"> envoyer par la partie C++</w:t>
      </w:r>
      <w:r>
        <w:rPr>
          <w:rFonts w:ascii="3DS V2" w:hAnsi="3DS V2"/>
          <w:lang w:val="fr-FR"/>
        </w:rPr>
        <w:t xml:space="preserve">, </w:t>
      </w:r>
      <w:r w:rsidRPr="008D41D9">
        <w:rPr>
          <w:rFonts w:ascii="3DS V2" w:hAnsi="3DS V2"/>
          <w:lang w:val="fr-FR"/>
        </w:rPr>
        <w:t>qui</w:t>
      </w:r>
      <w:r w:rsidR="009754F8" w:rsidRPr="008D41D9">
        <w:rPr>
          <w:rFonts w:ascii="3DS V2" w:hAnsi="3DS V2"/>
          <w:lang w:val="fr-FR"/>
        </w:rPr>
        <w:t xml:space="preserve"> indique </w:t>
      </w:r>
      <w:r w:rsidR="00215C87">
        <w:rPr>
          <w:rFonts w:ascii="3DS V2" w:hAnsi="3DS V2"/>
          <w:lang w:val="fr-FR"/>
        </w:rPr>
        <w:t>la solution choisie</w:t>
      </w:r>
      <w:r w:rsidR="008D778B" w:rsidRPr="008D778B">
        <w:rPr>
          <w:rFonts w:ascii="3DS V2" w:hAnsi="3DS V2"/>
          <w:lang w:val="fr-FR"/>
        </w:rPr>
        <w:t xml:space="preserve"> et génère une visualisation correspondante</w:t>
      </w:r>
      <w:r w:rsidR="008D778B">
        <w:rPr>
          <w:rFonts w:ascii="3DS V2" w:hAnsi="3DS V2"/>
          <w:lang w:val="fr-FR"/>
        </w:rPr>
        <w:t>.</w:t>
      </w:r>
      <w:r w:rsidR="009754F8" w:rsidRPr="008D41D9">
        <w:rPr>
          <w:rFonts w:ascii="3DS V2" w:hAnsi="3DS V2"/>
          <w:lang w:val="fr-FR"/>
        </w:rPr>
        <w:t xml:space="preserve">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 couleurs</w:t>
      </w:r>
      <w:r w:rsidR="00F46CBD">
        <w:rPr>
          <w:rFonts w:ascii="3DS V2" w:hAnsi="3DS V2"/>
          <w:lang w:val="fr-FR"/>
        </w:rPr>
        <w:t xml:space="preserve"> aléatoirement </w:t>
      </w:r>
      <w:commentRangeStart w:id="181"/>
      <w:r w:rsidR="00F46CBD">
        <w:rPr>
          <w:rFonts w:ascii="3DS V2" w:hAnsi="3DS V2"/>
          <w:lang w:val="fr-FR"/>
        </w:rPr>
        <w:t>distribués</w:t>
      </w:r>
      <w:commentRangeEnd w:id="181"/>
      <w:r w:rsidR="001A207B">
        <w:rPr>
          <w:rStyle w:val="CommentReference"/>
          <w:szCs w:val="20"/>
          <w:lang w:val="fr-FR" w:eastAsia="en-US"/>
        </w:rPr>
        <w:commentReference w:id="181"/>
      </w:r>
      <w:r w:rsidR="00F46CBD">
        <w:rPr>
          <w:rFonts w:ascii="3DS V2" w:hAnsi="3DS V2"/>
          <w:lang w:val="fr-FR"/>
        </w:rPr>
        <w:t>.</w:t>
      </w:r>
    </w:p>
    <w:p w14:paraId="24E2DCE9" w14:textId="04F01BBB" w:rsidR="00A267C4" w:rsidRPr="008D41D9" w:rsidRDefault="00DB4BD8"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1639BA83">
                <wp:simplePos x="0" y="0"/>
                <wp:positionH relativeFrom="margin">
                  <wp:align>right</wp:align>
                </wp:positionH>
                <wp:positionV relativeFrom="paragraph">
                  <wp:posOffset>1028539</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1BB3BCB6" w:rsidR="00214A45" w:rsidRPr="00A15F47" w:rsidRDefault="00214A45" w:rsidP="00214A45">
                            <w:pPr>
                              <w:pStyle w:val="Caption"/>
                              <w:jc w:val="center"/>
                              <w:rPr>
                                <w:rFonts w:ascii="3DS V2" w:hAnsi="3DS V2"/>
                              </w:rPr>
                            </w:pPr>
                            <w:r>
                              <w:t xml:space="preserve">Figure </w:t>
                            </w:r>
                            <w:fldSimple w:instr=" SEQ Figure \* ARABIC ">
                              <w:r w:rsidR="004D4217">
                                <w:rPr>
                                  <w:noProof/>
                                </w:rPr>
                                <w:t>26</w:t>
                              </w:r>
                            </w:fldSimple>
                            <w:r>
                              <w:t xml:space="preserve"> : </w:t>
                            </w:r>
                            <w:r w:rsidR="00221FDC">
                              <w:t xml:space="preserve">Exemple d’une visualisation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40" type="#_x0000_t202" style="position:absolute;margin-left:400.1pt;margin-top:81pt;width:451.3pt;height:.05pt;z-index:-2516106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" stroked="f">
                <v:textbox style="mso-fit-shape-to-text:t" inset="0,0,0,0">
                  <w:txbxContent>
                    <w:p w14:paraId="28DA32F4" w14:textId="1BB3BCB6" w:rsidR="00214A45" w:rsidRPr="00A15F47" w:rsidRDefault="00214A45" w:rsidP="00214A45">
                      <w:pPr>
                        <w:pStyle w:val="Caption"/>
                        <w:jc w:val="center"/>
                        <w:rPr>
                          <w:rFonts w:ascii="3DS V2" w:hAnsi="3DS V2"/>
                        </w:rPr>
                      </w:pPr>
                      <w:r>
                        <w:t xml:space="preserve">Figure </w:t>
                      </w:r>
                      <w:fldSimple w:instr=" SEQ Figure \* ARABIC ">
                        <w:r w:rsidR="004D4217">
                          <w:rPr>
                            <w:noProof/>
                          </w:rPr>
                          <w:t>26</w:t>
                        </w:r>
                      </w:fldSimple>
                      <w:r>
                        <w:t xml:space="preserve"> : </w:t>
                      </w:r>
                      <w:r w:rsidR="00221FDC">
                        <w:t xml:space="preserve">Exemple d’une visualisation </w:t>
                      </w:r>
                    </w:p>
                  </w:txbxContent>
                </v:textbox>
                <w10:wrap type="tight" anchorx="margin"/>
              </v:shape>
            </w:pict>
          </mc:Fallback>
        </mc:AlternateContent>
      </w:r>
      <w:r w:rsidR="00A267C4" w:rsidRPr="008D41D9">
        <w:rPr>
          <w:rFonts w:ascii="3DS V2" w:hAnsi="3DS V2"/>
          <w:lang w:val="fr-FR"/>
        </w:rPr>
        <w:br w:type="page"/>
      </w:r>
    </w:p>
    <w:p w14:paraId="7748A9A0" w14:textId="021663F7" w:rsidR="00446D0B" w:rsidRDefault="00DA2E9C" w:rsidP="00461CD3">
      <w:pPr>
        <w:pStyle w:val="Heading2"/>
        <w:rPr>
          <w:rFonts w:ascii="3DS V2" w:hAnsi="3DS V2" w:cs="Arial"/>
          <w:sz w:val="40"/>
          <w:szCs w:val="40"/>
        </w:rPr>
      </w:pPr>
      <w:bookmarkStart w:id="182" w:name="_Toc204887652"/>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182"/>
    </w:p>
    <w:p w14:paraId="7ABCA37F" w14:textId="1B024CEB" w:rsidR="007A59D8" w:rsidRPr="007A59D8" w:rsidRDefault="007A59D8" w:rsidP="007A59D8">
      <w:pPr>
        <w:pStyle w:val="Heading3"/>
        <w:rPr>
          <w:rFonts w:ascii="3DS V2" w:hAnsi="3DS V2"/>
          <w:sz w:val="32"/>
          <w:szCs w:val="32"/>
        </w:rPr>
      </w:pPr>
      <w:bookmarkStart w:id="183" w:name="_Toc204887653"/>
      <w:r>
        <w:rPr>
          <w:rFonts w:ascii="3DS V2" w:hAnsi="3DS V2"/>
          <w:sz w:val="32"/>
          <w:szCs w:val="32"/>
        </w:rPr>
        <w:t xml:space="preserve">Introduction d’infrastructure </w:t>
      </w:r>
      <w:r w:rsidR="00FC362C">
        <w:rPr>
          <w:rFonts w:ascii="3DS V2" w:hAnsi="3DS V2"/>
          <w:sz w:val="32"/>
          <w:szCs w:val="32"/>
        </w:rPr>
        <w:t xml:space="preserve">code </w:t>
      </w:r>
      <w:r>
        <w:rPr>
          <w:rFonts w:ascii="3DS V2" w:hAnsi="3DS V2"/>
          <w:sz w:val="32"/>
          <w:szCs w:val="32"/>
        </w:rPr>
        <w:t xml:space="preserve">de </w:t>
      </w:r>
      <w:r w:rsidR="007C392A">
        <w:rPr>
          <w:rFonts w:ascii="3DS V2" w:hAnsi="3DS V2"/>
          <w:sz w:val="32"/>
          <w:szCs w:val="32"/>
        </w:rPr>
        <w:t>Dassault Systèmes</w:t>
      </w:r>
      <w:bookmarkEnd w:id="183"/>
    </w:p>
    <w:p w14:paraId="12B73E17" w14:textId="1B4950C3" w:rsidR="00EA7BEE" w:rsidRDefault="00EA7BEE" w:rsidP="00EA7BEE">
      <w:pPr>
        <w:pStyle w:val="NormalWeb"/>
        <w:rPr>
          <w:rFonts w:ascii="3DS V2" w:eastAsia="SimSun" w:hAnsi="3DS V2"/>
          <w:lang w:val="fr-FR"/>
        </w:rPr>
      </w:pPr>
      <w:r>
        <w:rPr>
          <w:rFonts w:ascii="3DS V2" w:eastAsia="SimSun" w:hAnsi="3DS V2"/>
          <w:lang w:val="fr-FR"/>
        </w:rPr>
        <w:t>Jusqu’</w:t>
      </w:r>
      <w:r w:rsidR="00595E56">
        <w:rPr>
          <w:rFonts w:ascii="3DS V2" w:eastAsia="SimSun" w:hAnsi="3DS V2"/>
          <w:lang w:val="fr-FR"/>
        </w:rPr>
        <w:t>à</w:t>
      </w:r>
      <w:r>
        <w:rPr>
          <w:rFonts w:ascii="3DS V2" w:eastAsia="SimSun" w:hAnsi="3DS V2"/>
          <w:lang w:val="fr-FR"/>
        </w:rPr>
        <w:t xml:space="preserve"> CATIA V4 (1993), le langage de programmation chez Dassault Systèmes est </w:t>
      </w:r>
      <w:del w:id="184" w:author="GOUTAUDIER Sébastien" w:date="2025-08-01T11:03:00Z">
        <w:r w:rsidDel="006D7139">
          <w:rPr>
            <w:rFonts w:ascii="3DS V2" w:eastAsia="SimSun" w:hAnsi="3DS V2"/>
            <w:lang w:val="fr-FR"/>
          </w:rPr>
          <w:delText xml:space="preserve">de </w:delText>
        </w:r>
      </w:del>
      <w:ins w:id="185" w:author="GOUTAUDIER Sébastien" w:date="2025-08-01T11:03:00Z">
        <w:r w:rsidR="006D7139">
          <w:rPr>
            <w:rFonts w:ascii="3DS V2" w:eastAsia="SimSun" w:hAnsi="3DS V2"/>
            <w:lang w:val="fr-FR"/>
          </w:rPr>
          <w:t>le</w:t>
        </w:r>
        <w:r w:rsidR="006D7139">
          <w:rPr>
            <w:rFonts w:ascii="3DS V2" w:eastAsia="SimSun" w:hAnsi="3DS V2"/>
            <w:lang w:val="fr-FR"/>
          </w:rPr>
          <w:t xml:space="preserve"> </w:t>
        </w:r>
      </w:ins>
      <w:r>
        <w:rPr>
          <w:rFonts w:ascii="3DS V2" w:eastAsia="SimSun" w:hAnsi="3DS V2"/>
          <w:lang w:val="fr-FR"/>
        </w:rPr>
        <w:t xml:space="preserve">FORTRAN, le langage n°1 dans le domaine de calcul numérique. Malgré sa performance, il n’arrive plus à </w:t>
      </w:r>
      <w:ins w:id="186" w:author="GOUTAUDIER Sébastien" w:date="2025-08-01T11:03:00Z">
        <w:r w:rsidR="00506F7D">
          <w:rPr>
            <w:rFonts w:ascii="3DS V2" w:eastAsia="SimSun" w:hAnsi="3DS V2"/>
            <w:lang w:val="fr-FR"/>
          </w:rPr>
          <w:t>s’</w:t>
        </w:r>
      </w:ins>
      <w:r>
        <w:rPr>
          <w:rFonts w:ascii="3DS V2" w:eastAsia="SimSun" w:hAnsi="3DS V2"/>
          <w:lang w:val="fr-FR"/>
        </w:rPr>
        <w:t xml:space="preserve">adapter aux </w:t>
      </w:r>
      <w:r w:rsidRPr="000E6008">
        <w:rPr>
          <w:rFonts w:ascii="3DS V2" w:eastAsia="SimSun" w:hAnsi="3DS V2"/>
          <w:lang w:val="fr-FR"/>
        </w:rPr>
        <w:t>exigences organisationnelles des grands projets de logiciels.</w:t>
      </w:r>
      <w:r>
        <w:rPr>
          <w:rFonts w:ascii="3DS V2" w:eastAsia="SimSun" w:hAnsi="3DS V2"/>
          <w:lang w:val="fr-FR"/>
        </w:rPr>
        <w:t xml:space="preserve"> Pour répondre aux croissances rapides de modules et de développeurs, CATIA V5 est devenue un projet en C++, avec une architecture COM (Component Object Model) « fait maison » chez Dassault Systèmes, on l’appelle « Object Modeler ». </w:t>
      </w:r>
    </w:p>
    <w:p w14:paraId="3589CAAD" w14:textId="74856941" w:rsidR="00105B19" w:rsidRPr="0040636C" w:rsidRDefault="00B24FDF" w:rsidP="00105B19">
      <w:pPr>
        <w:pStyle w:val="NormalWeb"/>
        <w:keepNext/>
        <w:rPr>
          <w:lang w:val="fr-FR"/>
        </w:rPr>
      </w:pPr>
      <w:r w:rsidRPr="00B24FDF">
        <w:rPr>
          <w:rFonts w:ascii="3DS V2" w:eastAsia="SimSun" w:hAnsi="3DS V2"/>
          <w:lang w:val="fr-FR"/>
        </w:rPr>
        <w:t xml:space="preserve">Dans </w:t>
      </w:r>
      <w:r>
        <w:rPr>
          <w:rFonts w:ascii="3DS V2" w:eastAsia="SimSun" w:hAnsi="3DS V2"/>
          <w:lang w:val="fr-FR"/>
        </w:rPr>
        <w:t>Object Modeler</w:t>
      </w:r>
      <w:r w:rsidRPr="00B24FDF">
        <w:rPr>
          <w:rFonts w:ascii="3DS V2" w:eastAsia="SimSun" w:hAnsi="3DS V2"/>
          <w:lang w:val="fr-FR"/>
        </w:rPr>
        <w:t xml:space="preserve">, </w:t>
      </w:r>
      <w:r w:rsidR="00B740F0">
        <w:rPr>
          <w:rFonts w:ascii="3DS V2" w:eastAsia="SimSun" w:hAnsi="3DS V2"/>
          <w:lang w:val="fr-FR"/>
        </w:rPr>
        <w:t xml:space="preserve">l’objet de base s’appelle un </w:t>
      </w:r>
      <w:r w:rsidR="00C44E9D">
        <w:rPr>
          <w:rFonts w:ascii="3DS V2" w:eastAsia="SimSun" w:hAnsi="3DS V2"/>
          <w:lang w:val="fr-FR"/>
        </w:rPr>
        <w:t>« </w:t>
      </w:r>
      <w:r w:rsidR="00B740F0">
        <w:rPr>
          <w:rFonts w:ascii="3DS V2" w:eastAsia="SimSun" w:hAnsi="3DS V2"/>
          <w:lang w:val="fr-FR"/>
        </w:rPr>
        <w:t>component</w:t>
      </w:r>
      <w:r w:rsidR="00C44E9D">
        <w:rPr>
          <w:rFonts w:ascii="3DS V2" w:eastAsia="SimSun" w:hAnsi="3DS V2"/>
          <w:lang w:val="fr-FR"/>
        </w:rPr>
        <w:t> »</w:t>
      </w:r>
      <w:r w:rsidR="00B740F0">
        <w:rPr>
          <w:rFonts w:ascii="3DS V2" w:eastAsia="SimSun" w:hAnsi="3DS V2"/>
          <w:lang w:val="fr-FR"/>
        </w:rPr>
        <w:t xml:space="preserve">. </w:t>
      </w:r>
      <w:r w:rsidR="00105B19">
        <w:rPr>
          <w:rFonts w:ascii="3DS V2" w:eastAsia="SimSun" w:hAnsi="3DS V2"/>
          <w:lang w:val="fr-FR"/>
        </w:rPr>
        <w:t xml:space="preserve">Il a forcément une implémentation, qui gère ses propriétés de base, et une ou plusieurs extensions, qui permet de lui ajouter des autres fonctionnalités. </w:t>
      </w:r>
    </w:p>
    <w:p w14:paraId="62CC442D" w14:textId="4FEE9607" w:rsidR="00B24FDF" w:rsidRPr="00B24FDF" w:rsidRDefault="00B740F0" w:rsidP="00B24FDF">
      <w:pPr>
        <w:pStyle w:val="NormalWeb"/>
        <w:rPr>
          <w:rFonts w:ascii="3DS V2" w:eastAsia="SimSun" w:hAnsi="3DS V2"/>
          <w:lang w:val="fr-FR"/>
        </w:rPr>
      </w:pPr>
      <w:r>
        <w:rPr>
          <w:rFonts w:ascii="3DS V2" w:eastAsia="SimSun" w:hAnsi="3DS V2"/>
          <w:lang w:val="fr-FR"/>
        </w:rPr>
        <w:t>L</w:t>
      </w:r>
      <w:r w:rsidR="00314305">
        <w:rPr>
          <w:rFonts w:ascii="3DS V2" w:eastAsia="SimSun" w:hAnsi="3DS V2"/>
          <w:lang w:val="fr-FR"/>
        </w:rPr>
        <w:t xml:space="preserve">es fonctions </w:t>
      </w:r>
      <w:r w:rsidR="00B24FDF" w:rsidRPr="00B24FDF">
        <w:rPr>
          <w:rFonts w:ascii="3DS V2" w:eastAsia="SimSun" w:hAnsi="3DS V2"/>
          <w:lang w:val="fr-FR"/>
        </w:rPr>
        <w:t xml:space="preserve">d’un composant </w:t>
      </w:r>
      <w:r w:rsidR="00314305">
        <w:rPr>
          <w:rFonts w:ascii="3DS V2" w:eastAsia="SimSun" w:hAnsi="3DS V2"/>
          <w:lang w:val="fr-FR"/>
        </w:rPr>
        <w:t>sont définies par u</w:t>
      </w:r>
      <w:r w:rsidR="00B24FDF" w:rsidRPr="00B24FDF">
        <w:rPr>
          <w:rFonts w:ascii="3DS V2" w:eastAsia="SimSun" w:hAnsi="3DS V2"/>
          <w:lang w:val="fr-FR"/>
        </w:rPr>
        <w:t xml:space="preserve">ne </w:t>
      </w:r>
      <w:r w:rsidR="00314305">
        <w:rPr>
          <w:rFonts w:ascii="3DS V2" w:eastAsia="SimSun" w:hAnsi="3DS V2"/>
          <w:lang w:val="fr-FR"/>
        </w:rPr>
        <w:t xml:space="preserve">ou plusieurs </w:t>
      </w:r>
      <w:r w:rsidR="00B24FDF" w:rsidRPr="00B24FDF">
        <w:rPr>
          <w:rFonts w:ascii="3DS V2" w:eastAsia="SimSun" w:hAnsi="3DS V2"/>
          <w:lang w:val="fr-FR"/>
        </w:rPr>
        <w:t>interface</w:t>
      </w:r>
      <w:r w:rsidR="00B91C3F">
        <w:rPr>
          <w:rFonts w:ascii="3DS V2" w:eastAsia="SimSun" w:hAnsi="3DS V2"/>
          <w:lang w:val="fr-FR"/>
        </w:rPr>
        <w:t>s</w:t>
      </w:r>
      <w:r w:rsidR="00B24FDF" w:rsidRPr="00B24FDF">
        <w:rPr>
          <w:rFonts w:ascii="3DS V2" w:eastAsia="SimSun" w:hAnsi="3DS V2"/>
          <w:lang w:val="fr-FR"/>
        </w:rPr>
        <w:t>. Ce</w:t>
      </w:r>
      <w:r w:rsidR="00702307">
        <w:rPr>
          <w:rFonts w:ascii="3DS V2" w:eastAsia="SimSun" w:hAnsi="3DS V2"/>
          <w:lang w:val="fr-FR"/>
        </w:rPr>
        <w:t>s</w:t>
      </w:r>
      <w:r w:rsidR="00B24FDF" w:rsidRPr="00B24FDF">
        <w:rPr>
          <w:rFonts w:ascii="3DS V2" w:eastAsia="SimSun" w:hAnsi="3DS V2"/>
          <w:lang w:val="fr-FR"/>
        </w:rPr>
        <w:t xml:space="preserve"> classe</w:t>
      </w:r>
      <w:r w:rsidR="00702307">
        <w:rPr>
          <w:rFonts w:ascii="3DS V2" w:eastAsia="SimSun" w:hAnsi="3DS V2"/>
          <w:lang w:val="fr-FR"/>
        </w:rPr>
        <w:t>s</w:t>
      </w:r>
      <w:r w:rsidR="00B24FDF" w:rsidRPr="00B24FDF">
        <w:rPr>
          <w:rFonts w:ascii="3DS V2" w:eastAsia="SimSun" w:hAnsi="3DS V2"/>
          <w:lang w:val="fr-FR"/>
        </w:rPr>
        <w:t xml:space="preserve"> abstraite</w:t>
      </w:r>
      <w:r w:rsidR="00DA64D8">
        <w:rPr>
          <w:rFonts w:ascii="3DS V2" w:eastAsia="SimSun" w:hAnsi="3DS V2"/>
          <w:lang w:val="fr-FR"/>
        </w:rPr>
        <w:t>s</w:t>
      </w:r>
      <w:r w:rsidR="00B24FDF" w:rsidRPr="00B24FDF">
        <w:rPr>
          <w:rFonts w:ascii="3DS V2" w:eastAsia="SimSun" w:hAnsi="3DS V2"/>
          <w:lang w:val="fr-FR"/>
        </w:rPr>
        <w:t xml:space="preserve"> contient </w:t>
      </w:r>
      <w:r w:rsidR="007814FB">
        <w:rPr>
          <w:rFonts w:ascii="3DS V2" w:eastAsia="SimSun" w:hAnsi="3DS V2"/>
          <w:lang w:val="fr-FR"/>
        </w:rPr>
        <w:t xml:space="preserve">que </w:t>
      </w:r>
      <w:r w:rsidR="00B24FDF" w:rsidRPr="00B24FDF">
        <w:rPr>
          <w:rFonts w:ascii="3DS V2" w:eastAsia="SimSun" w:hAnsi="3DS V2"/>
          <w:lang w:val="fr-FR"/>
        </w:rPr>
        <w:t>des méthodes</w:t>
      </w:r>
      <w:r w:rsidR="00136E35" w:rsidRPr="00136E35">
        <w:rPr>
          <w:rFonts w:ascii="3DS V2" w:eastAsia="SimSun" w:hAnsi="3DS V2"/>
          <w:lang w:val="fr-FR"/>
        </w:rPr>
        <w:t xml:space="preserve"> </w:t>
      </w:r>
      <w:r w:rsidR="00B24FDF" w:rsidRPr="00B24FDF">
        <w:rPr>
          <w:rFonts w:ascii="3DS V2" w:eastAsia="SimSun" w:hAnsi="3DS V2"/>
          <w:lang w:val="fr-FR"/>
        </w:rPr>
        <w:t>virtuelles</w:t>
      </w:r>
      <w:r w:rsidR="008E766F">
        <w:rPr>
          <w:rFonts w:ascii="3DS V2" w:eastAsia="SimSun" w:hAnsi="3DS V2"/>
          <w:lang w:val="fr-FR"/>
        </w:rPr>
        <w:t xml:space="preserve"> </w:t>
      </w:r>
      <w:r w:rsidR="008E766F" w:rsidRPr="00B24FDF">
        <w:rPr>
          <w:rFonts w:ascii="3DS V2" w:eastAsia="SimSun" w:hAnsi="3DS V2"/>
          <w:lang w:val="fr-FR"/>
        </w:rPr>
        <w:t>pures</w:t>
      </w:r>
      <w:r w:rsidR="00B24FDF" w:rsidRPr="00B24FDF">
        <w:rPr>
          <w:rFonts w:ascii="3DS V2" w:eastAsia="SimSun" w:hAnsi="3DS V2"/>
          <w:lang w:val="fr-FR"/>
        </w:rPr>
        <w:t>, chacune correspondant à une opération ou un service que le composant s’engage à fournir. En utilisant des macros dédiées, chaque interface se voit attribuer un identifiant unique au moyen d’un UUID</w:t>
      </w:r>
      <w:r w:rsidR="000F3AB7">
        <w:rPr>
          <w:rFonts w:ascii="3DS V2" w:eastAsia="SimSun" w:hAnsi="3DS V2"/>
          <w:lang w:val="fr-FR"/>
        </w:rPr>
        <w:t xml:space="preserve">. </w:t>
      </w:r>
      <w:r w:rsidR="00011681">
        <w:rPr>
          <w:rFonts w:ascii="3DS V2" w:eastAsia="SimSun" w:hAnsi="3DS V2"/>
          <w:lang w:val="fr-FR"/>
        </w:rPr>
        <w:t>Le but de</w:t>
      </w:r>
      <w:r w:rsidR="00B24FDF" w:rsidRPr="00B24FDF">
        <w:rPr>
          <w:rFonts w:ascii="3DS V2" w:eastAsia="SimSun" w:hAnsi="3DS V2"/>
          <w:lang w:val="fr-FR"/>
        </w:rPr>
        <w:t xml:space="preserve"> cette séparation entre l’interface et l’implémentation se révèle </w:t>
      </w:r>
      <w:r w:rsidR="00956EC8">
        <w:rPr>
          <w:rFonts w:ascii="3DS V2" w:eastAsia="SimSun" w:hAnsi="3DS V2"/>
          <w:lang w:val="fr-FR"/>
        </w:rPr>
        <w:t>important</w:t>
      </w:r>
      <w:r w:rsidR="00B24FDF" w:rsidRPr="00B24FDF">
        <w:rPr>
          <w:rFonts w:ascii="3DS V2" w:eastAsia="SimSun" w:hAnsi="3DS V2"/>
          <w:lang w:val="fr-FR"/>
        </w:rPr>
        <w:t xml:space="preserve"> </w:t>
      </w:r>
      <w:r w:rsidR="00956EC8">
        <w:rPr>
          <w:rFonts w:ascii="3DS V2" w:eastAsia="SimSun" w:hAnsi="3DS V2"/>
          <w:lang w:val="fr-FR"/>
        </w:rPr>
        <w:t>au fur et à</w:t>
      </w:r>
      <w:r w:rsidR="00B24FDF" w:rsidRPr="00B24FDF">
        <w:rPr>
          <w:rFonts w:ascii="3DS V2" w:eastAsia="SimSun" w:hAnsi="3DS V2"/>
          <w:lang w:val="fr-FR"/>
        </w:rPr>
        <w:t xml:space="preserve"> mesure que le projet grandit</w:t>
      </w:r>
      <w:r w:rsidR="00816409">
        <w:rPr>
          <w:rFonts w:ascii="3DS V2" w:eastAsia="SimSun" w:hAnsi="3DS V2"/>
          <w:lang w:val="fr-FR"/>
        </w:rPr>
        <w:t xml:space="preserve"> petit à petit</w:t>
      </w:r>
      <w:r w:rsidR="00B24FDF" w:rsidRPr="00B24FDF">
        <w:rPr>
          <w:rFonts w:ascii="3DS V2" w:eastAsia="SimSun" w:hAnsi="3DS V2"/>
          <w:lang w:val="fr-FR"/>
        </w:rPr>
        <w:t xml:space="preserve">, car elle permet aux développeurs de travailler sur des </w:t>
      </w:r>
      <w:r w:rsidR="00D87D2F">
        <w:rPr>
          <w:rFonts w:ascii="3DS V2" w:eastAsia="SimSun" w:hAnsi="3DS V2"/>
          <w:lang w:val="fr-FR"/>
        </w:rPr>
        <w:t>secteurs</w:t>
      </w:r>
      <w:r w:rsidR="00B24FDF" w:rsidRPr="00B24FDF">
        <w:rPr>
          <w:rFonts w:ascii="3DS V2" w:eastAsia="SimSun" w:hAnsi="3DS V2"/>
          <w:lang w:val="fr-FR"/>
        </w:rPr>
        <w:t xml:space="preserve"> différents</w:t>
      </w:r>
      <w:r w:rsidR="00D87D2F">
        <w:rPr>
          <w:rFonts w:ascii="3DS V2" w:eastAsia="SimSun" w:hAnsi="3DS V2"/>
          <w:lang w:val="fr-FR"/>
        </w:rPr>
        <w:t> :</w:t>
      </w:r>
      <w:r w:rsidR="00B24FDF" w:rsidRPr="00B24FDF">
        <w:rPr>
          <w:rFonts w:ascii="3DS V2" w:eastAsia="SimSun" w:hAnsi="3DS V2"/>
          <w:lang w:val="fr-FR"/>
        </w:rPr>
        <w:t xml:space="preserve"> certains se concentr</w:t>
      </w:r>
      <w:r w:rsidR="00D87D2F">
        <w:rPr>
          <w:rFonts w:ascii="3DS V2" w:eastAsia="SimSun" w:hAnsi="3DS V2"/>
          <w:lang w:val="fr-FR"/>
        </w:rPr>
        <w:t>e</w:t>
      </w:r>
      <w:r w:rsidR="00B24FDF" w:rsidRPr="00B24FDF">
        <w:rPr>
          <w:rFonts w:ascii="3DS V2" w:eastAsia="SimSun" w:hAnsi="3DS V2"/>
          <w:lang w:val="fr-FR"/>
        </w:rPr>
        <w:t xml:space="preserve"> sur l</w:t>
      </w:r>
      <w:r w:rsidR="00784B84">
        <w:rPr>
          <w:rFonts w:ascii="3DS V2" w:eastAsia="SimSun" w:hAnsi="3DS V2"/>
          <w:lang w:val="fr-FR"/>
        </w:rPr>
        <w:t>a signature</w:t>
      </w:r>
      <w:r w:rsidR="00B24FDF" w:rsidRPr="00B24FDF">
        <w:rPr>
          <w:rFonts w:ascii="3DS V2" w:eastAsia="SimSun" w:hAnsi="3DS V2"/>
          <w:lang w:val="fr-FR"/>
        </w:rPr>
        <w:t xml:space="preserve"> défini</w:t>
      </w:r>
      <w:r w:rsidR="00B11565">
        <w:rPr>
          <w:rFonts w:ascii="3DS V2" w:eastAsia="SimSun" w:hAnsi="3DS V2"/>
          <w:lang w:val="fr-FR"/>
        </w:rPr>
        <w:t>e</w:t>
      </w:r>
      <w:r w:rsidR="00B24FDF" w:rsidRPr="00B24FDF">
        <w:rPr>
          <w:rFonts w:ascii="3DS V2" w:eastAsia="SimSun" w:hAnsi="3DS V2"/>
          <w:lang w:val="fr-FR"/>
        </w:rPr>
        <w:t xml:space="preserve"> par l’interface, d’autres sur l’algorithme concret ou l’optimisation de performances dans la classe d’implémentation.</w:t>
      </w:r>
      <w:r w:rsidR="00F10F31" w:rsidRPr="00F10F31">
        <w:rPr>
          <w:rFonts w:ascii="3DS V2" w:eastAsia="SimSun" w:hAnsi="3DS V2"/>
          <w:lang w:val="fr-FR"/>
        </w:rPr>
        <w:t xml:space="preserve"> </w:t>
      </w:r>
    </w:p>
    <w:p w14:paraId="1AC07D8B" w14:textId="6F2CD931" w:rsidR="00593217" w:rsidRPr="0040636C" w:rsidRDefault="00B24FDF" w:rsidP="00593217">
      <w:pPr>
        <w:pStyle w:val="NormalWeb"/>
        <w:keepNext/>
        <w:rPr>
          <w:lang w:val="fr-FR"/>
        </w:rPr>
      </w:pPr>
      <w:r w:rsidRPr="00B24FDF">
        <w:rPr>
          <w:rFonts w:ascii="3DS V2" w:eastAsia="SimSun" w:hAnsi="3DS V2"/>
          <w:lang w:val="fr-FR"/>
        </w:rPr>
        <w:t xml:space="preserve">Une fois les interfaces établies, le développeur implémente la partie concrète du composant. Cette implémentation se </w:t>
      </w:r>
      <w:r w:rsidR="00F10F31">
        <w:rPr>
          <w:rFonts w:ascii="3DS V2" w:eastAsia="SimSun" w:hAnsi="3DS V2"/>
          <w:lang w:val="fr-FR"/>
        </w:rPr>
        <w:t>fait</w:t>
      </w:r>
      <w:r w:rsidRPr="00B24FDF">
        <w:rPr>
          <w:rFonts w:ascii="3DS V2" w:eastAsia="SimSun" w:hAnsi="3DS V2"/>
          <w:lang w:val="fr-FR"/>
        </w:rPr>
        <w:t xml:space="preserve"> par une classe C++ dérivée de la même base </w:t>
      </w:r>
      <w:r w:rsidRPr="00B24FDF">
        <w:rPr>
          <w:rFonts w:ascii="Cascadia Code" w:eastAsia="SimSun" w:hAnsi="Cascadia Code" w:cs="Cascadia Code"/>
          <w:noProof/>
          <w:color w:val="0070C0"/>
          <w:lang w:val="fr-FR"/>
        </w:rPr>
        <w:t>CATBaseUnknown</w:t>
      </w:r>
      <w:r w:rsidRPr="00B24FDF">
        <w:rPr>
          <w:rFonts w:ascii="3DS V2" w:eastAsia="SimSun" w:hAnsi="3DS V2"/>
          <w:lang w:val="fr-FR"/>
        </w:rPr>
        <w:t xml:space="preserve"> et portant les macros ambiantes qui facilitent l’enregistrement automatique dans le système </w:t>
      </w:r>
      <w:r w:rsidR="00212905">
        <w:rPr>
          <w:rFonts w:ascii="3DS V2" w:eastAsia="SimSun" w:hAnsi="3DS V2"/>
          <w:lang w:val="fr-FR"/>
        </w:rPr>
        <w:t>d’object modeler</w:t>
      </w:r>
      <w:r w:rsidRPr="00B24FDF">
        <w:rPr>
          <w:rFonts w:ascii="3DS V2" w:eastAsia="SimSun" w:hAnsi="3DS V2"/>
          <w:lang w:val="fr-FR"/>
        </w:rPr>
        <w:t xml:space="preserve">. </w:t>
      </w:r>
      <w:r w:rsidR="00F10F31" w:rsidRPr="00105B19">
        <w:rPr>
          <w:rFonts w:ascii="3DS V2" w:eastAsia="SimSun" w:hAnsi="3DS V2"/>
          <w:noProof/>
          <w:lang w:val="fr-FR"/>
        </w:rPr>
        <w:drawing>
          <wp:inline distT="0" distB="0" distL="0" distR="0" wp14:anchorId="0CC86267" wp14:editId="79388902">
            <wp:extent cx="5731510" cy="2564765"/>
            <wp:effectExtent l="0" t="0" r="2540" b="698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564765"/>
                    </a:xfrm>
                    <a:prstGeom prst="rect">
                      <a:avLst/>
                    </a:prstGeom>
                  </pic:spPr>
                </pic:pic>
              </a:graphicData>
            </a:graphic>
          </wp:inline>
        </w:drawing>
      </w:r>
    </w:p>
    <w:p w14:paraId="516052EE" w14:textId="519FA630" w:rsidR="00B24FDF" w:rsidRDefault="00593217" w:rsidP="00593217">
      <w:pPr>
        <w:pStyle w:val="Caption"/>
        <w:jc w:val="center"/>
        <w:rPr>
          <w:rFonts w:ascii="3DS V2" w:hAnsi="3DS V2"/>
        </w:rPr>
      </w:pPr>
      <w:r>
        <w:t xml:space="preserve">Figure </w:t>
      </w:r>
      <w:fldSimple w:instr=" SEQ Figure \* ARABIC ">
        <w:r w:rsidR="004D4217">
          <w:rPr>
            <w:noProof/>
          </w:rPr>
          <w:t>27</w:t>
        </w:r>
      </w:fldSimple>
      <w:r>
        <w:t xml:space="preserve"> : Relation entre les notions</w:t>
      </w:r>
    </w:p>
    <w:p w14:paraId="2654C432" w14:textId="77777777" w:rsidR="00321CC2" w:rsidRDefault="00B24FDF" w:rsidP="00B24FDF">
      <w:pPr>
        <w:pStyle w:val="NormalWeb"/>
        <w:rPr>
          <w:rFonts w:ascii="3DS V2" w:eastAsia="SimSun" w:hAnsi="3DS V2"/>
          <w:lang w:val="fr-FR"/>
        </w:rPr>
      </w:pPr>
      <w:r w:rsidRPr="00B24FDF">
        <w:rPr>
          <w:rFonts w:ascii="3DS V2" w:eastAsia="SimSun" w:hAnsi="3DS V2"/>
          <w:lang w:val="fr-FR"/>
        </w:rPr>
        <w:lastRenderedPageBreak/>
        <w:t>L’interaction entre un composant et ses interface</w:t>
      </w:r>
      <w:r w:rsidR="00176404">
        <w:rPr>
          <w:rFonts w:ascii="3DS V2" w:eastAsia="SimSun" w:hAnsi="3DS V2"/>
          <w:lang w:val="fr-FR"/>
        </w:rPr>
        <w:t>s est fait par l</w:t>
      </w:r>
      <w:r w:rsidRPr="00B24FDF">
        <w:rPr>
          <w:rFonts w:ascii="3DS V2" w:eastAsia="SimSun" w:hAnsi="3DS V2"/>
          <w:lang w:val="fr-FR"/>
        </w:rPr>
        <w:t xml:space="preserve">a méthode </w:t>
      </w:r>
      <w:r w:rsidRPr="00881562">
        <w:rPr>
          <w:rFonts w:ascii="Cascadia Code" w:eastAsia="SimSun" w:hAnsi="Cascadia Code" w:cs="Cascadia Code"/>
          <w:noProof/>
          <w:color w:val="0070C0"/>
          <w:sz w:val="20"/>
          <w:szCs w:val="20"/>
          <w:lang w:val="fr-FR"/>
        </w:rPr>
        <w:t>QueryInterface</w:t>
      </w:r>
      <w:r w:rsidR="009E5BC7">
        <w:rPr>
          <w:rFonts w:ascii="3DS V2" w:eastAsia="SimSun" w:hAnsi="3DS V2"/>
          <w:lang w:val="fr-FR"/>
        </w:rPr>
        <w:t>. Elle</w:t>
      </w:r>
      <w:r w:rsidRPr="00B24FDF">
        <w:rPr>
          <w:rFonts w:ascii="3DS V2" w:eastAsia="SimSun" w:hAnsi="3DS V2"/>
          <w:lang w:val="fr-FR"/>
        </w:rPr>
        <w:t xml:space="preserve"> permet à un client disposant d’une référence à une interface de découvrir et d’accéder à d’autres services fournis</w:t>
      </w:r>
      <w:r w:rsidR="00FD2F51">
        <w:rPr>
          <w:rFonts w:ascii="3DS V2" w:eastAsia="SimSun" w:hAnsi="3DS V2"/>
          <w:lang w:val="fr-FR"/>
        </w:rPr>
        <w:t xml:space="preserve">, donc </w:t>
      </w:r>
      <w:r w:rsidR="004753F7">
        <w:rPr>
          <w:rFonts w:ascii="3DS V2" w:eastAsia="SimSun" w:hAnsi="3DS V2"/>
          <w:lang w:val="fr-FR"/>
        </w:rPr>
        <w:t>une autre interface</w:t>
      </w:r>
      <w:r w:rsidR="00FD2F51">
        <w:rPr>
          <w:rFonts w:ascii="3DS V2" w:eastAsia="SimSun" w:hAnsi="3DS V2"/>
          <w:lang w:val="fr-FR"/>
        </w:rPr>
        <w:t>,</w:t>
      </w:r>
      <w:r w:rsidRPr="00B24FDF">
        <w:rPr>
          <w:rFonts w:ascii="3DS V2" w:eastAsia="SimSun" w:hAnsi="3DS V2"/>
          <w:lang w:val="fr-FR"/>
        </w:rPr>
        <w:t xml:space="preserve"> par le même composant. </w:t>
      </w:r>
    </w:p>
    <w:p w14:paraId="775A5378" w14:textId="76C95F2A"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Cette capacité à naviguer dynamiquement entre les interfaces enrichit considérablement le potentiel de réutilisation : un composant initialement conçu pour fournir une fonctionnalité A peut, sans modification, exposer ultérieurement une interface B </w:t>
      </w:r>
      <w:r w:rsidR="00C31770">
        <w:rPr>
          <w:rFonts w:ascii="3DS V2" w:eastAsia="SimSun" w:hAnsi="3DS V2"/>
          <w:lang w:val="fr-FR"/>
        </w:rPr>
        <w:t>qui offre</w:t>
      </w:r>
      <w:r w:rsidRPr="00B24FDF">
        <w:rPr>
          <w:rFonts w:ascii="3DS V2" w:eastAsia="SimSun" w:hAnsi="3DS V2"/>
          <w:lang w:val="fr-FR"/>
        </w:rPr>
        <w:t xml:space="preserve"> un </w:t>
      </w:r>
      <w:r w:rsidR="003B556A">
        <w:rPr>
          <w:rFonts w:ascii="3DS V2" w:eastAsia="SimSun" w:hAnsi="3DS V2"/>
          <w:lang w:val="fr-FR"/>
        </w:rPr>
        <w:t xml:space="preserve">autre </w:t>
      </w:r>
      <w:r w:rsidRPr="00B24FDF">
        <w:rPr>
          <w:rFonts w:ascii="3DS V2" w:eastAsia="SimSun" w:hAnsi="3DS V2"/>
          <w:lang w:val="fr-FR"/>
        </w:rPr>
        <w:t xml:space="preserve">service. Le code client, s’il appelle </w:t>
      </w:r>
      <w:r w:rsidR="00443EEB" w:rsidRPr="00881562">
        <w:rPr>
          <w:rFonts w:ascii="Cascadia Code" w:eastAsia="SimSun" w:hAnsi="Cascadia Code" w:cs="Cascadia Code"/>
          <w:noProof/>
          <w:color w:val="0070C0"/>
          <w:sz w:val="20"/>
          <w:szCs w:val="20"/>
          <w:lang w:val="fr-FR"/>
        </w:rPr>
        <w:t>QueryInterface</w:t>
      </w:r>
      <w:r w:rsidR="00443EEB" w:rsidRPr="00B24FDF">
        <w:rPr>
          <w:rFonts w:ascii="3DS V2" w:eastAsia="SimSun" w:hAnsi="3DS V2"/>
          <w:lang w:val="fr-FR"/>
        </w:rPr>
        <w:t xml:space="preserve"> </w:t>
      </w:r>
      <w:r w:rsidRPr="00B24FDF">
        <w:rPr>
          <w:rFonts w:ascii="3DS V2" w:eastAsia="SimSun" w:hAnsi="3DS V2"/>
          <w:lang w:val="fr-FR"/>
        </w:rPr>
        <w:t xml:space="preserve">avec l’IID de B, reçoit un pointeur valide si l’extension a été attachée, ou NULL sinon. </w:t>
      </w:r>
    </w:p>
    <w:p w14:paraId="455728C5" w14:textId="2204BE1C" w:rsidR="00E67EC1" w:rsidRDefault="00B24FDF" w:rsidP="00B24FDF">
      <w:pPr>
        <w:pStyle w:val="NormalWeb"/>
        <w:rPr>
          <w:rFonts w:ascii="3DS V2" w:eastAsia="SimSun" w:hAnsi="3DS V2"/>
          <w:lang w:val="fr-FR"/>
        </w:rPr>
      </w:pPr>
      <w:r w:rsidRPr="00B24FDF">
        <w:rPr>
          <w:rFonts w:ascii="3DS V2" w:eastAsia="SimSun" w:hAnsi="3DS V2"/>
          <w:lang w:val="fr-FR"/>
        </w:rPr>
        <w:t>La gestion du cycle de vie des objets se fonde sur un comptage de références explicite</w:t>
      </w:r>
      <w:r w:rsidR="00F84E14">
        <w:rPr>
          <w:rFonts w:ascii="3DS V2" w:eastAsia="SimSun" w:hAnsi="3DS V2"/>
          <w:lang w:val="fr-FR"/>
        </w:rPr>
        <w:t xml:space="preserve"> (</w:t>
      </w:r>
      <w:r w:rsidRPr="00B24FDF">
        <w:rPr>
          <w:rFonts w:ascii="3DS V2" w:eastAsia="SimSun" w:hAnsi="3DS V2"/>
          <w:lang w:val="fr-FR"/>
        </w:rPr>
        <w:t>automatisé</w:t>
      </w:r>
      <w:r w:rsidR="00F84E14">
        <w:rPr>
          <w:rFonts w:ascii="3DS V2" w:eastAsia="SimSun" w:hAnsi="3DS V2"/>
          <w:lang w:val="fr-FR"/>
        </w:rPr>
        <w:t xml:space="preserve"> avec nouvelle infrastructure)</w:t>
      </w:r>
      <w:r w:rsidRPr="00B24FDF">
        <w:rPr>
          <w:rFonts w:ascii="3DS V2" w:eastAsia="SimSun" w:hAnsi="3DS V2"/>
          <w:lang w:val="fr-FR"/>
        </w:rPr>
        <w:t xml:space="preserve">. À chaque obtention d’un pointeur sur une interface, l’appel </w:t>
      </w:r>
      <w:r w:rsidR="00A348C3">
        <w:rPr>
          <w:rFonts w:ascii="3DS V2" w:eastAsia="SimSun" w:hAnsi="3DS V2"/>
          <w:lang w:val="fr-FR"/>
        </w:rPr>
        <w:t>à</w:t>
      </w:r>
      <w:r w:rsidRPr="00B24FDF">
        <w:rPr>
          <w:rFonts w:ascii="3DS V2" w:eastAsia="SimSun" w:hAnsi="3DS V2"/>
          <w:lang w:val="fr-FR"/>
        </w:rPr>
        <w:t xml:space="preserve"> </w:t>
      </w:r>
      <w:r w:rsidRPr="00881562">
        <w:rPr>
          <w:rFonts w:ascii="Cascadia Code" w:eastAsia="SimSun" w:hAnsi="Cascadia Code" w:cs="Cascadia Code"/>
          <w:noProof/>
          <w:color w:val="0070C0"/>
          <w:sz w:val="20"/>
          <w:szCs w:val="20"/>
          <w:lang w:val="fr-FR"/>
        </w:rPr>
        <w:t xml:space="preserve">AddRef() </w:t>
      </w:r>
      <w:r w:rsidRPr="00B24FDF">
        <w:rPr>
          <w:rFonts w:ascii="3DS V2" w:eastAsia="SimSun" w:hAnsi="3DS V2"/>
          <w:lang w:val="fr-FR"/>
        </w:rPr>
        <w:t xml:space="preserve">augmente le compteur interne, tandis que </w:t>
      </w:r>
      <w:r w:rsidRPr="00881562">
        <w:rPr>
          <w:rFonts w:ascii="Cascadia Code" w:eastAsia="SimSun" w:hAnsi="Cascadia Code" w:cs="Cascadia Code"/>
          <w:noProof/>
          <w:color w:val="0070C0"/>
          <w:sz w:val="20"/>
          <w:szCs w:val="20"/>
          <w:lang w:val="fr-FR"/>
        </w:rPr>
        <w:t xml:space="preserve">Release() </w:t>
      </w:r>
      <w:r w:rsidRPr="00B24FDF">
        <w:rPr>
          <w:rFonts w:ascii="3DS V2" w:eastAsia="SimSun" w:hAnsi="3DS V2"/>
          <w:lang w:val="fr-FR"/>
        </w:rPr>
        <w:t>le diminue</w:t>
      </w:r>
      <w:r w:rsidR="00D83439">
        <w:rPr>
          <w:rFonts w:ascii="3DS V2" w:eastAsia="SimSun" w:hAnsi="3DS V2"/>
          <w:lang w:val="fr-FR"/>
        </w:rPr>
        <w:t>. L</w:t>
      </w:r>
      <w:r w:rsidRPr="00B24FDF">
        <w:rPr>
          <w:rFonts w:ascii="3DS V2" w:eastAsia="SimSun" w:hAnsi="3DS V2"/>
          <w:lang w:val="fr-FR"/>
        </w:rPr>
        <w:t>orsqu</w:t>
      </w:r>
      <w:r w:rsidR="00453FAD">
        <w:rPr>
          <w:rFonts w:ascii="3DS V2" w:eastAsia="SimSun" w:hAnsi="3DS V2"/>
          <w:lang w:val="fr-FR"/>
        </w:rPr>
        <w:t>e ce chiffre</w:t>
      </w:r>
      <w:r w:rsidRPr="00B24FDF">
        <w:rPr>
          <w:rFonts w:ascii="3DS V2" w:eastAsia="SimSun" w:hAnsi="3DS V2"/>
          <w:lang w:val="fr-FR"/>
        </w:rPr>
        <w:t xml:space="preserve"> atteint zéro, la libération de la mémoire</w:t>
      </w:r>
      <w:r w:rsidR="00BE0E64">
        <w:rPr>
          <w:rFonts w:ascii="3DS V2" w:eastAsia="SimSun" w:hAnsi="3DS V2"/>
          <w:lang w:val="fr-FR"/>
        </w:rPr>
        <w:t xml:space="preserve"> se fait </w:t>
      </w:r>
      <w:r w:rsidR="00BE0E64" w:rsidRPr="00B24FDF">
        <w:rPr>
          <w:rFonts w:ascii="3DS V2" w:eastAsia="SimSun" w:hAnsi="3DS V2"/>
          <w:lang w:val="fr-FR"/>
        </w:rPr>
        <w:t>automatique</w:t>
      </w:r>
      <w:r w:rsidR="00BE0E64">
        <w:rPr>
          <w:rFonts w:ascii="3DS V2" w:eastAsia="SimSun" w:hAnsi="3DS V2"/>
          <w:lang w:val="fr-FR"/>
        </w:rPr>
        <w:t>ment</w:t>
      </w:r>
      <w:r w:rsidRPr="00B24FDF">
        <w:rPr>
          <w:rFonts w:ascii="3DS V2" w:eastAsia="SimSun" w:hAnsi="3DS V2"/>
          <w:lang w:val="fr-FR"/>
        </w:rPr>
        <w:t xml:space="preserve">. </w:t>
      </w:r>
    </w:p>
    <w:p w14:paraId="3C88936E" w14:textId="3B8D125A" w:rsidR="00AE0146" w:rsidRDefault="00B24FDF" w:rsidP="00B24FDF">
      <w:pPr>
        <w:pStyle w:val="NormalWeb"/>
        <w:rPr>
          <w:rFonts w:ascii="3DS V2" w:eastAsia="SimSun" w:hAnsi="3DS V2"/>
          <w:lang w:val="fr-FR"/>
        </w:rPr>
      </w:pPr>
      <w:r w:rsidRPr="00B24FDF">
        <w:rPr>
          <w:rFonts w:ascii="3DS V2" w:eastAsia="SimSun" w:hAnsi="3DS V2"/>
          <w:lang w:val="fr-FR"/>
        </w:rPr>
        <w:t xml:space="preserve">Pour simplifier la vie des développeurs et éviter les oublis de </w:t>
      </w:r>
      <w:r w:rsidRPr="00881562">
        <w:rPr>
          <w:rFonts w:ascii="Cascadia Code" w:eastAsia="SimSun" w:hAnsi="Cascadia Code" w:cs="Cascadia Code"/>
          <w:noProof/>
          <w:color w:val="0070C0"/>
          <w:sz w:val="20"/>
          <w:szCs w:val="20"/>
          <w:lang w:val="fr-FR"/>
        </w:rPr>
        <w:t>Release()</w:t>
      </w:r>
      <w:r w:rsidRPr="00B24FDF">
        <w:rPr>
          <w:rFonts w:ascii="3DS V2" w:eastAsia="SimSun" w:hAnsi="3DS V2"/>
          <w:lang w:val="fr-FR"/>
        </w:rPr>
        <w:t xml:space="preserve"> </w:t>
      </w:r>
      <w:r w:rsidR="0099625C">
        <w:rPr>
          <w:rFonts w:ascii="3DS V2" w:eastAsia="SimSun" w:hAnsi="3DS V2"/>
          <w:lang w:val="fr-FR"/>
        </w:rPr>
        <w:t>qui cause</w:t>
      </w:r>
      <w:r w:rsidRPr="00B24FDF">
        <w:rPr>
          <w:rFonts w:ascii="3DS V2" w:eastAsia="SimSun" w:hAnsi="3DS V2"/>
          <w:lang w:val="fr-FR"/>
        </w:rPr>
        <w:t xml:space="preserve"> à des fuites </w:t>
      </w:r>
      <w:r w:rsidR="0099625C">
        <w:rPr>
          <w:rFonts w:ascii="3DS V2" w:eastAsia="SimSun" w:hAnsi="3DS V2"/>
          <w:lang w:val="fr-FR"/>
        </w:rPr>
        <w:t>de mémoire</w:t>
      </w:r>
      <w:r w:rsidRPr="00B24FDF">
        <w:rPr>
          <w:rFonts w:ascii="3DS V2" w:eastAsia="SimSun" w:hAnsi="3DS V2"/>
          <w:lang w:val="fr-FR"/>
        </w:rPr>
        <w:t xml:space="preserve">, </w:t>
      </w:r>
      <w:r w:rsidR="006362E8">
        <w:rPr>
          <w:rFonts w:ascii="3DS V2" w:eastAsia="SimSun" w:hAnsi="3DS V2"/>
          <w:lang w:val="fr-FR"/>
        </w:rPr>
        <w:t>object modeler</w:t>
      </w:r>
      <w:r w:rsidR="006362E8" w:rsidRPr="00B24FDF">
        <w:rPr>
          <w:rFonts w:ascii="3DS V2" w:eastAsia="SimSun" w:hAnsi="3DS V2"/>
          <w:lang w:val="fr-FR"/>
        </w:rPr>
        <w:t xml:space="preserve"> </w:t>
      </w:r>
      <w:r w:rsidRPr="00B24FDF">
        <w:rPr>
          <w:rFonts w:ascii="3DS V2" w:eastAsia="SimSun" w:hAnsi="3DS V2"/>
          <w:lang w:val="fr-FR"/>
        </w:rPr>
        <w:t xml:space="preserve">offre des smart </w:t>
      </w:r>
      <w:r w:rsidR="00690A17">
        <w:rPr>
          <w:rFonts w:ascii="3DS V2" w:eastAsia="SimSun" w:hAnsi="3DS V2"/>
          <w:lang w:val="fr-FR"/>
        </w:rPr>
        <w:t>pointeur</w:t>
      </w:r>
      <w:r w:rsidRPr="00B24FDF">
        <w:rPr>
          <w:rFonts w:ascii="3DS V2" w:eastAsia="SimSun" w:hAnsi="3DS V2"/>
          <w:lang w:val="fr-FR"/>
        </w:rPr>
        <w:t xml:space="preserve">s. </w:t>
      </w:r>
    </w:p>
    <w:p w14:paraId="580FE7CC" w14:textId="35876F0C" w:rsidR="00AE0146" w:rsidRDefault="00B66400" w:rsidP="00B24FDF">
      <w:pPr>
        <w:pStyle w:val="NormalWeb"/>
        <w:rPr>
          <w:rFonts w:ascii="3DS V2" w:eastAsia="SimSun" w:hAnsi="3DS V2"/>
          <w:lang w:val="fr-FR"/>
        </w:rPr>
      </w:pPr>
      <w:r>
        <w:rPr>
          <w:rFonts w:ascii="3DS V2" w:eastAsia="SimSun" w:hAnsi="3DS V2"/>
          <w:lang w:val="fr-FR"/>
        </w:rPr>
        <w:t xml:space="preserve">Il y a deux types de smart </w:t>
      </w:r>
      <w:r w:rsidR="00690A17">
        <w:rPr>
          <w:rFonts w:ascii="3DS V2" w:eastAsia="SimSun" w:hAnsi="3DS V2"/>
          <w:lang w:val="fr-FR"/>
        </w:rPr>
        <w:t>pointeur</w:t>
      </w:r>
      <w:r>
        <w:rPr>
          <w:rFonts w:ascii="3DS V2" w:eastAsia="SimSun" w:hAnsi="3DS V2"/>
          <w:lang w:val="fr-FR"/>
        </w:rPr>
        <w:t>s, l</w:t>
      </w:r>
      <w:r w:rsidR="00561506">
        <w:rPr>
          <w:rFonts w:ascii="3DS V2" w:eastAsia="SimSun" w:hAnsi="3DS V2"/>
          <w:lang w:val="fr-FR"/>
        </w:rPr>
        <w:t xml:space="preserve">’ancien </w:t>
      </w:r>
      <w:r>
        <w:rPr>
          <w:rFonts w:ascii="3DS V2" w:eastAsia="SimSun" w:hAnsi="3DS V2"/>
          <w:lang w:val="fr-FR"/>
        </w:rPr>
        <w:t>du style CORBA, g</w:t>
      </w:r>
      <w:r w:rsidR="00B24FDF" w:rsidRPr="00B24FDF">
        <w:rPr>
          <w:rFonts w:ascii="3DS V2" w:eastAsia="SimSun" w:hAnsi="3DS V2"/>
          <w:lang w:val="fr-FR"/>
        </w:rPr>
        <w:t xml:space="preserve">énérés </w:t>
      </w:r>
      <w:r w:rsidR="00952AEB">
        <w:rPr>
          <w:rFonts w:ascii="3DS V2" w:eastAsia="SimSun" w:hAnsi="3DS V2"/>
          <w:lang w:val="fr-FR"/>
        </w:rPr>
        <w:t>par</w:t>
      </w:r>
      <w:r w:rsidR="007E39F7">
        <w:rPr>
          <w:rFonts w:ascii="3DS V2" w:eastAsia="SimSun" w:hAnsi="3DS V2"/>
          <w:lang w:val="fr-FR"/>
        </w:rPr>
        <w:t xml:space="preserve"> </w:t>
      </w:r>
      <w:r w:rsidR="00B24FDF" w:rsidRPr="00B24FDF">
        <w:rPr>
          <w:rFonts w:ascii="3DS V2" w:eastAsia="SimSun" w:hAnsi="3DS V2"/>
          <w:lang w:val="fr-FR"/>
        </w:rPr>
        <w:t>de</w:t>
      </w:r>
      <w:r w:rsidR="00952AEB">
        <w:rPr>
          <w:rFonts w:ascii="3DS V2" w:eastAsia="SimSun" w:hAnsi="3DS V2"/>
          <w:lang w:val="fr-FR"/>
        </w:rPr>
        <w:t>s</w:t>
      </w:r>
      <w:r w:rsidR="00B24FDF" w:rsidRPr="00B24FDF">
        <w:rPr>
          <w:rFonts w:ascii="3DS V2" w:eastAsia="SimSun" w:hAnsi="3DS V2"/>
          <w:lang w:val="fr-FR"/>
        </w:rPr>
        <w:t xml:space="preserve"> macros, ces </w:t>
      </w:r>
      <w:r w:rsidR="00690A17">
        <w:rPr>
          <w:rFonts w:ascii="3DS V2" w:eastAsia="SimSun" w:hAnsi="3DS V2"/>
          <w:lang w:val="fr-FR"/>
        </w:rPr>
        <w:t>pointeur</w:t>
      </w:r>
      <w:r w:rsidR="00387694">
        <w:rPr>
          <w:rFonts w:ascii="3DS V2" w:eastAsia="SimSun" w:hAnsi="3DS V2"/>
          <w:lang w:val="fr-FR"/>
        </w:rPr>
        <w:t xml:space="preserve">s sont sous la forme de </w:t>
      </w:r>
      <w:r w:rsidR="003017E6">
        <w:rPr>
          <w:rFonts w:ascii="3DS V2" w:eastAsia="SimSun" w:hAnsi="3DS V2"/>
          <w:lang w:val="fr-FR"/>
        </w:rPr>
        <w:t>« </w:t>
      </w:r>
      <w:r w:rsidR="00387694">
        <w:rPr>
          <w:rFonts w:ascii="3DS V2" w:eastAsia="SimSun" w:hAnsi="3DS V2"/>
          <w:lang w:val="fr-FR"/>
        </w:rPr>
        <w:t>type_var</w:t>
      </w:r>
      <w:r w:rsidR="003017E6">
        <w:rPr>
          <w:rFonts w:ascii="3DS V2" w:eastAsia="SimSun" w:hAnsi="3DS V2"/>
          <w:lang w:val="fr-FR"/>
        </w:rPr>
        <w:t> » </w:t>
      </w:r>
      <w:r w:rsidR="00B24FDF" w:rsidRPr="00B24FDF">
        <w:rPr>
          <w:rFonts w:ascii="3DS V2" w:eastAsia="SimSun" w:hAnsi="3DS V2"/>
          <w:lang w:val="fr-FR"/>
        </w:rPr>
        <w:t xml:space="preserve">encapsulent les appels à </w:t>
      </w:r>
      <w:r w:rsidR="00B24FDF" w:rsidRPr="00881562">
        <w:rPr>
          <w:rFonts w:ascii="Cascadia Code" w:eastAsia="SimSun" w:hAnsi="Cascadia Code" w:cs="Cascadia Code"/>
          <w:noProof/>
          <w:color w:val="0070C0"/>
          <w:sz w:val="20"/>
          <w:szCs w:val="20"/>
          <w:lang w:val="fr-FR"/>
        </w:rPr>
        <w:t>AddRef</w:t>
      </w:r>
      <w:r w:rsidR="0085206B" w:rsidRPr="00881562">
        <w:rPr>
          <w:rFonts w:ascii="Cascadia Code" w:eastAsia="SimSun" w:hAnsi="Cascadia Code" w:cs="Cascadia Code"/>
          <w:noProof/>
          <w:color w:val="0070C0"/>
          <w:sz w:val="20"/>
          <w:szCs w:val="20"/>
          <w:lang w:val="fr-FR"/>
        </w:rPr>
        <w:t>()</w:t>
      </w:r>
      <w:r w:rsidR="00B24FDF" w:rsidRPr="00B24FDF">
        <w:rPr>
          <w:rFonts w:ascii="3DS V2" w:eastAsia="SimSun" w:hAnsi="3DS V2"/>
          <w:lang w:val="fr-FR"/>
        </w:rPr>
        <w:t xml:space="preserve"> et </w:t>
      </w:r>
      <w:r w:rsidR="00B24FDF" w:rsidRPr="00881562">
        <w:rPr>
          <w:rFonts w:ascii="Cascadia Code" w:eastAsia="SimSun" w:hAnsi="Cascadia Code" w:cs="Cascadia Code"/>
          <w:noProof/>
          <w:color w:val="0070C0"/>
          <w:sz w:val="20"/>
          <w:szCs w:val="20"/>
          <w:lang w:val="fr-FR"/>
        </w:rPr>
        <w:t>Release</w:t>
      </w:r>
      <w:r w:rsidR="0085206B" w:rsidRPr="00881562">
        <w:rPr>
          <w:rFonts w:ascii="Cascadia Code" w:eastAsia="SimSun" w:hAnsi="Cascadia Code" w:cs="Cascadia Code"/>
          <w:noProof/>
          <w:color w:val="0070C0"/>
          <w:sz w:val="20"/>
          <w:szCs w:val="20"/>
          <w:lang w:val="fr-FR"/>
        </w:rPr>
        <w:t>()</w:t>
      </w:r>
      <w:r w:rsidR="00B24FDF" w:rsidRPr="00881562">
        <w:rPr>
          <w:rFonts w:ascii="Cascadia Code" w:eastAsia="SimSun" w:hAnsi="Cascadia Code" w:cs="Cascadia Code"/>
          <w:noProof/>
          <w:color w:val="0070C0"/>
          <w:sz w:val="20"/>
          <w:szCs w:val="20"/>
          <w:lang w:val="fr-FR"/>
        </w:rPr>
        <w:t xml:space="preserve"> </w:t>
      </w:r>
      <w:r w:rsidR="00B24FDF" w:rsidRPr="00B24FDF">
        <w:rPr>
          <w:rFonts w:ascii="3DS V2" w:eastAsia="SimSun" w:hAnsi="3DS V2"/>
          <w:lang w:val="fr-FR"/>
        </w:rPr>
        <w:t xml:space="preserve">de manière </w:t>
      </w:r>
      <w:r w:rsidR="00DA7C61">
        <w:rPr>
          <w:rFonts w:ascii="3DS V2" w:eastAsia="SimSun" w:hAnsi="3DS V2"/>
          <w:lang w:val="fr-FR"/>
        </w:rPr>
        <w:t>automatique</w:t>
      </w:r>
      <w:r w:rsidR="00B24FDF" w:rsidRPr="00B24FDF">
        <w:rPr>
          <w:rFonts w:ascii="3DS V2" w:eastAsia="SimSun" w:hAnsi="3DS V2"/>
          <w:lang w:val="fr-FR"/>
        </w:rPr>
        <w:t xml:space="preserve">. </w:t>
      </w:r>
      <w:r w:rsidR="009A5245">
        <w:rPr>
          <w:rFonts w:ascii="3DS V2" w:eastAsia="SimSun" w:hAnsi="3DS V2"/>
          <w:lang w:val="fr-FR"/>
        </w:rPr>
        <w:t xml:space="preserve">Cela </w:t>
      </w:r>
      <w:r w:rsidR="00B24FDF" w:rsidRPr="00B24FDF">
        <w:rPr>
          <w:rFonts w:ascii="3DS V2" w:eastAsia="SimSun" w:hAnsi="3DS V2"/>
          <w:lang w:val="fr-FR"/>
        </w:rPr>
        <w:t>assure la libération</w:t>
      </w:r>
      <w:r w:rsidR="00561506">
        <w:rPr>
          <w:rFonts w:ascii="3DS V2" w:eastAsia="SimSun" w:hAnsi="3DS V2"/>
          <w:lang w:val="fr-FR"/>
        </w:rPr>
        <w:t xml:space="preserve"> de la mémoire</w:t>
      </w:r>
      <w:r w:rsidR="00B24FDF" w:rsidRPr="00B24FDF">
        <w:rPr>
          <w:rFonts w:ascii="3DS V2" w:eastAsia="SimSun" w:hAnsi="3DS V2"/>
          <w:lang w:val="fr-FR"/>
        </w:rPr>
        <w:t xml:space="preserve"> lorsque la variable sort de son champ</w:t>
      </w:r>
      <w:r w:rsidR="00561506">
        <w:rPr>
          <w:rFonts w:ascii="3DS V2" w:eastAsia="SimSun" w:hAnsi="3DS V2"/>
          <w:lang w:val="fr-FR"/>
        </w:rPr>
        <w:t xml:space="preserve"> d’utilisation</w:t>
      </w:r>
      <w:r w:rsidR="00B24FDF" w:rsidRPr="00B24FDF">
        <w:rPr>
          <w:rFonts w:ascii="3DS V2" w:eastAsia="SimSun" w:hAnsi="3DS V2"/>
          <w:lang w:val="fr-FR"/>
        </w:rPr>
        <w:t>.</w:t>
      </w:r>
      <w:r w:rsidR="00952AEB">
        <w:rPr>
          <w:rFonts w:ascii="3DS V2" w:eastAsia="SimSun" w:hAnsi="3DS V2"/>
          <w:lang w:val="fr-FR"/>
        </w:rPr>
        <w:t xml:space="preserve"> Néanmoins, cette implémentation de smart </w:t>
      </w:r>
      <w:r w:rsidR="00690A17">
        <w:rPr>
          <w:rFonts w:ascii="3DS V2" w:eastAsia="SimSun" w:hAnsi="3DS V2"/>
          <w:lang w:val="fr-FR"/>
        </w:rPr>
        <w:t>pointeur</w:t>
      </w:r>
      <w:r w:rsidR="00952AEB">
        <w:rPr>
          <w:rFonts w:ascii="3DS V2" w:eastAsia="SimSun" w:hAnsi="3DS V2"/>
          <w:lang w:val="fr-FR"/>
        </w:rPr>
        <w:t xml:space="preserve"> est </w:t>
      </w:r>
      <w:r w:rsidR="005A56E0">
        <w:rPr>
          <w:rFonts w:ascii="3DS V2" w:eastAsia="SimSun" w:hAnsi="3DS V2"/>
          <w:lang w:val="fr-FR"/>
        </w:rPr>
        <w:t>faite</w:t>
      </w:r>
      <w:r w:rsidR="00952AEB">
        <w:rPr>
          <w:rFonts w:ascii="3DS V2" w:eastAsia="SimSun" w:hAnsi="3DS V2"/>
          <w:lang w:val="fr-FR"/>
        </w:rPr>
        <w:t xml:space="preserve"> avec des macros. </w:t>
      </w:r>
      <w:r w:rsidR="00952AEB" w:rsidRPr="00952AEB">
        <w:rPr>
          <w:rFonts w:ascii="3DS V2" w:eastAsia="SimSun" w:hAnsi="3DS V2"/>
          <w:lang w:val="fr-FR"/>
        </w:rPr>
        <w:t xml:space="preserve">La conséquence de cette implémentation est qu'il y a </w:t>
      </w:r>
      <w:r w:rsidR="00561506">
        <w:rPr>
          <w:rFonts w:ascii="3DS V2" w:eastAsia="SimSun" w:hAnsi="3DS V2"/>
          <w:lang w:val="fr-FR"/>
        </w:rPr>
        <w:t xml:space="preserve">des </w:t>
      </w:r>
      <w:r w:rsidR="00B24E19">
        <w:rPr>
          <w:rFonts w:ascii="3DS V2" w:eastAsia="SimSun" w:hAnsi="3DS V2"/>
          <w:lang w:val="fr-FR"/>
        </w:rPr>
        <w:t>problème</w:t>
      </w:r>
      <w:r w:rsidR="00561506">
        <w:rPr>
          <w:rFonts w:ascii="3DS V2" w:eastAsia="SimSun" w:hAnsi="3DS V2"/>
          <w:lang w:val="fr-FR"/>
        </w:rPr>
        <w:t>s</w:t>
      </w:r>
      <w:r w:rsidR="00B24E19">
        <w:rPr>
          <w:rFonts w:ascii="3DS V2" w:eastAsia="SimSun" w:hAnsi="3DS V2"/>
          <w:lang w:val="fr-FR"/>
        </w:rPr>
        <w:t xml:space="preserve"> de performance</w:t>
      </w:r>
      <w:r w:rsidR="00952AEB" w:rsidRPr="00952AEB">
        <w:rPr>
          <w:rFonts w:ascii="3DS V2" w:eastAsia="SimSun" w:hAnsi="3DS V2"/>
          <w:lang w:val="fr-FR"/>
        </w:rPr>
        <w:t xml:space="preserve"> lors de l'utilisation de cette macro, car</w:t>
      </w:r>
      <w:r w:rsidR="00154C58">
        <w:rPr>
          <w:rFonts w:ascii="3DS V2" w:eastAsia="SimSun" w:hAnsi="3DS V2"/>
          <w:lang w:val="fr-FR"/>
        </w:rPr>
        <w:t xml:space="preserve"> </w:t>
      </w:r>
      <w:r w:rsidR="00952AEB" w:rsidRPr="00952AEB">
        <w:rPr>
          <w:rFonts w:ascii="3DS V2" w:eastAsia="SimSun" w:hAnsi="3DS V2"/>
          <w:lang w:val="fr-FR"/>
        </w:rPr>
        <w:t xml:space="preserve">elle appelle </w:t>
      </w:r>
      <w:r w:rsidR="00561506">
        <w:rPr>
          <w:rFonts w:ascii="3DS V2" w:eastAsia="SimSun" w:hAnsi="3DS V2"/>
          <w:lang w:val="fr-FR"/>
        </w:rPr>
        <w:t>souvent</w:t>
      </w:r>
      <w:r w:rsidR="00561506" w:rsidRPr="00952AEB">
        <w:rPr>
          <w:rFonts w:ascii="3DS V2" w:eastAsia="SimSun" w:hAnsi="3DS V2"/>
          <w:lang w:val="fr-FR"/>
        </w:rPr>
        <w:t xml:space="preserve"> </w:t>
      </w:r>
      <w:r w:rsidR="00561506">
        <w:rPr>
          <w:rFonts w:ascii="3DS V2" w:eastAsia="SimSun" w:hAnsi="3DS V2"/>
          <w:lang w:val="fr-FR"/>
        </w:rPr>
        <w:t xml:space="preserve">la méthode </w:t>
      </w:r>
      <w:r w:rsidR="003017E6" w:rsidRPr="00881562">
        <w:rPr>
          <w:rFonts w:ascii="Cascadia Code" w:eastAsia="SimSun" w:hAnsi="Cascadia Code" w:cs="Cascadia Code"/>
          <w:noProof/>
          <w:color w:val="0070C0"/>
          <w:sz w:val="20"/>
          <w:szCs w:val="20"/>
          <w:lang w:val="fr-FR"/>
        </w:rPr>
        <w:t>QueryInterface</w:t>
      </w:r>
      <w:r w:rsidR="003017E6">
        <w:rPr>
          <w:rFonts w:ascii="3DS V2" w:eastAsia="SimSun" w:hAnsi="3DS V2"/>
          <w:lang w:val="fr-FR"/>
        </w:rPr>
        <w:t xml:space="preserve"> pour rien</w:t>
      </w:r>
      <w:r w:rsidR="00F67C77">
        <w:rPr>
          <w:rFonts w:ascii="3DS V2" w:eastAsia="SimSun" w:hAnsi="3DS V2"/>
          <w:lang w:val="fr-FR"/>
        </w:rPr>
        <w:t xml:space="preserve"> à cause d</w:t>
      </w:r>
      <w:r w:rsidR="003A7C4B">
        <w:rPr>
          <w:rFonts w:ascii="3DS V2" w:eastAsia="SimSun" w:hAnsi="3DS V2"/>
          <w:lang w:val="fr-FR"/>
        </w:rPr>
        <w:t>’une</w:t>
      </w:r>
      <w:r w:rsidR="00F67C77">
        <w:rPr>
          <w:rFonts w:ascii="3DS V2" w:eastAsia="SimSun" w:hAnsi="3DS V2"/>
          <w:lang w:val="fr-FR"/>
        </w:rPr>
        <w:t xml:space="preserve"> mécanisme interne</w:t>
      </w:r>
      <w:r w:rsidR="00561506">
        <w:rPr>
          <w:rFonts w:ascii="3DS V2" w:eastAsia="SimSun" w:hAnsi="3DS V2"/>
          <w:lang w:val="fr-FR"/>
        </w:rPr>
        <w:t xml:space="preserve"> qui dégrade la performance</w:t>
      </w:r>
      <w:r w:rsidR="0091163C">
        <w:rPr>
          <w:rFonts w:ascii="3DS V2" w:eastAsia="SimSun" w:hAnsi="3DS V2"/>
          <w:lang w:val="fr-FR"/>
        </w:rPr>
        <w:t>.</w:t>
      </w:r>
      <w:r w:rsidR="00952AEB" w:rsidRPr="00952AEB">
        <w:rPr>
          <w:rFonts w:ascii="3DS V2" w:eastAsia="SimSun" w:hAnsi="3DS V2"/>
          <w:lang w:val="fr-FR"/>
        </w:rPr>
        <w:t xml:space="preserve"> Un autre effet secondaire est que l</w:t>
      </w:r>
      <w:r w:rsidR="006E4FC3">
        <w:rPr>
          <w:rFonts w:ascii="3DS V2" w:eastAsia="SimSun" w:hAnsi="3DS V2"/>
          <w:lang w:val="fr-FR"/>
        </w:rPr>
        <w:t>’utilisation des macros génère des</w:t>
      </w:r>
      <w:r w:rsidR="00952AEB" w:rsidRPr="00952AEB">
        <w:rPr>
          <w:rFonts w:ascii="3DS V2" w:eastAsia="SimSun" w:hAnsi="3DS V2"/>
          <w:lang w:val="fr-FR"/>
        </w:rPr>
        <w:t xml:space="preserve"> messages d'erreur </w:t>
      </w:r>
      <w:r w:rsidR="006E4FC3">
        <w:rPr>
          <w:rFonts w:ascii="3DS V2" w:eastAsia="SimSun" w:hAnsi="3DS V2"/>
          <w:lang w:val="fr-FR"/>
        </w:rPr>
        <w:t xml:space="preserve">qui sont très </w:t>
      </w:r>
      <w:r w:rsidR="00952AEB" w:rsidRPr="00952AEB">
        <w:rPr>
          <w:rFonts w:ascii="3DS V2" w:eastAsia="SimSun" w:hAnsi="3DS V2"/>
          <w:lang w:val="fr-FR"/>
        </w:rPr>
        <w:t xml:space="preserve">difficiles à </w:t>
      </w:r>
      <w:r w:rsidR="006E4FC3">
        <w:rPr>
          <w:rFonts w:ascii="3DS V2" w:eastAsia="SimSun" w:hAnsi="3DS V2"/>
          <w:lang w:val="fr-FR"/>
        </w:rPr>
        <w:t xml:space="preserve">lire et </w:t>
      </w:r>
      <w:r w:rsidR="00952AEB" w:rsidRPr="00952AEB">
        <w:rPr>
          <w:rFonts w:ascii="3DS V2" w:eastAsia="SimSun" w:hAnsi="3DS V2"/>
          <w:lang w:val="fr-FR"/>
        </w:rPr>
        <w:t>comprendre.</w:t>
      </w:r>
      <w:r w:rsidR="00816A76">
        <w:rPr>
          <w:rFonts w:ascii="3DS V2" w:eastAsia="SimSun" w:hAnsi="3DS V2"/>
          <w:lang w:val="fr-FR"/>
        </w:rPr>
        <w:t xml:space="preserve"> </w:t>
      </w:r>
    </w:p>
    <w:p w14:paraId="40498BA7" w14:textId="4EF5CD44" w:rsidR="005A7C1A" w:rsidRDefault="00816A76" w:rsidP="00B24FDF">
      <w:pPr>
        <w:pStyle w:val="NormalWeb"/>
        <w:rPr>
          <w:rFonts w:ascii="3DS V2" w:eastAsia="SimSun" w:hAnsi="3DS V2"/>
          <w:lang w:val="fr-FR"/>
        </w:rPr>
      </w:pPr>
      <w:r>
        <w:rPr>
          <w:rFonts w:ascii="3DS V2" w:eastAsia="SimSun" w:hAnsi="3DS V2"/>
          <w:lang w:val="fr-FR"/>
        </w:rPr>
        <w:t>Un nouv</w:t>
      </w:r>
      <w:r w:rsidR="00681DC4">
        <w:rPr>
          <w:rFonts w:ascii="3DS V2" w:eastAsia="SimSun" w:hAnsi="3DS V2"/>
          <w:lang w:val="fr-FR"/>
        </w:rPr>
        <w:t>eau</w:t>
      </w:r>
      <w:r>
        <w:rPr>
          <w:rFonts w:ascii="3DS V2" w:eastAsia="SimSun" w:hAnsi="3DS V2"/>
          <w:lang w:val="fr-FR"/>
        </w:rPr>
        <w:t xml:space="preserve"> smart </w:t>
      </w:r>
      <w:r w:rsidR="00690A17">
        <w:rPr>
          <w:rFonts w:ascii="3DS V2" w:eastAsia="SimSun" w:hAnsi="3DS V2"/>
          <w:lang w:val="fr-FR"/>
        </w:rPr>
        <w:t>pointeur</w:t>
      </w:r>
      <w:r>
        <w:rPr>
          <w:rFonts w:ascii="3DS V2" w:eastAsia="SimSun" w:hAnsi="3DS V2"/>
          <w:lang w:val="fr-FR"/>
        </w:rPr>
        <w:t xml:space="preserve">, </w:t>
      </w:r>
      <w:r w:rsidR="00C20553">
        <w:rPr>
          <w:rFonts w:ascii="3DS V2" w:eastAsia="SimSun" w:hAnsi="3DS V2"/>
          <w:lang w:val="fr-FR"/>
        </w:rPr>
        <w:t xml:space="preserve">comme une partie d’un projet de moderniser l’infrastructure C++ au sein de Dassault Systèmes Ce </w:t>
      </w:r>
      <w:r w:rsidR="002F237F">
        <w:rPr>
          <w:rFonts w:ascii="3DS V2" w:eastAsia="SimSun" w:hAnsi="3DS V2"/>
          <w:lang w:val="fr-FR"/>
        </w:rPr>
        <w:t>projet s’appelle</w:t>
      </w:r>
      <w:r>
        <w:rPr>
          <w:rFonts w:ascii="3DS V2" w:eastAsia="SimSun" w:hAnsi="3DS V2"/>
          <w:lang w:val="fr-FR"/>
        </w:rPr>
        <w:t xml:space="preserve"> CATOmx, est inventé depuis 2019. </w:t>
      </w:r>
      <w:r w:rsidR="00AE0146">
        <w:rPr>
          <w:rFonts w:ascii="3DS V2" w:eastAsia="SimSun" w:hAnsi="3DS V2"/>
          <w:lang w:val="fr-FR"/>
        </w:rPr>
        <w:t xml:space="preserve">Il est </w:t>
      </w:r>
      <w:r w:rsidR="00110A37">
        <w:rPr>
          <w:rFonts w:ascii="3DS V2" w:eastAsia="SimSun" w:hAnsi="3DS V2"/>
          <w:lang w:val="fr-FR"/>
        </w:rPr>
        <w:t>beaucoup plus intuitif et conforme</w:t>
      </w:r>
      <w:r w:rsidR="00AE0146">
        <w:rPr>
          <w:rFonts w:ascii="3DS V2" w:eastAsia="SimSun" w:hAnsi="3DS V2"/>
          <w:lang w:val="fr-FR"/>
        </w:rPr>
        <w:t xml:space="preserve"> aux norme </w:t>
      </w:r>
      <w:r w:rsidR="00110A37">
        <w:rPr>
          <w:rFonts w:ascii="3DS V2" w:eastAsia="SimSun" w:hAnsi="3DS V2"/>
          <w:lang w:val="fr-FR"/>
        </w:rPr>
        <w:t xml:space="preserve">C++ par rapport à l’ancien smart </w:t>
      </w:r>
      <w:r w:rsidR="00690A17">
        <w:rPr>
          <w:rFonts w:ascii="3DS V2" w:eastAsia="SimSun" w:hAnsi="3DS V2"/>
          <w:lang w:val="fr-FR"/>
        </w:rPr>
        <w:t>pointeur</w:t>
      </w:r>
      <w:r w:rsidR="00110A37">
        <w:rPr>
          <w:rFonts w:ascii="3DS V2" w:eastAsia="SimSun" w:hAnsi="3DS V2"/>
          <w:lang w:val="fr-FR"/>
        </w:rPr>
        <w:t xml:space="preserve"> fait par « magique noire » de macro. </w:t>
      </w:r>
    </w:p>
    <w:p w14:paraId="1A0B9C2F" w14:textId="1670AE06" w:rsidR="00816A76" w:rsidRDefault="00085210" w:rsidP="00B24FDF">
      <w:pPr>
        <w:pStyle w:val="NormalWeb"/>
        <w:rPr>
          <w:rFonts w:ascii="3DS V2" w:eastAsia="SimSun" w:hAnsi="3DS V2"/>
          <w:lang w:val="fr-FR"/>
        </w:rPr>
      </w:pPr>
      <w:r>
        <w:rPr>
          <w:rFonts w:ascii="3DS V2" w:eastAsia="SimSun" w:hAnsi="3DS V2"/>
          <w:lang w:val="fr-FR"/>
        </w:rPr>
        <w:t xml:space="preserve">Jusqu’à </w:t>
      </w:r>
      <w:r w:rsidR="009842E1">
        <w:rPr>
          <w:rFonts w:ascii="3DS V2" w:eastAsia="SimSun" w:hAnsi="3DS V2"/>
          <w:lang w:val="fr-FR"/>
        </w:rPr>
        <w:t xml:space="preserve">aujourd’hui, </w:t>
      </w:r>
      <w:r w:rsidR="009E5238">
        <w:rPr>
          <w:rFonts w:ascii="3DS V2" w:eastAsia="SimSun" w:hAnsi="3DS V2"/>
          <w:lang w:val="fr-FR"/>
        </w:rPr>
        <w:t>une grande partie d</w:t>
      </w:r>
      <w:r w:rsidR="00AE4AAF">
        <w:rPr>
          <w:rFonts w:ascii="3DS V2" w:eastAsia="SimSun" w:hAnsi="3DS V2"/>
          <w:lang w:val="fr-FR"/>
        </w:rPr>
        <w:t>u</w:t>
      </w:r>
      <w:r w:rsidR="00C474AD">
        <w:rPr>
          <w:rFonts w:ascii="3DS V2" w:eastAsia="SimSun" w:hAnsi="3DS V2"/>
          <w:lang w:val="fr-FR"/>
        </w:rPr>
        <w:t xml:space="preserve"> code </w:t>
      </w:r>
      <w:r w:rsidR="00154EE4">
        <w:rPr>
          <w:rFonts w:ascii="3DS V2" w:eastAsia="SimSun" w:hAnsi="3DS V2"/>
          <w:lang w:val="fr-FR"/>
        </w:rPr>
        <w:t>est</w:t>
      </w:r>
      <w:r w:rsidR="00C474AD">
        <w:rPr>
          <w:rFonts w:ascii="3DS V2" w:eastAsia="SimSun" w:hAnsi="3DS V2"/>
          <w:lang w:val="fr-FR"/>
        </w:rPr>
        <w:t xml:space="preserve"> « mixte », il faut adapter le code aux APIs existants. </w:t>
      </w:r>
      <w:r w:rsidR="005A7C1A">
        <w:rPr>
          <w:rFonts w:ascii="3DS V2" w:eastAsia="SimSun" w:hAnsi="3DS V2"/>
          <w:lang w:val="fr-FR"/>
        </w:rPr>
        <w:t>Des outils de conversion sont créer avec CATOmx pour faciliter le travail dans ce</w:t>
      </w:r>
      <w:r w:rsidR="0022434B">
        <w:rPr>
          <w:rFonts w:ascii="3DS V2" w:eastAsia="SimSun" w:hAnsi="3DS V2"/>
          <w:lang w:val="fr-FR"/>
        </w:rPr>
        <w:t>t environnement</w:t>
      </w:r>
      <w:r w:rsidR="005A7C1A">
        <w:rPr>
          <w:rFonts w:ascii="3DS V2" w:eastAsia="SimSun" w:hAnsi="3DS V2"/>
          <w:lang w:val="fr-FR"/>
        </w:rPr>
        <w:t>.</w:t>
      </w:r>
    </w:p>
    <w:p w14:paraId="5CF86ADC" w14:textId="3719C48B" w:rsidR="00B24FDF" w:rsidRPr="00B24FDF" w:rsidRDefault="00685A92" w:rsidP="00B24FDF">
      <w:pPr>
        <w:pStyle w:val="NormalWeb"/>
        <w:rPr>
          <w:rFonts w:ascii="3DS V2" w:eastAsia="SimSun" w:hAnsi="3DS V2"/>
          <w:lang w:val="fr-FR"/>
        </w:rPr>
      </w:pPr>
      <w:r>
        <w:rPr>
          <w:rFonts w:ascii="3DS V2" w:eastAsia="SimSun" w:hAnsi="3DS V2"/>
          <w:lang w:val="fr-FR"/>
        </w:rPr>
        <w:t>L</w:t>
      </w:r>
      <w:r w:rsidR="00B24FDF" w:rsidRPr="00B24FDF">
        <w:rPr>
          <w:rFonts w:ascii="3DS V2" w:eastAsia="SimSun" w:hAnsi="3DS V2"/>
          <w:lang w:val="fr-FR"/>
        </w:rPr>
        <w:t>’extension</w:t>
      </w:r>
      <w:r>
        <w:rPr>
          <w:rFonts w:ascii="3DS V2" w:eastAsia="SimSun" w:hAnsi="3DS V2"/>
          <w:lang w:val="fr-FR"/>
        </w:rPr>
        <w:t xml:space="preserve">, comme son nom indique, </w:t>
      </w:r>
      <w:r w:rsidR="00095F16">
        <w:rPr>
          <w:rFonts w:ascii="3DS V2" w:eastAsia="SimSun" w:hAnsi="3DS V2"/>
          <w:lang w:val="fr-FR"/>
        </w:rPr>
        <w:t>a pour</w:t>
      </w:r>
      <w:r>
        <w:rPr>
          <w:rFonts w:ascii="3DS V2" w:eastAsia="SimSun" w:hAnsi="3DS V2"/>
          <w:lang w:val="fr-FR"/>
        </w:rPr>
        <w:t xml:space="preserve"> but d’</w:t>
      </w:r>
      <w:r w:rsidR="00B24FDF" w:rsidRPr="00B24FDF">
        <w:rPr>
          <w:rFonts w:ascii="3DS V2" w:eastAsia="SimSun" w:hAnsi="3DS V2"/>
          <w:lang w:val="fr-FR"/>
        </w:rPr>
        <w:t>ajout</w:t>
      </w:r>
      <w:r>
        <w:rPr>
          <w:rFonts w:ascii="3DS V2" w:eastAsia="SimSun" w:hAnsi="3DS V2"/>
          <w:lang w:val="fr-FR"/>
        </w:rPr>
        <w:t>er</w:t>
      </w:r>
      <w:r w:rsidR="00B24FDF" w:rsidRPr="00B24FDF">
        <w:rPr>
          <w:rFonts w:ascii="3DS V2" w:eastAsia="SimSun" w:hAnsi="3DS V2"/>
          <w:lang w:val="fr-FR"/>
        </w:rPr>
        <w:t xml:space="preserve"> de nouvelles capacités à un composant </w:t>
      </w:r>
      <w:r w:rsidR="00B57244">
        <w:rPr>
          <w:rFonts w:ascii="3DS V2" w:eastAsia="SimSun" w:hAnsi="3DS V2"/>
          <w:lang w:val="fr-FR"/>
        </w:rPr>
        <w:t>existant</w:t>
      </w:r>
      <w:r w:rsidR="00B24FDF" w:rsidRPr="00B24FDF">
        <w:rPr>
          <w:rFonts w:ascii="3DS V2" w:eastAsia="SimSun" w:hAnsi="3DS V2"/>
          <w:lang w:val="fr-FR"/>
        </w:rPr>
        <w:t>. Une extension est, comme l</w:t>
      </w:r>
      <w:r w:rsidR="009E7E28">
        <w:rPr>
          <w:rFonts w:ascii="3DS V2" w:eastAsia="SimSun" w:hAnsi="3DS V2"/>
          <w:lang w:val="fr-FR"/>
        </w:rPr>
        <w:t>’implémentation</w:t>
      </w:r>
      <w:r w:rsidR="00B24FDF" w:rsidRPr="00B24FDF">
        <w:rPr>
          <w:rFonts w:ascii="3DS V2" w:eastAsia="SimSun" w:hAnsi="3DS V2"/>
          <w:lang w:val="fr-FR"/>
        </w:rPr>
        <w:t xml:space="preserve">, une classe dérivée de </w:t>
      </w:r>
      <w:r w:rsidR="009E7E28" w:rsidRPr="00881562">
        <w:rPr>
          <w:rFonts w:ascii="Cascadia Code" w:eastAsia="SimSun" w:hAnsi="Cascadia Code" w:cs="Cascadia Code"/>
          <w:noProof/>
          <w:color w:val="0070C0"/>
          <w:sz w:val="20"/>
          <w:szCs w:val="20"/>
          <w:lang w:val="fr-FR"/>
        </w:rPr>
        <w:t>CATBaseUnknown</w:t>
      </w:r>
      <w:r w:rsidR="00B24FDF" w:rsidRPr="00B24FDF">
        <w:rPr>
          <w:rFonts w:ascii="3DS V2" w:eastAsia="SimSun" w:hAnsi="3DS V2"/>
          <w:lang w:val="fr-FR"/>
        </w:rPr>
        <w:t xml:space="preserve">, enregistrée via la même </w:t>
      </w:r>
      <w:r w:rsidR="009E7E28">
        <w:rPr>
          <w:rFonts w:ascii="3DS V2" w:eastAsia="SimSun" w:hAnsi="3DS V2"/>
          <w:lang w:val="fr-FR"/>
        </w:rPr>
        <w:t>fonction</w:t>
      </w:r>
      <w:r w:rsidR="00B24FDF" w:rsidRPr="00B24FDF">
        <w:rPr>
          <w:rFonts w:ascii="3DS V2" w:eastAsia="SimSun" w:hAnsi="3DS V2"/>
          <w:lang w:val="fr-FR"/>
        </w:rPr>
        <w:t xml:space="preserve">. Dès qu’un </w:t>
      </w:r>
      <w:r w:rsidR="00776037">
        <w:rPr>
          <w:rFonts w:ascii="3DS V2" w:eastAsia="SimSun" w:hAnsi="3DS V2"/>
          <w:lang w:val="fr-FR"/>
        </w:rPr>
        <w:t>utilisateur</w:t>
      </w:r>
      <w:r w:rsidR="00B24FDF" w:rsidRPr="00B24FDF">
        <w:rPr>
          <w:rFonts w:ascii="3DS V2" w:eastAsia="SimSun" w:hAnsi="3DS V2"/>
          <w:lang w:val="fr-FR"/>
        </w:rPr>
        <w:t xml:space="preserve"> appelle </w:t>
      </w:r>
      <w:r w:rsidR="009C7E5D" w:rsidRPr="00881562">
        <w:rPr>
          <w:rFonts w:ascii="Cascadia Code" w:eastAsia="SimSun" w:hAnsi="Cascadia Code" w:cs="Cascadia Code"/>
          <w:noProof/>
          <w:color w:val="0070C0"/>
          <w:sz w:val="20"/>
          <w:szCs w:val="20"/>
          <w:lang w:val="fr-FR"/>
        </w:rPr>
        <w:t>QueryInterface</w:t>
      </w:r>
      <w:r w:rsidR="009C7E5D" w:rsidRPr="00B24FDF">
        <w:rPr>
          <w:rFonts w:ascii="3DS V2" w:eastAsia="SimSun" w:hAnsi="3DS V2"/>
          <w:lang w:val="fr-FR"/>
        </w:rPr>
        <w:t xml:space="preserve"> </w:t>
      </w:r>
      <w:r w:rsidR="00B24FDF" w:rsidRPr="00B24FDF">
        <w:rPr>
          <w:rFonts w:ascii="3DS V2" w:eastAsia="SimSun" w:hAnsi="3DS V2"/>
          <w:lang w:val="fr-FR"/>
        </w:rPr>
        <w:t>pour demander l’interface d’extension, OM crée ou récupère l’instance correspondante suivant la catégorie d’extension choisie. On distingue quatre catégories : CodeExtension</w:t>
      </w:r>
      <w:r w:rsidR="00F906DC">
        <w:rPr>
          <w:rFonts w:ascii="3DS V2" w:eastAsia="SimSun" w:hAnsi="3DS V2"/>
          <w:lang w:val="fr-FR"/>
        </w:rPr>
        <w:t xml:space="preserve">, </w:t>
      </w:r>
      <w:r w:rsidR="00B24FDF" w:rsidRPr="00B24FDF">
        <w:rPr>
          <w:rFonts w:ascii="3DS V2" w:eastAsia="SimSun" w:hAnsi="3DS V2"/>
          <w:lang w:val="fr-FR"/>
        </w:rPr>
        <w:t xml:space="preserve">DataExtension, TransientExtension et CacheExtension. </w:t>
      </w:r>
      <w:r w:rsidR="009E6852">
        <w:rPr>
          <w:rFonts w:ascii="3DS V2" w:eastAsia="SimSun" w:hAnsi="3DS V2"/>
          <w:lang w:val="fr-FR"/>
        </w:rPr>
        <w:t xml:space="preserve">La différence entre eux, est </w:t>
      </w:r>
      <w:r w:rsidR="00E8535F">
        <w:rPr>
          <w:rFonts w:ascii="3DS V2" w:eastAsia="SimSun" w:hAnsi="3DS V2"/>
          <w:lang w:val="fr-FR"/>
        </w:rPr>
        <w:t>réside dans le</w:t>
      </w:r>
      <w:r w:rsidR="00B24FDF" w:rsidRPr="00B24FDF">
        <w:rPr>
          <w:rFonts w:ascii="3DS V2" w:eastAsia="SimSun" w:hAnsi="3DS V2"/>
          <w:lang w:val="fr-FR"/>
        </w:rPr>
        <w:t xml:space="preserve"> cycle de vie et la volumétrie.</w:t>
      </w:r>
    </w:p>
    <w:p w14:paraId="412868F7" w14:textId="27141E72" w:rsidR="00B24FDF" w:rsidRPr="00B24FDF" w:rsidRDefault="00B24FDF" w:rsidP="00B24FDF">
      <w:pPr>
        <w:pStyle w:val="NormalWeb"/>
        <w:rPr>
          <w:rFonts w:ascii="3DS V2" w:eastAsia="SimSun" w:hAnsi="3DS V2"/>
          <w:lang w:val="fr-FR"/>
        </w:rPr>
      </w:pPr>
      <w:r w:rsidRPr="00B24FDF">
        <w:rPr>
          <w:rFonts w:ascii="3DS V2" w:eastAsia="SimSun" w:hAnsi="3DS V2"/>
          <w:lang w:val="fr-FR"/>
        </w:rPr>
        <w:lastRenderedPageBreak/>
        <w:t>La CodeExtension fourni</w:t>
      </w:r>
      <w:r w:rsidR="00DA7B90">
        <w:rPr>
          <w:rFonts w:ascii="3DS V2" w:eastAsia="SimSun" w:hAnsi="3DS V2"/>
          <w:lang w:val="fr-FR"/>
        </w:rPr>
        <w:t>t</w:t>
      </w:r>
      <w:r w:rsidRPr="00B24FDF">
        <w:rPr>
          <w:rFonts w:ascii="3DS V2" w:eastAsia="SimSun" w:hAnsi="3DS V2"/>
          <w:lang w:val="fr-FR"/>
        </w:rPr>
        <w:t xml:space="preserve"> </w:t>
      </w:r>
      <w:r w:rsidR="00DA3B46">
        <w:rPr>
          <w:rFonts w:ascii="3DS V2" w:eastAsia="SimSun" w:hAnsi="3DS V2"/>
          <w:lang w:val="fr-FR"/>
        </w:rPr>
        <w:t>un</w:t>
      </w:r>
      <w:r w:rsidRPr="00B24FDF">
        <w:rPr>
          <w:rFonts w:ascii="3DS V2" w:eastAsia="SimSun" w:hAnsi="3DS V2"/>
          <w:lang w:val="fr-FR"/>
        </w:rPr>
        <w:t xml:space="preserve"> comportement</w:t>
      </w:r>
      <w:r w:rsidR="00800221">
        <w:rPr>
          <w:rFonts w:ascii="3DS V2" w:eastAsia="SimSun" w:hAnsi="3DS V2"/>
          <w:lang w:val="fr-FR"/>
        </w:rPr>
        <w:t xml:space="preserve"> </w:t>
      </w:r>
      <w:r w:rsidRPr="00B24FDF">
        <w:rPr>
          <w:rFonts w:ascii="3DS V2" w:eastAsia="SimSun" w:hAnsi="3DS V2"/>
          <w:lang w:val="fr-FR"/>
        </w:rPr>
        <w:t xml:space="preserve">sans stocker de données. Elle est instanciée une seule fois par session et partagée par tous les composants, </w:t>
      </w:r>
      <w:r w:rsidR="00687344">
        <w:rPr>
          <w:rFonts w:ascii="3DS V2" w:eastAsia="SimSun" w:hAnsi="3DS V2"/>
          <w:lang w:val="fr-FR"/>
        </w:rPr>
        <w:t>offre</w:t>
      </w:r>
      <w:r w:rsidRPr="00B24FDF">
        <w:rPr>
          <w:rFonts w:ascii="3DS V2" w:eastAsia="SimSun" w:hAnsi="3DS V2"/>
          <w:lang w:val="fr-FR"/>
        </w:rPr>
        <w:t xml:space="preserve"> un gain de performance pour des fonctionnalités transverses telles que la journalisation ou la génération de rapports. La DataExtension, quant à elle, est créée pour chaque instance de composant et persiste son état au travers du cycle de vie complet de l’objet ; elle est appropriée pour stocker des informations métier ou des attributs invariants, tels que des métadonnées. L’extension éphémère, TransientExtension, fonctionne de concert avec le DataExtension, à ceci près que son état n’est pas sérialisé lors de la sauvegarde du modèle et s’efface dès que le dernier handler la relâche. Enfin, la CacheExtension se comporte comme un objet jetable : recréée à chaque appel à </w:t>
      </w:r>
      <w:r w:rsidR="007C42CF" w:rsidRPr="00881562">
        <w:rPr>
          <w:rFonts w:ascii="Cascadia Code" w:eastAsia="SimSun" w:hAnsi="Cascadia Code" w:cs="Cascadia Code"/>
          <w:noProof/>
          <w:color w:val="0070C0"/>
          <w:sz w:val="20"/>
          <w:szCs w:val="20"/>
          <w:lang w:val="fr-FR"/>
        </w:rPr>
        <w:t>QueryInterface</w:t>
      </w:r>
      <w:r w:rsidR="007C42CF" w:rsidRPr="00B24FDF">
        <w:rPr>
          <w:rFonts w:ascii="3DS V2" w:eastAsia="SimSun" w:hAnsi="3DS V2"/>
          <w:lang w:val="fr-FR"/>
        </w:rPr>
        <w:t xml:space="preserve"> </w:t>
      </w:r>
      <w:r w:rsidRPr="00B24FDF">
        <w:rPr>
          <w:rFonts w:ascii="3DS V2" w:eastAsia="SimSun" w:hAnsi="3DS V2"/>
          <w:lang w:val="fr-FR"/>
        </w:rPr>
        <w:t xml:space="preserve">et détruite après </w:t>
      </w:r>
      <w:r w:rsidR="004F6877" w:rsidRPr="00881562">
        <w:rPr>
          <w:rFonts w:ascii="Cascadia Code" w:eastAsia="SimSun" w:hAnsi="Cascadia Code" w:cs="Cascadia Code"/>
          <w:noProof/>
          <w:color w:val="0070C0"/>
          <w:sz w:val="20"/>
          <w:szCs w:val="20"/>
          <w:lang w:val="fr-FR"/>
        </w:rPr>
        <w:t>Release()</w:t>
      </w:r>
      <w:r w:rsidRPr="00B24FDF">
        <w:rPr>
          <w:rFonts w:ascii="3DS V2" w:eastAsia="SimSun" w:hAnsi="3DS V2"/>
          <w:lang w:val="fr-FR"/>
        </w:rPr>
        <w:t>, elle sert à mettre en cache des données coûteuses à recalculer, garantissant une fraîcheur et des performances optimales lorsque l’on répète fréquemment une même requête.</w:t>
      </w:r>
    </w:p>
    <w:p w14:paraId="464FACEA" w14:textId="6ABB6AFF"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L’harmonie entre composant, interface et extension repose sur un protocole de nommage et d’enregistrement unifié. Lors de l’enregistrement initial, </w:t>
      </w:r>
      <w:r w:rsidR="00460E25">
        <w:rPr>
          <w:rFonts w:ascii="3DS V2" w:eastAsia="SimSun" w:hAnsi="3DS V2"/>
          <w:lang w:val="fr-FR"/>
        </w:rPr>
        <w:t>la factory</w:t>
      </w:r>
      <w:r w:rsidR="00DC245B">
        <w:rPr>
          <w:rFonts w:ascii="3DS V2" w:eastAsia="SimSun" w:hAnsi="3DS V2"/>
          <w:lang w:val="fr-FR"/>
        </w:rPr>
        <w:t xml:space="preserve"> </w:t>
      </w:r>
      <w:r w:rsidRPr="00B24FDF">
        <w:rPr>
          <w:rFonts w:ascii="3DS V2" w:eastAsia="SimSun" w:hAnsi="3DS V2"/>
          <w:lang w:val="fr-FR"/>
        </w:rPr>
        <w:t xml:space="preserve">OM associe chaque nom de composant à sa classe d’implémentation, puis répertorie les interfaces déclarées et les extensions disponibles. Le client reste indifférent à ces détails, formulant sa demande par un appel unique à </w:t>
      </w:r>
      <w:r w:rsidRPr="00DC245B">
        <w:rPr>
          <w:rFonts w:ascii="Cascadia Code" w:eastAsia="SimSun" w:hAnsi="Cascadia Code" w:cs="Cascadia Code"/>
          <w:color w:val="7030A0"/>
          <w:lang w:val="fr-FR"/>
        </w:rPr>
        <w:t>CATInstantiateComponent</w:t>
      </w:r>
      <w:r w:rsidRPr="00B24FDF">
        <w:rPr>
          <w:rFonts w:ascii="3DS V2" w:eastAsia="SimSun" w:hAnsi="3DS V2"/>
          <w:lang w:val="fr-FR"/>
        </w:rPr>
        <w:t xml:space="preserve"> ou </w:t>
      </w:r>
      <w:r w:rsidR="00DC245B" w:rsidRPr="00881562">
        <w:rPr>
          <w:rFonts w:ascii="Cascadia Code" w:eastAsia="SimSun" w:hAnsi="Cascadia Code" w:cs="Cascadia Code"/>
          <w:noProof/>
          <w:color w:val="0070C0"/>
          <w:sz w:val="20"/>
          <w:szCs w:val="20"/>
          <w:lang w:val="fr-FR"/>
        </w:rPr>
        <w:t>QueryInterface</w:t>
      </w:r>
      <w:r w:rsidRPr="00B24FDF">
        <w:rPr>
          <w:rFonts w:ascii="3DS V2" w:eastAsia="SimSun" w:hAnsi="3DS V2"/>
          <w:lang w:val="fr-FR"/>
        </w:rPr>
        <w:t>. Cette mise en commun du registre des composants et des extensions établit une cohérence forte entre les différents éléments du système, facilitant l’interopérabilité et l’évolution des éléments sans nécessiter de reconfiguration manuelle ou de recompilation des composants consommateurs.</w:t>
      </w:r>
    </w:p>
    <w:p w14:paraId="79A95709" w14:textId="617672A1"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La puissance de cette architecture se révèle pleinement lorsqu’il s’agit d’évolutivité et de maintenance. Ajouter une nouvelle fonctionnalité à un composant existant ne requiert pas de modification du code client : il suffit d’implémenter une extension, de la déclarer via la macro adéquate et de l’enregistrer dans la même </w:t>
      </w:r>
      <w:r w:rsidR="009427B1">
        <w:rPr>
          <w:rFonts w:ascii="3DS V2" w:eastAsia="SimSun" w:hAnsi="3DS V2"/>
          <w:lang w:val="fr-FR"/>
        </w:rPr>
        <w:t>usine</w:t>
      </w:r>
      <w:r w:rsidRPr="00B24FDF">
        <w:rPr>
          <w:rFonts w:ascii="3DS V2" w:eastAsia="SimSun" w:hAnsi="3DS V2"/>
          <w:lang w:val="fr-FR"/>
        </w:rPr>
        <w:t>. Les clients, s’ils sont conçus pour chercher l’interface correspondante, bénéficieront automatiquement de cette capacité supplémentaire. Cette stratégie minimise les risques de régression et accélère le déploiement de nouvelles fonctionnalités. De plus, en dissociant l’interface de son implémentation, il devient possible de proposer plusieurs implémentations d’une même interface, sélectionnables à l’exécution par simple configuration, ouvrant la voie à des scénarios de test, de simulation ou de remplacement progressif.</w:t>
      </w:r>
    </w:p>
    <w:p w14:paraId="707CDFCA" w14:textId="186BBAE3" w:rsidR="00B24FDF" w:rsidRPr="00B24FDF" w:rsidRDefault="002D5450" w:rsidP="00B24FDF">
      <w:pPr>
        <w:pStyle w:val="NormalWeb"/>
        <w:rPr>
          <w:rFonts w:ascii="3DS V2" w:eastAsia="SimSun" w:hAnsi="3DS V2"/>
          <w:lang w:val="fr-FR"/>
        </w:rPr>
      </w:pPr>
      <w:r>
        <w:rPr>
          <w:rFonts w:ascii="3DS V2" w:eastAsia="SimSun" w:hAnsi="3DS V2"/>
          <w:lang w:val="fr-FR"/>
        </w:rPr>
        <w:t>L</w:t>
      </w:r>
      <w:r w:rsidR="00B24FDF" w:rsidRPr="00B24FDF">
        <w:rPr>
          <w:rFonts w:ascii="3DS V2" w:eastAsia="SimSun" w:hAnsi="3DS V2"/>
          <w:lang w:val="fr-FR"/>
        </w:rPr>
        <w:t>a relation entre composant, interface et extension dans Object Modeler traduit une vision clairement orientée vers la modularité et l’adaptabilité. Les interfaces définissent des contrats, les composants incarnent des réalisations, et les extensions orchestrent l’ajout harmonieux de fonctionnalités sans perturber l’existant. Grâce à un système d</w:t>
      </w:r>
      <w:r w:rsidR="00C2717D">
        <w:rPr>
          <w:rFonts w:ascii="3DS V2" w:eastAsia="SimSun" w:hAnsi="3DS V2"/>
          <w:lang w:val="fr-FR"/>
        </w:rPr>
        <w:t xml:space="preserve">’usine </w:t>
      </w:r>
      <w:r w:rsidR="00B24FDF" w:rsidRPr="00B24FDF">
        <w:rPr>
          <w:rFonts w:ascii="3DS V2" w:eastAsia="SimSun" w:hAnsi="3DS V2"/>
          <w:lang w:val="fr-FR"/>
        </w:rPr>
        <w:t>unifié, à un comptage de références fiable et à une typologie d’extensions fine, OM permet de concevoir des applications</w:t>
      </w:r>
      <w:r w:rsidR="00C2717D">
        <w:rPr>
          <w:rFonts w:ascii="3DS V2" w:eastAsia="SimSun" w:hAnsi="3DS V2"/>
          <w:lang w:val="fr-FR"/>
        </w:rPr>
        <w:t xml:space="preserve"> </w:t>
      </w:r>
      <w:r w:rsidR="00B24FDF" w:rsidRPr="00B24FDF">
        <w:rPr>
          <w:rFonts w:ascii="3DS V2" w:eastAsia="SimSun" w:hAnsi="3DS V2"/>
          <w:lang w:val="fr-FR"/>
        </w:rPr>
        <w:t>puissantes et agiles, capables de suivre l’évolution rapide des besoins métier tout en maintenant un haut niveau de qualité et de performance.</w:t>
      </w:r>
    </w:p>
    <w:p w14:paraId="069DF501" w14:textId="77777777" w:rsidR="00B24FDF" w:rsidRPr="00064BFB" w:rsidRDefault="00B24FDF" w:rsidP="00064BFB">
      <w:pPr>
        <w:pStyle w:val="NormalWeb"/>
        <w:rPr>
          <w:rFonts w:ascii="3DS V2" w:eastAsia="SimSun" w:hAnsi="3DS V2"/>
          <w:lang w:val="fr-FR"/>
        </w:rPr>
      </w:pPr>
    </w:p>
    <w:p w14:paraId="44053063" w14:textId="73EA8E8E" w:rsidR="00C7571A" w:rsidRDefault="00C7571A" w:rsidP="00C7571A">
      <w:pPr>
        <w:pStyle w:val="Heading3"/>
        <w:rPr>
          <w:rFonts w:ascii="3DS V2" w:hAnsi="3DS V2"/>
          <w:sz w:val="32"/>
          <w:szCs w:val="32"/>
        </w:rPr>
      </w:pPr>
      <w:bookmarkStart w:id="187" w:name="_Toc204887654"/>
      <w:r>
        <w:rPr>
          <w:rFonts w:ascii="3DS V2" w:hAnsi="3DS V2"/>
          <w:sz w:val="32"/>
          <w:szCs w:val="32"/>
        </w:rPr>
        <w:lastRenderedPageBreak/>
        <w:t>Création d’une nouvelle commande</w:t>
      </w:r>
      <w:r w:rsidR="007F1E10">
        <w:rPr>
          <w:rFonts w:ascii="3DS V2" w:hAnsi="3DS V2"/>
          <w:sz w:val="32"/>
          <w:szCs w:val="32"/>
        </w:rPr>
        <w:t xml:space="preserve"> dans CATIA Electrical System Design</w:t>
      </w:r>
      <w:bookmarkEnd w:id="187"/>
    </w:p>
    <w:p w14:paraId="3BE32AE7" w14:textId="3294CBC9" w:rsidR="00FB4D05" w:rsidRDefault="00C44E9D" w:rsidP="005B569A">
      <w:pPr>
        <w:rPr>
          <w:rFonts w:ascii="3DS V2" w:hAnsi="3DS V2"/>
          <w:sz w:val="24"/>
          <w:szCs w:val="24"/>
          <w:lang w:eastAsia="zh-CN"/>
        </w:rPr>
      </w:pPr>
      <w:r>
        <w:rPr>
          <w:rFonts w:ascii="3DS V2" w:hAnsi="3DS V2"/>
          <w:sz w:val="24"/>
          <w:szCs w:val="24"/>
        </w:rPr>
        <w:t>L’objectif ici est d’intégrer mes recherches dans une commande CATIA</w:t>
      </w:r>
      <w:r w:rsidR="005B569A">
        <w:rPr>
          <w:rFonts w:ascii="3DS V2" w:hAnsi="3DS V2"/>
          <w:sz w:val="24"/>
          <w:szCs w:val="24"/>
        </w:rPr>
        <w:t xml:space="preserve">. </w:t>
      </w:r>
      <w:r w:rsidR="007528C3">
        <w:rPr>
          <w:rFonts w:ascii="3DS V2" w:hAnsi="3DS V2"/>
          <w:sz w:val="24"/>
          <w:szCs w:val="24"/>
        </w:rPr>
        <w:t>C’</w:t>
      </w:r>
      <w:r w:rsidR="00454453">
        <w:rPr>
          <w:rFonts w:ascii="3DS V2" w:hAnsi="3DS V2"/>
          <w:sz w:val="24"/>
          <w:szCs w:val="24"/>
        </w:rPr>
        <w:t>est</w:t>
      </w:r>
      <w:r w:rsidR="00197F5A">
        <w:rPr>
          <w:rFonts w:ascii="3DS V2" w:hAnsi="3DS V2"/>
          <w:sz w:val="24"/>
          <w:szCs w:val="24"/>
        </w:rPr>
        <w:t xml:space="preserve"> une opération interne qui peut être lanc</w:t>
      </w:r>
      <w:r w:rsidR="00FA53B0">
        <w:rPr>
          <w:rFonts w:ascii="3DS V2" w:hAnsi="3DS V2"/>
          <w:sz w:val="24"/>
          <w:szCs w:val="24"/>
        </w:rPr>
        <w:t>é</w:t>
      </w:r>
      <w:r w:rsidR="00840376">
        <w:rPr>
          <w:rFonts w:ascii="3DS V2" w:hAnsi="3DS V2"/>
          <w:sz w:val="24"/>
          <w:szCs w:val="24"/>
        </w:rPr>
        <w:t>e</w:t>
      </w:r>
      <w:r w:rsidR="00197F5A">
        <w:rPr>
          <w:rFonts w:ascii="3DS V2" w:hAnsi="3DS V2"/>
          <w:sz w:val="24"/>
          <w:szCs w:val="24"/>
        </w:rPr>
        <w:t xml:space="preserve"> </w:t>
      </w:r>
      <w:r w:rsidR="00FA53B0">
        <w:rPr>
          <w:rFonts w:ascii="3DS V2" w:hAnsi="3DS V2"/>
          <w:sz w:val="24"/>
          <w:szCs w:val="24"/>
        </w:rPr>
        <w:t>depuis</w:t>
      </w:r>
      <w:r w:rsidR="00197F5A">
        <w:rPr>
          <w:rFonts w:ascii="3DS V2" w:hAnsi="3DS V2"/>
          <w:sz w:val="24"/>
          <w:szCs w:val="24"/>
        </w:rPr>
        <w:t xml:space="preserve"> </w:t>
      </w:r>
      <w:r w:rsidR="00B56CB3">
        <w:rPr>
          <w:rFonts w:ascii="3DS V2" w:hAnsi="3DS V2"/>
          <w:sz w:val="24"/>
          <w:szCs w:val="24"/>
        </w:rPr>
        <w:t>une</w:t>
      </w:r>
      <w:r w:rsidR="00197F5A">
        <w:rPr>
          <w:rFonts w:ascii="3DS V2" w:hAnsi="3DS V2"/>
          <w:sz w:val="24"/>
          <w:szCs w:val="24"/>
        </w:rPr>
        <w:t xml:space="preserve"> ligne de commande</w:t>
      </w:r>
      <w:r w:rsidR="008C3A11">
        <w:rPr>
          <w:rFonts w:ascii="3DS V2" w:hAnsi="3DS V2"/>
          <w:sz w:val="24"/>
          <w:szCs w:val="24"/>
        </w:rPr>
        <w:t>,</w:t>
      </w:r>
      <w:r w:rsidR="00197F5A">
        <w:rPr>
          <w:rFonts w:ascii="3DS V2" w:hAnsi="3DS V2"/>
          <w:sz w:val="24"/>
          <w:szCs w:val="24"/>
        </w:rPr>
        <w:t xml:space="preserve"> ou </w:t>
      </w:r>
      <w:r w:rsidR="008C3A11">
        <w:rPr>
          <w:rFonts w:ascii="3DS V2" w:hAnsi="3DS V2"/>
          <w:sz w:val="24"/>
          <w:szCs w:val="24"/>
        </w:rPr>
        <w:t xml:space="preserve">plus souvent, </w:t>
      </w:r>
      <w:r w:rsidR="006036D1">
        <w:rPr>
          <w:rFonts w:ascii="3DS V2" w:hAnsi="3DS V2"/>
          <w:sz w:val="24"/>
          <w:szCs w:val="24"/>
        </w:rPr>
        <w:t xml:space="preserve">être </w:t>
      </w:r>
      <w:r w:rsidR="008C3A11">
        <w:rPr>
          <w:rFonts w:ascii="3DS V2" w:hAnsi="3DS V2"/>
          <w:sz w:val="24"/>
          <w:szCs w:val="24"/>
        </w:rPr>
        <w:t xml:space="preserve">lancée </w:t>
      </w:r>
      <w:r w:rsidR="002C5ECB">
        <w:rPr>
          <w:rFonts w:ascii="3DS V2" w:hAnsi="3DS V2"/>
          <w:sz w:val="24"/>
          <w:szCs w:val="24"/>
        </w:rPr>
        <w:t>en</w:t>
      </w:r>
      <w:r w:rsidR="00197F5A">
        <w:rPr>
          <w:rFonts w:ascii="3DS V2" w:hAnsi="3DS V2"/>
          <w:sz w:val="24"/>
          <w:szCs w:val="24"/>
          <w:lang w:eastAsia="zh-CN"/>
        </w:rPr>
        <w:t xml:space="preserve"> </w:t>
      </w:r>
      <w:r w:rsidR="00EB693C">
        <w:rPr>
          <w:rFonts w:ascii="3DS V2" w:hAnsi="3DS V2"/>
          <w:sz w:val="24"/>
          <w:szCs w:val="24"/>
          <w:lang w:eastAsia="zh-CN"/>
        </w:rPr>
        <w:t>cliquant sur</w:t>
      </w:r>
      <w:r w:rsidR="00197F5A">
        <w:rPr>
          <w:rFonts w:ascii="3DS V2" w:hAnsi="3DS V2"/>
          <w:sz w:val="24"/>
          <w:szCs w:val="24"/>
          <w:lang w:eastAsia="zh-CN"/>
        </w:rPr>
        <w:t xml:space="preserve"> un bouton</w:t>
      </w:r>
      <w:r w:rsidR="008C3A11">
        <w:rPr>
          <w:rFonts w:ascii="3DS V2" w:hAnsi="3DS V2"/>
          <w:sz w:val="24"/>
          <w:szCs w:val="24"/>
          <w:lang w:eastAsia="zh-CN"/>
        </w:rPr>
        <w:t>.</w:t>
      </w:r>
      <w:r w:rsidR="00CA7FA9">
        <w:rPr>
          <w:rFonts w:ascii="3DS V2" w:hAnsi="3DS V2"/>
          <w:sz w:val="24"/>
          <w:szCs w:val="24"/>
          <w:lang w:eastAsia="zh-CN"/>
        </w:rPr>
        <w:t xml:space="preserve"> </w:t>
      </w:r>
    </w:p>
    <w:p w14:paraId="0AD50BEC" w14:textId="63B8EC5A" w:rsidR="00FB4D05" w:rsidRDefault="00FB4D05" w:rsidP="005B569A">
      <w:pPr>
        <w:rPr>
          <w:rFonts w:ascii="3DS V2" w:hAnsi="3DS V2"/>
          <w:sz w:val="24"/>
          <w:szCs w:val="24"/>
          <w:lang w:eastAsia="zh-CN"/>
        </w:rPr>
      </w:pPr>
      <w:r>
        <w:rPr>
          <w:rFonts w:ascii="3DS V2" w:hAnsi="3DS V2"/>
          <w:sz w:val="24"/>
          <w:szCs w:val="24"/>
          <w:lang w:eastAsia="zh-CN"/>
        </w:rPr>
        <w:t xml:space="preserve">Dans </w:t>
      </w:r>
      <w:r w:rsidR="00FE56DA">
        <w:rPr>
          <w:rFonts w:ascii="3DS V2" w:hAnsi="3DS V2"/>
          <w:sz w:val="24"/>
          <w:szCs w:val="24"/>
          <w:lang w:eastAsia="zh-CN"/>
        </w:rPr>
        <w:t>notre cas</w:t>
      </w:r>
      <w:r>
        <w:rPr>
          <w:rFonts w:ascii="3DS V2" w:hAnsi="3DS V2"/>
          <w:sz w:val="24"/>
          <w:szCs w:val="24"/>
          <w:lang w:eastAsia="zh-CN"/>
        </w:rPr>
        <w:t xml:space="preserve">, cette nouvelle commande </w:t>
      </w:r>
      <w:r w:rsidR="005F7614">
        <w:rPr>
          <w:rFonts w:ascii="3DS V2" w:hAnsi="3DS V2"/>
          <w:sz w:val="24"/>
          <w:szCs w:val="24"/>
          <w:lang w:eastAsia="zh-CN"/>
        </w:rPr>
        <w:t>s’intégrera dans le</w:t>
      </w:r>
      <w:r w:rsidR="00374243">
        <w:rPr>
          <w:rFonts w:ascii="3DS V2" w:hAnsi="3DS V2"/>
          <w:sz w:val="24"/>
          <w:szCs w:val="24"/>
          <w:lang w:eastAsia="zh-CN"/>
        </w:rPr>
        <w:t xml:space="preserve"> panneau</w:t>
      </w:r>
      <w:r w:rsidR="00CE674D">
        <w:rPr>
          <w:rFonts w:ascii="3DS V2" w:hAnsi="3DS V2"/>
          <w:sz w:val="24"/>
          <w:szCs w:val="24"/>
          <w:lang w:eastAsia="zh-CN"/>
        </w:rPr>
        <w:t xml:space="preserve"> «</w:t>
      </w:r>
      <w:r w:rsidR="00CE674D" w:rsidRPr="0040636C">
        <w:rPr>
          <w:rFonts w:ascii="3DS V2" w:hAnsi="3DS V2"/>
          <w:sz w:val="24"/>
          <w:szCs w:val="24"/>
          <w:lang w:eastAsia="zh-CN"/>
        </w:rPr>
        <w:t xml:space="preserve"> </w:t>
      </w:r>
      <w:r w:rsidR="00CE674D" w:rsidRPr="000513D8">
        <w:rPr>
          <w:rFonts w:ascii="3DS V2" w:hAnsi="3DS V2"/>
          <w:sz w:val="24"/>
          <w:szCs w:val="24"/>
          <w:lang w:eastAsia="zh-CN"/>
        </w:rPr>
        <w:t>Wiring</w:t>
      </w:r>
      <w:r w:rsidRPr="000513D8">
        <w:rPr>
          <w:rFonts w:ascii="3DS V2" w:hAnsi="3DS V2"/>
          <w:sz w:val="24"/>
          <w:szCs w:val="24"/>
          <w:lang w:eastAsia="zh-CN"/>
        </w:rPr>
        <w:t xml:space="preserve"> definition assistant</w:t>
      </w:r>
      <w:r w:rsidRPr="009D4812">
        <w:rPr>
          <w:rFonts w:ascii="3DS V2" w:hAnsi="3DS V2"/>
          <w:sz w:val="24"/>
          <w:szCs w:val="24"/>
          <w:lang w:eastAsia="zh-CN"/>
        </w:rPr>
        <w:t> </w:t>
      </w:r>
      <w:r>
        <w:rPr>
          <w:rFonts w:ascii="3DS V2" w:hAnsi="3DS V2"/>
          <w:sz w:val="24"/>
          <w:szCs w:val="24"/>
          <w:lang w:eastAsia="zh-CN"/>
        </w:rPr>
        <w:t>» sous la section « Net to Wire »</w:t>
      </w:r>
      <w:r w:rsidR="00374243">
        <w:rPr>
          <w:rFonts w:ascii="3DS V2" w:hAnsi="3DS V2"/>
          <w:sz w:val="24"/>
          <w:szCs w:val="24"/>
          <w:lang w:eastAsia="zh-CN"/>
        </w:rPr>
        <w:t xml:space="preserve"> de</w:t>
      </w:r>
      <w:r w:rsidR="00170B32">
        <w:rPr>
          <w:rFonts w:ascii="3DS V2" w:hAnsi="3DS V2"/>
          <w:sz w:val="24"/>
          <w:szCs w:val="24"/>
          <w:lang w:eastAsia="zh-CN"/>
        </w:rPr>
        <w:t xml:space="preserve"> la</w:t>
      </w:r>
      <w:r w:rsidR="00374243">
        <w:rPr>
          <w:rFonts w:ascii="3DS V2" w:hAnsi="3DS V2"/>
          <w:sz w:val="24"/>
          <w:szCs w:val="24"/>
          <w:lang w:eastAsia="zh-CN"/>
        </w:rPr>
        <w:t xml:space="preserve"> barre d’outils</w:t>
      </w:r>
      <w:r>
        <w:rPr>
          <w:rFonts w:ascii="3DS V2" w:hAnsi="3DS V2"/>
          <w:sz w:val="24"/>
          <w:szCs w:val="24"/>
          <w:lang w:eastAsia="zh-CN"/>
        </w:rPr>
        <w:t xml:space="preserve">. </w:t>
      </w:r>
      <w:r w:rsidR="00CE674D">
        <w:rPr>
          <w:rFonts w:ascii="3DS V2" w:hAnsi="3DS V2"/>
          <w:sz w:val="24"/>
          <w:szCs w:val="24"/>
          <w:lang w:eastAsia="zh-CN"/>
        </w:rPr>
        <w:t xml:space="preserve">Les câbles à allouer et les connecteurs disponibles </w:t>
      </w:r>
      <w:r w:rsidR="00043B80">
        <w:rPr>
          <w:rFonts w:ascii="3DS V2" w:hAnsi="3DS V2"/>
          <w:sz w:val="24"/>
          <w:szCs w:val="24"/>
          <w:lang w:eastAsia="zh-CN"/>
        </w:rPr>
        <w:t>sont en base de données</w:t>
      </w:r>
      <w:ins w:id="188" w:author="GOUTAUDIER Sébastien" w:date="2025-08-01T11:04:00Z">
        <w:r w:rsidR="00506F7D">
          <w:rPr>
            <w:rFonts w:ascii="3DS V2" w:hAnsi="3DS V2"/>
            <w:sz w:val="24"/>
            <w:szCs w:val="24"/>
            <w:lang w:eastAsia="zh-CN"/>
          </w:rPr>
          <w:t>, et one été créés avec l’outil « Ne</w:t>
        </w:r>
      </w:ins>
      <w:ins w:id="189" w:author="GOUTAUDIER Sébastien" w:date="2025-08-01T11:05:00Z">
        <w:r w:rsidR="00506F7D">
          <w:rPr>
            <w:rFonts w:ascii="3DS V2" w:hAnsi="3DS V2"/>
            <w:sz w:val="24"/>
            <w:szCs w:val="24"/>
            <w:lang w:eastAsia="zh-CN"/>
          </w:rPr>
          <w:t>t To Wire » précisé precedemment</w:t>
        </w:r>
      </w:ins>
      <w:del w:id="190" w:author="GOUTAUDIER Sébastien" w:date="2025-08-01T11:04:00Z">
        <w:r w:rsidR="00043B80" w:rsidDel="00506F7D">
          <w:rPr>
            <w:rFonts w:ascii="3DS V2" w:hAnsi="3DS V2"/>
            <w:sz w:val="24"/>
            <w:szCs w:val="24"/>
            <w:lang w:eastAsia="zh-CN"/>
          </w:rPr>
          <w:delText>.</w:delText>
        </w:r>
        <w:r w:rsidR="00CE674D" w:rsidDel="00506F7D">
          <w:rPr>
            <w:rFonts w:ascii="3DS V2" w:hAnsi="3DS V2"/>
            <w:sz w:val="24"/>
            <w:szCs w:val="24"/>
            <w:lang w:eastAsia="zh-CN"/>
          </w:rPr>
          <w:delText xml:space="preserve"> </w:delText>
        </w:r>
      </w:del>
      <w:r w:rsidRPr="00FB4D05">
        <w:rPr>
          <w:rFonts w:ascii="3DS V2" w:hAnsi="3DS V2"/>
          <w:noProof/>
          <w:sz w:val="24"/>
          <w:szCs w:val="24"/>
          <w:lang w:eastAsia="zh-CN"/>
        </w:rPr>
        <w:drawing>
          <wp:inline distT="0" distB="0" distL="0" distR="0" wp14:anchorId="60FE6F06" wp14:editId="6A1097D2">
            <wp:extent cx="5731510" cy="2012315"/>
            <wp:effectExtent l="0" t="0" r="2540" b="698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012315"/>
                    </a:xfrm>
                    <a:prstGeom prst="rect">
                      <a:avLst/>
                    </a:prstGeom>
                  </pic:spPr>
                </pic:pic>
              </a:graphicData>
            </a:graphic>
          </wp:inline>
        </w:drawing>
      </w:r>
    </w:p>
    <w:p w14:paraId="05BCD0C8" w14:textId="77777777" w:rsidR="009C4672" w:rsidRDefault="00F87C62" w:rsidP="00F87C62">
      <w:pPr>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 xml:space="preserve">enregistrer sous la forme de « NomDeCommandeHdr » dans le fichier « ModuleHeaders.cpp ». Dans notre cas, nous enregistrons le header </w:t>
      </w:r>
      <w:r w:rsidRPr="0040636C">
        <w:rPr>
          <w:rFonts w:ascii="Cascadia Mono" w:hAnsi="Cascadia Mono" w:cs="Cascadia Mono"/>
          <w:noProof/>
          <w:color w:val="A31515"/>
          <w:sz w:val="19"/>
          <w:szCs w:val="19"/>
        </w:rPr>
        <w:t>CATELEditorCableToConnectorAllocationHdr</w:t>
      </w:r>
      <w:r w:rsidRPr="00F87C62">
        <w:rPr>
          <w:rFonts w:ascii="3DS V2" w:hAnsi="3DS V2"/>
          <w:noProof/>
          <w:sz w:val="24"/>
          <w:szCs w:val="24"/>
          <w:lang w:eastAsia="zh-CN"/>
        </w:rPr>
        <w:t xml:space="preserv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avec la macro </w:t>
      </w:r>
      <w:r w:rsidRPr="0040636C">
        <w:rPr>
          <w:rFonts w:ascii="Cascadia Mono" w:hAnsi="Cascadia Mono" w:cs="Cascadia Mono"/>
          <w:noProof/>
          <w:color w:val="6F008A"/>
          <w:sz w:val="19"/>
          <w:szCs w:val="19"/>
        </w:rPr>
        <w:t>CATCreateCommandHeader</w:t>
      </w:r>
      <w:r w:rsidR="00EA321C">
        <w:rPr>
          <w:rFonts w:ascii="3DS V2" w:hAnsi="3DS V2"/>
          <w:sz w:val="24"/>
          <w:szCs w:val="24"/>
          <w:lang w:eastAsia="zh-CN"/>
        </w:rPr>
        <w:t>.</w:t>
      </w:r>
      <w:r w:rsidR="009D245A">
        <w:rPr>
          <w:rFonts w:ascii="3DS V2" w:hAnsi="3DS V2"/>
          <w:sz w:val="24"/>
          <w:szCs w:val="24"/>
          <w:lang w:eastAsia="zh-CN"/>
        </w:rPr>
        <w:t xml:space="preserve"> </w:t>
      </w:r>
    </w:p>
    <w:p w14:paraId="22C045A7" w14:textId="77777777" w:rsidR="008D13F6" w:rsidRDefault="009D245A" w:rsidP="0052456E">
      <w:pPr>
        <w:autoSpaceDE w:val="0"/>
        <w:autoSpaceDN w:val="0"/>
        <w:adjustRightInd w:val="0"/>
        <w:spacing w:after="0" w:line="240" w:lineRule="auto"/>
        <w:rPr>
          <w:ins w:id="191" w:author="GOUTAUDIER Sébastien" w:date="2025-08-01T11:06:00Z"/>
          <w:rFonts w:ascii="3DS V2" w:hAnsi="3DS V2"/>
          <w:sz w:val="24"/>
          <w:szCs w:val="24"/>
          <w:lang w:eastAsia="zh-CN"/>
        </w:rPr>
      </w:pPr>
      <w:r>
        <w:rPr>
          <w:rFonts w:ascii="3DS V2" w:hAnsi="3DS V2"/>
          <w:sz w:val="24"/>
          <w:szCs w:val="24"/>
          <w:lang w:eastAsia="zh-CN"/>
        </w:rPr>
        <w:t>L</w:t>
      </w:r>
      <w:r w:rsidR="009C4672">
        <w:rPr>
          <w:rFonts w:ascii="3DS V2" w:hAnsi="3DS V2"/>
          <w:sz w:val="24"/>
          <w:szCs w:val="24"/>
          <w:lang w:eastAsia="zh-CN"/>
        </w:rPr>
        <w:t>’</w:t>
      </w:r>
      <w:r>
        <w:rPr>
          <w:rFonts w:ascii="3DS V2" w:hAnsi="3DS V2"/>
          <w:sz w:val="24"/>
          <w:szCs w:val="24"/>
          <w:lang w:eastAsia="zh-CN"/>
        </w:rPr>
        <w:t xml:space="preserve">étape </w:t>
      </w:r>
      <w:r w:rsidR="009C4672">
        <w:rPr>
          <w:rFonts w:ascii="3DS V2" w:hAnsi="3DS V2"/>
          <w:sz w:val="24"/>
          <w:szCs w:val="24"/>
          <w:lang w:eastAsia="zh-CN"/>
        </w:rPr>
        <w:t xml:space="preserve">suivante </w:t>
      </w:r>
      <w:r>
        <w:rPr>
          <w:rFonts w:ascii="3DS V2" w:hAnsi="3DS V2"/>
          <w:sz w:val="24"/>
          <w:szCs w:val="24"/>
          <w:lang w:eastAsia="zh-CN"/>
        </w:rPr>
        <w:t xml:space="preserve">est </w:t>
      </w:r>
      <w:del w:id="192" w:author="GOUTAUDIER Sébastien" w:date="2025-08-01T11:05:00Z">
        <w:r w:rsidR="00971C35" w:rsidDel="003F2287">
          <w:rPr>
            <w:rFonts w:ascii="3DS V2" w:hAnsi="3DS V2"/>
            <w:sz w:val="24"/>
            <w:szCs w:val="24"/>
            <w:lang w:eastAsia="zh-CN"/>
          </w:rPr>
          <w:delText>d’implémenter le</w:delText>
        </w:r>
        <w:r w:rsidDel="003F2287">
          <w:rPr>
            <w:rFonts w:ascii="3DS V2" w:hAnsi="3DS V2"/>
            <w:sz w:val="24"/>
            <w:szCs w:val="24"/>
            <w:lang w:eastAsia="zh-CN"/>
          </w:rPr>
          <w:delText xml:space="preserve"> corps</w:delText>
        </w:r>
      </w:del>
      <w:ins w:id="193" w:author="GOUTAUDIER Sébastien" w:date="2025-08-01T11:05:00Z">
        <w:r w:rsidR="003F2287">
          <w:rPr>
            <w:rFonts w:ascii="3DS V2" w:hAnsi="3DS V2"/>
            <w:sz w:val="24"/>
            <w:szCs w:val="24"/>
            <w:lang w:eastAsia="zh-CN"/>
          </w:rPr>
          <w:t>de réaliser l’implementation</w:t>
        </w:r>
      </w:ins>
      <w:r w:rsidR="0048621D">
        <w:rPr>
          <w:rFonts w:ascii="3DS V2" w:hAnsi="3DS V2"/>
          <w:sz w:val="24"/>
          <w:szCs w:val="24"/>
          <w:lang w:eastAsia="zh-CN"/>
        </w:rPr>
        <w:t xml:space="preserve"> dans</w:t>
      </w:r>
      <w:r>
        <w:rPr>
          <w:rFonts w:ascii="3DS V2" w:hAnsi="3DS V2"/>
          <w:sz w:val="24"/>
          <w:szCs w:val="24"/>
          <w:lang w:eastAsia="zh-CN"/>
        </w:rPr>
        <w:t xml:space="preserve"> le fichier de code source « </w:t>
      </w:r>
      <w:r w:rsidRPr="009D245A">
        <w:rPr>
          <w:rFonts w:ascii="3DS V2" w:hAnsi="3DS V2"/>
          <w:sz w:val="24"/>
          <w:szCs w:val="24"/>
          <w:lang w:eastAsia="zh-CN"/>
        </w:rPr>
        <w:t>CATELEditorCableToConnectorAllocation</w:t>
      </w:r>
      <w:r>
        <w:rPr>
          <w:rFonts w:ascii="3DS V2" w:hAnsi="3DS V2"/>
          <w:sz w:val="24"/>
          <w:szCs w:val="24"/>
          <w:lang w:eastAsia="zh-CN"/>
        </w:rPr>
        <w:t>Cmd.cpp »</w:t>
      </w:r>
      <w:r w:rsidR="00CA7789">
        <w:rPr>
          <w:rFonts w:ascii="3DS V2" w:hAnsi="3DS V2"/>
          <w:sz w:val="24"/>
          <w:szCs w:val="24"/>
          <w:lang w:eastAsia="zh-CN"/>
        </w:rPr>
        <w:t>, où nous programmons notre commande et</w:t>
      </w:r>
      <w:ins w:id="194" w:author="GOUTAUDIER Sébastien" w:date="2025-08-01T11:05:00Z">
        <w:r w:rsidR="005B7B8D">
          <w:rPr>
            <w:rFonts w:ascii="3DS V2" w:hAnsi="3DS V2"/>
            <w:sz w:val="24"/>
            <w:szCs w:val="24"/>
            <w:lang w:eastAsia="zh-CN"/>
          </w:rPr>
          <w:t xml:space="preserve"> de</w:t>
        </w:r>
      </w:ins>
      <w:r w:rsidR="00CA7789">
        <w:rPr>
          <w:rFonts w:ascii="3DS V2" w:hAnsi="3DS V2"/>
          <w:sz w:val="24"/>
          <w:szCs w:val="24"/>
          <w:lang w:eastAsia="zh-CN"/>
        </w:rPr>
        <w:t xml:space="preserve"> l’associer </w:t>
      </w:r>
      <w:del w:id="195" w:author="GOUTAUDIER Sébastien" w:date="2025-08-01T11:05:00Z">
        <w:r w:rsidR="00CA7789" w:rsidDel="005B7B8D">
          <w:rPr>
            <w:rFonts w:ascii="3DS V2" w:hAnsi="3DS V2"/>
            <w:sz w:val="24"/>
            <w:szCs w:val="24"/>
            <w:lang w:eastAsia="zh-CN"/>
          </w:rPr>
          <w:delText xml:space="preserve">avec </w:delText>
        </w:r>
      </w:del>
      <w:ins w:id="196" w:author="GOUTAUDIER Sébastien" w:date="2025-08-01T11:05:00Z">
        <w:r w:rsidR="005B7B8D">
          <w:rPr>
            <w:rFonts w:ascii="3DS V2" w:hAnsi="3DS V2"/>
            <w:sz w:val="24"/>
            <w:szCs w:val="24"/>
            <w:lang w:eastAsia="zh-CN"/>
          </w:rPr>
          <w:t>au</w:t>
        </w:r>
        <w:r w:rsidR="005B7B8D">
          <w:rPr>
            <w:rFonts w:ascii="3DS V2" w:hAnsi="3DS V2"/>
            <w:sz w:val="24"/>
            <w:szCs w:val="24"/>
            <w:lang w:eastAsia="zh-CN"/>
          </w:rPr>
          <w:t xml:space="preserve"> </w:t>
        </w:r>
      </w:ins>
      <w:r w:rsidR="00CA7789">
        <w:rPr>
          <w:rFonts w:ascii="3DS V2" w:hAnsi="3DS V2"/>
          <w:sz w:val="24"/>
          <w:szCs w:val="24"/>
          <w:lang w:eastAsia="zh-CN"/>
        </w:rPr>
        <w:t xml:space="preserve">le panneau de </w:t>
      </w:r>
      <w:r w:rsidR="00CA7789" w:rsidRPr="000513D8">
        <w:rPr>
          <w:rFonts w:ascii="3DS V2" w:hAnsi="3DS V2"/>
          <w:sz w:val="24"/>
          <w:szCs w:val="24"/>
          <w:lang w:eastAsia="zh-CN"/>
        </w:rPr>
        <w:t>Wiring definition assistant</w:t>
      </w:r>
      <w:ins w:id="197" w:author="GOUTAUDIER Sébastien" w:date="2025-08-01T11:06:00Z">
        <w:r w:rsidR="008D13F6">
          <w:rPr>
            <w:rFonts w:ascii="3DS V2" w:hAnsi="3DS V2"/>
            <w:sz w:val="24"/>
            <w:szCs w:val="24"/>
            <w:lang w:eastAsia="zh-CN"/>
          </w:rPr>
          <w:t>.</w:t>
        </w:r>
      </w:ins>
    </w:p>
    <w:p w14:paraId="35EE7740" w14:textId="77777777" w:rsidR="008D13F6" w:rsidRDefault="00CA7789" w:rsidP="0052456E">
      <w:pPr>
        <w:autoSpaceDE w:val="0"/>
        <w:autoSpaceDN w:val="0"/>
        <w:adjustRightInd w:val="0"/>
        <w:spacing w:after="0" w:line="240" w:lineRule="auto"/>
        <w:rPr>
          <w:ins w:id="198" w:author="GOUTAUDIER Sébastien" w:date="2025-08-01T11:06:00Z"/>
          <w:rFonts w:ascii="3DS V2" w:hAnsi="3DS V2"/>
          <w:sz w:val="24"/>
          <w:szCs w:val="24"/>
          <w:lang w:eastAsia="zh-CN"/>
        </w:rPr>
      </w:pPr>
      <w:del w:id="199" w:author="GOUTAUDIER Sébastien" w:date="2025-08-01T11:06:00Z">
        <w:r w:rsidRPr="0040636C" w:rsidDel="008D13F6">
          <w:rPr>
            <w:rFonts w:ascii="3DS V2" w:hAnsi="3DS V2"/>
            <w:sz w:val="24"/>
            <w:szCs w:val="24"/>
            <w:lang w:eastAsia="zh-CN"/>
          </w:rPr>
          <w:delText xml:space="preserve"> </w:delText>
        </w:r>
        <w:r w:rsidR="00D053B4" w:rsidRPr="0040636C" w:rsidDel="008D13F6">
          <w:rPr>
            <w:rFonts w:ascii="3DS V2" w:hAnsi="3DS V2"/>
            <w:sz w:val="24"/>
            <w:szCs w:val="24"/>
            <w:lang w:eastAsia="zh-CN"/>
          </w:rPr>
          <w:delText xml:space="preserve">: </w:delText>
        </w:r>
        <w:r w:rsidR="00D053B4" w:rsidRPr="00387CB1" w:rsidDel="008D13F6">
          <w:rPr>
            <w:rFonts w:ascii="3DS V2" w:hAnsi="3DS V2"/>
            <w:sz w:val="24"/>
            <w:szCs w:val="24"/>
            <w:lang w:eastAsia="zh-CN"/>
          </w:rPr>
          <w:delText>u</w:delText>
        </w:r>
      </w:del>
      <w:ins w:id="200" w:author="GOUTAUDIER Sébastien" w:date="2025-08-01T11:06:00Z">
        <w:r w:rsidR="008D13F6">
          <w:rPr>
            <w:rFonts w:ascii="3DS V2" w:hAnsi="3DS V2"/>
            <w:sz w:val="24"/>
            <w:szCs w:val="24"/>
            <w:lang w:eastAsia="zh-CN"/>
          </w:rPr>
          <w:t>U</w:t>
        </w:r>
      </w:ins>
      <w:r w:rsidRPr="00387CB1">
        <w:rPr>
          <w:rFonts w:ascii="3DS V2" w:hAnsi="3DS V2"/>
          <w:sz w:val="24"/>
          <w:szCs w:val="24"/>
          <w:lang w:eastAsia="zh-CN"/>
        </w:rPr>
        <w:t xml:space="preserve">n </w:t>
      </w:r>
      <w:r w:rsidR="00690A17" w:rsidRPr="00387CB1">
        <w:rPr>
          <w:rFonts w:ascii="3DS V2" w:hAnsi="3DS V2"/>
          <w:sz w:val="24"/>
          <w:szCs w:val="24"/>
          <w:lang w:eastAsia="zh-CN"/>
        </w:rPr>
        <w:t>pointeur</w:t>
      </w:r>
      <w:r w:rsidRPr="00387CB1">
        <w:rPr>
          <w:rFonts w:ascii="3DS V2" w:hAnsi="3DS V2"/>
          <w:sz w:val="24"/>
          <w:szCs w:val="24"/>
          <w:lang w:eastAsia="zh-CN"/>
        </w:rPr>
        <w:t xml:space="preserve"> du type de</w:t>
      </w:r>
      <w:r w:rsidRPr="0040636C">
        <w:rPr>
          <w:rFonts w:ascii="3DS V2" w:hAnsi="3DS V2"/>
          <w:sz w:val="24"/>
          <w:szCs w:val="24"/>
          <w:lang w:eastAsia="zh-CN"/>
        </w:rPr>
        <w:t xml:space="preserve"> </w:t>
      </w:r>
      <w:r w:rsidRPr="00CA7789">
        <w:rPr>
          <w:rFonts w:ascii="3DS V2" w:hAnsi="3DS V2"/>
          <w:sz w:val="24"/>
          <w:szCs w:val="24"/>
          <w:lang w:eastAsia="zh-CN"/>
        </w:rPr>
        <w:t>panneau</w:t>
      </w:r>
      <w:r w:rsidRPr="0040636C">
        <w:rPr>
          <w:rFonts w:ascii="3DS V2" w:hAnsi="3DS V2"/>
          <w:sz w:val="24"/>
          <w:szCs w:val="24"/>
          <w:lang w:eastAsia="zh-CN"/>
        </w:rPr>
        <w:t xml:space="preserve"> </w:t>
      </w:r>
      <w:r w:rsidRPr="0040636C">
        <w:rPr>
          <w:rFonts w:ascii="Cascadia Mono" w:hAnsi="Cascadia Mono" w:cs="Cascadia Mono"/>
          <w:color w:val="2B91AF"/>
          <w:sz w:val="19"/>
          <w:szCs w:val="19"/>
        </w:rPr>
        <w:t xml:space="preserve">CATELEditorPinToCavityAllocationDialogAndPanel* </w:t>
      </w:r>
      <w:r>
        <w:rPr>
          <w:rFonts w:ascii="3DS V2" w:hAnsi="3DS V2"/>
          <w:sz w:val="24"/>
          <w:szCs w:val="24"/>
          <w:lang w:eastAsia="zh-CN"/>
        </w:rPr>
        <w:t>est demandé à l’initialisation de la classe</w:t>
      </w:r>
      <w:r w:rsidR="00D053B4">
        <w:rPr>
          <w:rFonts w:ascii="3DS V2" w:hAnsi="3DS V2"/>
          <w:sz w:val="24"/>
          <w:szCs w:val="24"/>
          <w:lang w:eastAsia="zh-CN"/>
        </w:rPr>
        <w:t xml:space="preserve"> pour la communication entre notre commande et le panneau. </w:t>
      </w:r>
    </w:p>
    <w:p w14:paraId="76AEF90A" w14:textId="77777777" w:rsidR="008D13F6" w:rsidRDefault="008D13F6" w:rsidP="0052456E">
      <w:pPr>
        <w:autoSpaceDE w:val="0"/>
        <w:autoSpaceDN w:val="0"/>
        <w:adjustRightInd w:val="0"/>
        <w:spacing w:after="0" w:line="240" w:lineRule="auto"/>
        <w:rPr>
          <w:ins w:id="201" w:author="GOUTAUDIER Sébastien" w:date="2025-08-01T11:06:00Z"/>
          <w:rFonts w:ascii="3DS V2" w:hAnsi="3DS V2"/>
          <w:sz w:val="24"/>
          <w:szCs w:val="24"/>
          <w:lang w:eastAsia="zh-CN"/>
        </w:rPr>
      </w:pPr>
    </w:p>
    <w:p w14:paraId="1CAD4EFA" w14:textId="77777777" w:rsidR="00E4155D" w:rsidRDefault="0052456E" w:rsidP="0052456E">
      <w:pPr>
        <w:autoSpaceDE w:val="0"/>
        <w:autoSpaceDN w:val="0"/>
        <w:adjustRightInd w:val="0"/>
        <w:spacing w:after="0" w:line="240" w:lineRule="auto"/>
        <w:rPr>
          <w:ins w:id="202" w:author="GOUTAUDIER Sébastien" w:date="2025-08-01T11:07:00Z"/>
          <w:rFonts w:ascii="3DS V2" w:hAnsi="3DS V2"/>
          <w:sz w:val="24"/>
          <w:szCs w:val="24"/>
          <w:lang w:eastAsia="zh-CN"/>
        </w:rPr>
      </w:pPr>
      <w:r w:rsidRPr="0040636C">
        <w:rPr>
          <w:rFonts w:ascii="Cascadia Mono" w:hAnsi="Cascadia Mono" w:cs="Cascadia Mono"/>
          <w:noProof/>
          <w:color w:val="000000"/>
          <w:sz w:val="19"/>
          <w:szCs w:val="19"/>
        </w:rPr>
        <w:t>BuildGraph()</w:t>
      </w:r>
      <w:r>
        <w:rPr>
          <w:rFonts w:ascii="3DS V2" w:hAnsi="3DS V2"/>
          <w:sz w:val="24"/>
          <w:szCs w:val="24"/>
          <w:lang w:eastAsia="zh-CN"/>
        </w:rPr>
        <w:t xml:space="preserve"> est un membre indispensable pour tous les commandes, qui définit l’algorigramme de la commande. Il définit </w:t>
      </w:r>
      <w:del w:id="203" w:author="GOUTAUDIER Sébastien" w:date="2025-08-01T11:06:00Z">
        <w:r w:rsidDel="008D13F6">
          <w:rPr>
            <w:rFonts w:ascii="3DS V2" w:hAnsi="3DS V2"/>
            <w:sz w:val="24"/>
            <w:szCs w:val="24"/>
            <w:lang w:eastAsia="zh-CN"/>
          </w:rPr>
          <w:delText xml:space="preserve">quelque </w:delText>
        </w:r>
      </w:del>
      <w:ins w:id="204" w:author="GOUTAUDIER Sébastien" w:date="2025-08-01T11:06:00Z">
        <w:r w:rsidR="008D13F6">
          <w:rPr>
            <w:rFonts w:ascii="3DS V2" w:hAnsi="3DS V2"/>
            <w:sz w:val="24"/>
            <w:szCs w:val="24"/>
            <w:lang w:eastAsia="zh-CN"/>
          </w:rPr>
          <w:t>des</w:t>
        </w:r>
        <w:r w:rsidR="008D13F6">
          <w:rPr>
            <w:rFonts w:ascii="3DS V2" w:hAnsi="3DS V2"/>
            <w:sz w:val="24"/>
            <w:szCs w:val="24"/>
            <w:lang w:eastAsia="zh-CN"/>
          </w:rPr>
          <w:t xml:space="preserve"> </w:t>
        </w:r>
      </w:ins>
      <w:r>
        <w:rPr>
          <w:rFonts w:ascii="3DS V2" w:hAnsi="3DS V2"/>
          <w:sz w:val="24"/>
          <w:szCs w:val="24"/>
          <w:lang w:eastAsia="zh-CN"/>
        </w:rPr>
        <w:t>état (</w:t>
      </w:r>
      <w:r w:rsidRPr="0040636C">
        <w:rPr>
          <w:rFonts w:ascii="Cascadia Mono" w:hAnsi="Cascadia Mono" w:cs="Cascadia Mono"/>
          <w:color w:val="2B91AF"/>
          <w:sz w:val="19"/>
          <w:szCs w:val="19"/>
        </w:rPr>
        <w:t>CATDialogState</w:t>
      </w:r>
      <w:r>
        <w:rPr>
          <w:rFonts w:ascii="3DS V2" w:hAnsi="3DS V2"/>
          <w:sz w:val="24"/>
          <w:szCs w:val="24"/>
          <w:lang w:eastAsia="zh-CN"/>
        </w:rPr>
        <w:t xml:space="preserve">) de la commande et </w:t>
      </w:r>
      <w:del w:id="205" w:author="GOUTAUDIER Sébastien" w:date="2025-08-01T11:07:00Z">
        <w:r w:rsidDel="000851F7">
          <w:rPr>
            <w:rFonts w:ascii="3DS V2" w:hAnsi="3DS V2"/>
            <w:sz w:val="24"/>
            <w:szCs w:val="24"/>
            <w:lang w:eastAsia="zh-CN"/>
          </w:rPr>
          <w:delText xml:space="preserve">indiquer </w:delText>
        </w:r>
      </w:del>
      <w:ins w:id="206" w:author="GOUTAUDIER Sébastien" w:date="2025-08-01T11:07:00Z">
        <w:r w:rsidR="000851F7">
          <w:rPr>
            <w:rFonts w:ascii="3DS V2" w:hAnsi="3DS V2"/>
            <w:sz w:val="24"/>
            <w:szCs w:val="24"/>
            <w:lang w:eastAsia="zh-CN"/>
          </w:rPr>
          <w:t>indique</w:t>
        </w:r>
        <w:r w:rsidR="000851F7">
          <w:rPr>
            <w:rFonts w:ascii="3DS V2" w:hAnsi="3DS V2"/>
            <w:sz w:val="24"/>
            <w:szCs w:val="24"/>
            <w:lang w:eastAsia="zh-CN"/>
          </w:rPr>
          <w:t xml:space="preserve"> </w:t>
        </w:r>
      </w:ins>
      <w:r>
        <w:rPr>
          <w:rFonts w:ascii="3DS V2" w:hAnsi="3DS V2"/>
          <w:sz w:val="24"/>
          <w:szCs w:val="24"/>
          <w:lang w:eastAsia="zh-CN"/>
        </w:rPr>
        <w:t xml:space="preserve">les conditions à vérifier et les fonctions à appeler dans la transition des états par la fonction « AddTransition ». </w:t>
      </w:r>
    </w:p>
    <w:p w14:paraId="7DB4A694" w14:textId="4BA8901C" w:rsidR="0052456E" w:rsidRDefault="0052456E" w:rsidP="0052456E">
      <w:pPr>
        <w:autoSpaceDE w:val="0"/>
        <w:autoSpaceDN w:val="0"/>
        <w:adjustRightInd w:val="0"/>
        <w:spacing w:after="0" w:line="240" w:lineRule="auto"/>
        <w:rPr>
          <w:rFonts w:ascii="3DS V2" w:hAnsi="3DS V2"/>
          <w:sz w:val="24"/>
          <w:szCs w:val="24"/>
          <w:lang w:eastAsia="zh-CN"/>
        </w:rPr>
      </w:pPr>
      <w:r>
        <w:rPr>
          <w:rFonts w:ascii="3DS V2" w:hAnsi="3DS V2"/>
          <w:sz w:val="24"/>
          <w:szCs w:val="24"/>
          <w:lang w:eastAsia="zh-CN"/>
        </w:rPr>
        <w:t>Voici sa signature :</w:t>
      </w:r>
    </w:p>
    <w:p w14:paraId="1667851D" w14:textId="77777777" w:rsidR="0052456E" w:rsidRDefault="0052456E" w:rsidP="0052456E">
      <w:pPr>
        <w:autoSpaceDE w:val="0"/>
        <w:autoSpaceDN w:val="0"/>
        <w:adjustRightInd w:val="0"/>
        <w:spacing w:after="0" w:line="240" w:lineRule="auto"/>
        <w:rPr>
          <w:rFonts w:ascii="3DS V2" w:hAnsi="3DS V2"/>
          <w:sz w:val="24"/>
          <w:szCs w:val="24"/>
          <w:lang w:eastAsia="zh-CN"/>
        </w:rPr>
      </w:pPr>
    </w:p>
    <w:p w14:paraId="1C6A5B11"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37345120"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6D190A12"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74A43F62" w14:textId="77777777" w:rsidR="0052456E" w:rsidRDefault="0052456E" w:rsidP="0052456E">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5C2093B4" w14:textId="77777777" w:rsidR="0052456E" w:rsidRDefault="0052456E" w:rsidP="0052456E">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lastRenderedPageBreak/>
        <w:t>Cette fonction permet à la commande de passer d’un état(</w:t>
      </w:r>
      <w:r w:rsidRPr="00CD6C95">
        <w:rPr>
          <w:rFonts w:ascii="Cascadia Mono" w:hAnsi="Cascadia Mono" w:cs="Cascadia Mono"/>
          <w:noProof/>
          <w:color w:val="808080"/>
          <w:sz w:val="19"/>
          <w:szCs w:val="19"/>
        </w:rPr>
        <w:t>iSource</w:t>
      </w:r>
      <w:r>
        <w:rPr>
          <w:rFonts w:ascii="3DS V2" w:hAnsi="3DS V2"/>
          <w:noProof/>
          <w:sz w:val="24"/>
          <w:szCs w:val="24"/>
          <w:lang w:eastAsia="zh-CN"/>
        </w:rPr>
        <w:t>) à un autre(</w:t>
      </w:r>
      <w:r w:rsidRPr="00CD6C95">
        <w:rPr>
          <w:rFonts w:ascii="Cascadia Mono" w:hAnsi="Cascadia Mono" w:cs="Cascadia Mono"/>
          <w:noProof/>
          <w:color w:val="808080"/>
          <w:sz w:val="19"/>
          <w:szCs w:val="19"/>
        </w:rPr>
        <w:t>iTarget</w:t>
      </w:r>
      <w:r>
        <w:rPr>
          <w:rFonts w:ascii="Cascadia Mono" w:hAnsi="Cascadia Mono" w:cs="Cascadia Mono"/>
          <w:noProof/>
          <w:color w:val="808080"/>
          <w:sz w:val="19"/>
          <w:szCs w:val="19"/>
        </w:rPr>
        <w:t>)</w:t>
      </w:r>
      <w:r>
        <w:rPr>
          <w:rFonts w:ascii="3DS V2" w:hAnsi="3DS V2"/>
          <w:noProof/>
          <w:sz w:val="24"/>
          <w:szCs w:val="24"/>
          <w:lang w:eastAsia="zh-CN"/>
        </w:rPr>
        <w:t>, en vérifiant la condition(</w:t>
      </w:r>
      <w:r w:rsidRPr="00CD6C95">
        <w:rPr>
          <w:rFonts w:ascii="Cascadia Mono" w:hAnsi="Cascadia Mono" w:cs="Cascadia Mono"/>
          <w:noProof/>
          <w:color w:val="808080"/>
          <w:sz w:val="19"/>
          <w:szCs w:val="19"/>
        </w:rPr>
        <w:t>iCondition</w:t>
      </w:r>
      <w:r>
        <w:rPr>
          <w:rFonts w:ascii="Cascadia Mono" w:hAnsi="Cascadia Mono" w:cs="Cascadia Mono"/>
          <w:noProof/>
          <w:color w:val="808080"/>
          <w:sz w:val="19"/>
          <w:szCs w:val="19"/>
        </w:rPr>
        <w:t>)</w:t>
      </w:r>
      <w:r>
        <w:rPr>
          <w:rFonts w:ascii="3DS V2" w:hAnsi="3DS V2"/>
          <w:noProof/>
          <w:sz w:val="24"/>
          <w:szCs w:val="24"/>
          <w:lang w:eastAsia="zh-CN"/>
        </w:rPr>
        <w:t xml:space="preserve"> et appliquant l’action (donc la fonction à appeler lorsque la condition est satisfaite).  </w:t>
      </w:r>
    </w:p>
    <w:p w14:paraId="1EE11B49" w14:textId="68CF3907" w:rsidR="00EA321C" w:rsidRDefault="00EA321C" w:rsidP="00F87C62">
      <w:pPr>
        <w:rPr>
          <w:rFonts w:ascii="3DS V2" w:hAnsi="3DS V2"/>
          <w:sz w:val="24"/>
          <w:szCs w:val="24"/>
          <w:lang w:eastAsia="zh-CN"/>
        </w:rPr>
      </w:pPr>
    </w:p>
    <w:p w14:paraId="6298529C" w14:textId="77777777" w:rsidR="00AB714C" w:rsidRDefault="00AB714C" w:rsidP="00AB714C">
      <w:pPr>
        <w:keepNext/>
        <w:autoSpaceDE w:val="0"/>
        <w:autoSpaceDN w:val="0"/>
        <w:adjustRightInd w:val="0"/>
        <w:spacing w:after="0" w:line="240" w:lineRule="auto"/>
      </w:pPr>
      <w:r w:rsidRPr="00FB57CC">
        <w:rPr>
          <w:rFonts w:ascii="3DS V2" w:hAnsi="3DS V2"/>
          <w:noProof/>
          <w:color w:val="FF0000"/>
          <w:sz w:val="24"/>
          <w:szCs w:val="24"/>
          <w:lang w:eastAsia="zh-CN"/>
        </w:rPr>
        <mc:AlternateContent>
          <mc:Choice Requires="wps">
            <w:drawing>
              <wp:anchor distT="0" distB="0" distL="114300" distR="114300" simplePos="0" relativeHeight="251788800" behindDoc="0" locked="0" layoutInCell="1" allowOverlap="1" wp14:anchorId="10C20A65" wp14:editId="7F158474">
                <wp:simplePos x="0" y="0"/>
                <wp:positionH relativeFrom="column">
                  <wp:posOffset>4119969</wp:posOffset>
                </wp:positionH>
                <wp:positionV relativeFrom="paragraph">
                  <wp:posOffset>4987009</wp:posOffset>
                </wp:positionV>
                <wp:extent cx="225551" cy="484495"/>
                <wp:effectExtent l="0" t="110172" r="0" b="83503"/>
                <wp:wrapNone/>
                <wp:docPr id="45" name="Flèche : bas 45"/>
                <wp:cNvGraphicFramePr/>
                <a:graphic xmlns:a="http://schemas.openxmlformats.org/drawingml/2006/main">
                  <a:graphicData uri="http://schemas.microsoft.com/office/word/2010/wordprocessingShape">
                    <wps:wsp>
                      <wps:cNvSpPr/>
                      <wps:spPr>
                        <a:xfrm rot="3170695">
                          <a:off x="0" y="0"/>
                          <a:ext cx="225551" cy="484495"/>
                        </a:xfrm>
                        <a:prstGeom prst="downArrow">
                          <a:avLst/>
                        </a:prstGeom>
                        <a:solidFill>
                          <a:schemeClr val="bg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E84221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45" o:spid="_x0000_s1026" type="#_x0000_t67" style="position:absolute;margin-left:324.4pt;margin-top:392.7pt;width:17.75pt;height:38.15pt;rotation:3463244fd;z-index:251788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" adj="16572" fillcolor="#da291c [3214]" strokecolor="white [3212]" strokeweight="2pt"/>
            </w:pict>
          </mc:Fallback>
        </mc:AlternateContent>
      </w:r>
      <w:r w:rsidRPr="005D6F4E">
        <w:rPr>
          <w:rFonts w:ascii="3DS V2" w:hAnsi="3DS V2"/>
          <w:noProof/>
          <w:sz w:val="24"/>
          <w:szCs w:val="24"/>
          <w:lang w:eastAsia="zh-CN"/>
        </w:rPr>
        <w:drawing>
          <wp:inline distT="0" distB="0" distL="0" distR="0" wp14:anchorId="77874615" wp14:editId="1B987BDB">
            <wp:extent cx="6148248" cy="5598543"/>
            <wp:effectExtent l="0" t="0" r="5080" b="254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62485" cy="5611507"/>
                    </a:xfrm>
                    <a:prstGeom prst="rect">
                      <a:avLst/>
                    </a:prstGeom>
                  </pic:spPr>
                </pic:pic>
              </a:graphicData>
            </a:graphic>
          </wp:inline>
        </w:drawing>
      </w:r>
    </w:p>
    <w:p w14:paraId="08A61E97" w14:textId="4328AA22" w:rsidR="00AB714C" w:rsidRDefault="00AB714C" w:rsidP="00AB714C">
      <w:pPr>
        <w:pStyle w:val="Caption"/>
        <w:jc w:val="center"/>
      </w:pPr>
      <w:r>
        <w:t xml:space="preserve">Figure </w:t>
      </w:r>
      <w:fldSimple w:instr=" SEQ Figure \* ARABIC ">
        <w:r w:rsidR="004D4217">
          <w:rPr>
            <w:noProof/>
          </w:rPr>
          <w:t>28</w:t>
        </w:r>
      </w:fldSimple>
      <w:r>
        <w:t xml:space="preserve"> : </w:t>
      </w:r>
      <w:r w:rsidRPr="00AA6B97">
        <w:t>Panneau "</w:t>
      </w:r>
      <w:r>
        <w:t xml:space="preserve"> </w:t>
      </w:r>
      <w:r w:rsidRPr="0040636C">
        <w:t>Wiring Definition Assistant</w:t>
      </w:r>
      <w:r>
        <w:t xml:space="preserve"> </w:t>
      </w:r>
      <w:r w:rsidRPr="00AA6B97">
        <w:t>"</w:t>
      </w:r>
      <w:r w:rsidR="001540F6">
        <w:t xml:space="preserve"> et notre nouvelle commande</w:t>
      </w:r>
    </w:p>
    <w:p w14:paraId="67F03A41" w14:textId="0F2AA958" w:rsidR="00AB714C" w:rsidRDefault="001824AD" w:rsidP="00AB714C">
      <w:pPr>
        <w:autoSpaceDE w:val="0"/>
        <w:autoSpaceDN w:val="0"/>
        <w:adjustRightInd w:val="0"/>
        <w:spacing w:after="0" w:line="240" w:lineRule="auto"/>
        <w:rPr>
          <w:rFonts w:ascii="3DS V2" w:hAnsi="3DS V2"/>
          <w:sz w:val="24"/>
          <w:szCs w:val="24"/>
          <w:lang w:eastAsia="zh-CN"/>
        </w:rPr>
      </w:pPr>
      <w:r>
        <w:rPr>
          <w:rFonts w:ascii="3DS V2" w:hAnsi="3DS V2"/>
          <w:sz w:val="24"/>
          <w:szCs w:val="24"/>
          <w:lang w:eastAsia="zh-CN"/>
        </w:rPr>
        <w:t xml:space="preserve">Il y a cinq </w:t>
      </w:r>
      <w:del w:id="207" w:author="GOUTAUDIER Sébastien" w:date="2025-08-01T11:07:00Z">
        <w:r w:rsidDel="00A45E4C">
          <w:rPr>
            <w:rFonts w:ascii="3DS V2" w:hAnsi="3DS V2"/>
            <w:sz w:val="24"/>
            <w:szCs w:val="24"/>
            <w:lang w:eastAsia="zh-CN"/>
          </w:rPr>
          <w:delText>états( status</w:delText>
        </w:r>
      </w:del>
      <w:ins w:id="208" w:author="GOUTAUDIER Sébastien" w:date="2025-08-01T11:07:00Z">
        <w:r w:rsidR="00A45E4C">
          <w:rPr>
            <w:rFonts w:ascii="3DS V2" w:hAnsi="3DS V2"/>
            <w:sz w:val="24"/>
            <w:szCs w:val="24"/>
            <w:lang w:eastAsia="zh-CN"/>
          </w:rPr>
          <w:t>états(status</w:t>
        </w:r>
      </w:ins>
      <w:r>
        <w:rPr>
          <w:rFonts w:ascii="3DS V2" w:hAnsi="3DS V2"/>
          <w:sz w:val="24"/>
          <w:szCs w:val="24"/>
          <w:lang w:eastAsia="zh-CN"/>
        </w:rPr>
        <w:t xml:space="preserve"> ) </w:t>
      </w:r>
    </w:p>
    <w:p w14:paraId="05F7C0AF" w14:textId="77777777" w:rsidR="00AB714C" w:rsidRDefault="00AB714C" w:rsidP="00AB714C">
      <w:pPr>
        <w:autoSpaceDE w:val="0"/>
        <w:autoSpaceDN w:val="0"/>
        <w:adjustRightInd w:val="0"/>
        <w:spacing w:after="0" w:line="240" w:lineRule="auto"/>
        <w:rPr>
          <w:rFonts w:ascii="3DS V2" w:hAnsi="3DS V2"/>
          <w:sz w:val="24"/>
          <w:szCs w:val="24"/>
          <w:lang w:eastAsia="zh-CN"/>
        </w:rPr>
      </w:pPr>
    </w:p>
    <w:p w14:paraId="0CA7B0BA" w14:textId="4D2E3031" w:rsidR="00AB714C" w:rsidRDefault="00AB714C" w:rsidP="00AB714C">
      <w:pPr>
        <w:rPr>
          <w:rFonts w:ascii="3DS V2" w:hAnsi="3DS V2"/>
          <w:sz w:val="24"/>
          <w:szCs w:val="24"/>
          <w:lang w:eastAsia="zh-CN"/>
        </w:rPr>
      </w:pPr>
      <w:r>
        <w:rPr>
          <w:rFonts w:ascii="3DS V2" w:hAnsi="3DS V2"/>
          <w:sz w:val="24"/>
          <w:szCs w:val="24"/>
          <w:lang w:eastAsia="zh-CN"/>
        </w:rPr>
        <w:t>À gau</w:t>
      </w:r>
      <w:r w:rsidR="00D657D8">
        <w:rPr>
          <w:rFonts w:ascii="3DS V2" w:hAnsi="3DS V2"/>
          <w:sz w:val="24"/>
          <w:szCs w:val="24"/>
          <w:lang w:eastAsia="zh-CN"/>
        </w:rPr>
        <w:t>ch</w:t>
      </w:r>
      <w:r>
        <w:rPr>
          <w:rFonts w:ascii="3DS V2" w:hAnsi="3DS V2"/>
          <w:sz w:val="24"/>
          <w:szCs w:val="24"/>
          <w:lang w:eastAsia="zh-CN"/>
        </w:rPr>
        <w:t xml:space="preserve">e : La liste des câbles dans le harnais et leurs </w:t>
      </w:r>
      <w:commentRangeStart w:id="209"/>
      <w:r>
        <w:rPr>
          <w:rFonts w:ascii="3DS V2" w:hAnsi="3DS V2"/>
          <w:sz w:val="24"/>
          <w:szCs w:val="24"/>
          <w:lang w:eastAsia="zh-CN"/>
        </w:rPr>
        <w:t>états</w:t>
      </w:r>
      <w:commentRangeEnd w:id="209"/>
      <w:r w:rsidR="00A45E4C">
        <w:rPr>
          <w:rStyle w:val="CommentReference"/>
          <w:rFonts w:ascii="Times New Roman" w:eastAsia="Times New Roman" w:hAnsi="Times New Roman" w:cs="Times New Roman"/>
          <w:szCs w:val="20"/>
        </w:rPr>
        <w:commentReference w:id="209"/>
      </w:r>
      <w:r>
        <w:rPr>
          <w:rFonts w:ascii="3DS V2" w:hAnsi="3DS V2"/>
          <w:sz w:val="24"/>
          <w:szCs w:val="24"/>
          <w:lang w:eastAsia="zh-CN"/>
        </w:rPr>
        <w:t> </w:t>
      </w:r>
    </w:p>
    <w:p w14:paraId="1833770F" w14:textId="6E61E6BB" w:rsidR="00AB714C" w:rsidRDefault="00AB714C" w:rsidP="00AB714C">
      <w:pPr>
        <w:rPr>
          <w:rFonts w:ascii="3DS V2" w:hAnsi="3DS V2"/>
          <w:sz w:val="24"/>
          <w:szCs w:val="24"/>
          <w:lang w:eastAsia="zh-CN"/>
        </w:rPr>
      </w:pPr>
      <w:r>
        <w:rPr>
          <w:rFonts w:ascii="3DS V2" w:hAnsi="3DS V2"/>
          <w:sz w:val="24"/>
          <w:szCs w:val="24"/>
          <w:lang w:eastAsia="zh-CN"/>
        </w:rPr>
        <w:t>À droit</w:t>
      </w:r>
      <w:ins w:id="210" w:author="GOUTAUDIER Sébastien" w:date="2025-08-01T11:07:00Z">
        <w:r w:rsidR="008C3B5F">
          <w:rPr>
            <w:rFonts w:ascii="3DS V2" w:hAnsi="3DS V2"/>
            <w:sz w:val="24"/>
            <w:szCs w:val="24"/>
            <w:lang w:eastAsia="zh-CN"/>
          </w:rPr>
          <w:t>e</w:t>
        </w:r>
      </w:ins>
      <w:r>
        <w:rPr>
          <w:rFonts w:ascii="3DS V2" w:hAnsi="3DS V2"/>
          <w:sz w:val="24"/>
          <w:szCs w:val="24"/>
          <w:lang w:eastAsia="zh-CN"/>
        </w:rPr>
        <w:t xml:space="preserve"> : La liste des connecteurs dans le même harnais, </w:t>
      </w:r>
      <w:commentRangeStart w:id="211"/>
      <w:r>
        <w:rPr>
          <w:rFonts w:ascii="3DS V2" w:hAnsi="3DS V2"/>
          <w:sz w:val="24"/>
          <w:szCs w:val="24"/>
          <w:lang w:eastAsia="zh-CN"/>
        </w:rPr>
        <w:t xml:space="preserve">leurs états </w:t>
      </w:r>
      <w:commentRangeEnd w:id="211"/>
      <w:r w:rsidR="00696986">
        <w:rPr>
          <w:rStyle w:val="CommentReference"/>
          <w:rFonts w:ascii="Times New Roman" w:eastAsia="Times New Roman" w:hAnsi="Times New Roman" w:cs="Times New Roman"/>
          <w:szCs w:val="20"/>
        </w:rPr>
        <w:commentReference w:id="211"/>
      </w:r>
      <w:r>
        <w:rPr>
          <w:rFonts w:ascii="3DS V2" w:hAnsi="3DS V2"/>
          <w:sz w:val="24"/>
          <w:szCs w:val="24"/>
          <w:lang w:eastAsia="zh-CN"/>
        </w:rPr>
        <w:t xml:space="preserve">et leur vue en 3D.  </w:t>
      </w:r>
    </w:p>
    <w:p w14:paraId="096B49BA" w14:textId="7AC4D4C4" w:rsidR="00AB714C" w:rsidRDefault="00AB714C" w:rsidP="00AB714C">
      <w:pPr>
        <w:rPr>
          <w:rFonts w:ascii="3DS V2" w:hAnsi="3DS V2"/>
          <w:sz w:val="24"/>
          <w:szCs w:val="24"/>
          <w:lang w:eastAsia="zh-CN"/>
        </w:rPr>
      </w:pPr>
      <w:r>
        <w:rPr>
          <w:rFonts w:ascii="3DS V2" w:hAnsi="3DS V2"/>
          <w:sz w:val="24"/>
          <w:szCs w:val="24"/>
          <w:lang w:eastAsia="zh-CN"/>
        </w:rPr>
        <w:t xml:space="preserve">En bas : Le barre d’outils « Instructions » avec plusieurs boutons de commande. Ce sont </w:t>
      </w:r>
      <w:del w:id="212" w:author="GOUTAUDIER Sébastien" w:date="2025-08-01T11:08:00Z">
        <w:r w:rsidDel="00E7529A">
          <w:rPr>
            <w:rFonts w:ascii="3DS V2" w:hAnsi="3DS V2"/>
            <w:sz w:val="24"/>
            <w:szCs w:val="24"/>
            <w:lang w:eastAsia="zh-CN"/>
          </w:rPr>
          <w:delText xml:space="preserve">les </w:delText>
        </w:r>
      </w:del>
      <w:ins w:id="213" w:author="GOUTAUDIER Sébastien" w:date="2025-08-01T11:08:00Z">
        <w:r w:rsidR="00E7529A">
          <w:rPr>
            <w:rFonts w:ascii="3DS V2" w:hAnsi="3DS V2"/>
            <w:sz w:val="24"/>
            <w:szCs w:val="24"/>
            <w:lang w:eastAsia="zh-CN"/>
          </w:rPr>
          <w:t>des</w:t>
        </w:r>
        <w:r w:rsidR="00E7529A">
          <w:rPr>
            <w:rFonts w:ascii="3DS V2" w:hAnsi="3DS V2"/>
            <w:sz w:val="24"/>
            <w:szCs w:val="24"/>
            <w:lang w:eastAsia="zh-CN"/>
          </w:rPr>
          <w:t xml:space="preserve"> </w:t>
        </w:r>
      </w:ins>
      <w:r>
        <w:rPr>
          <w:rFonts w:ascii="3DS V2" w:hAnsi="3DS V2"/>
          <w:sz w:val="24"/>
          <w:szCs w:val="24"/>
          <w:lang w:eastAsia="zh-CN"/>
        </w:rPr>
        <w:t xml:space="preserve">commandes </w:t>
      </w:r>
      <w:ins w:id="214" w:author="GOUTAUDIER Sébastien" w:date="2025-08-01T11:08:00Z">
        <w:r w:rsidR="00E7529A">
          <w:rPr>
            <w:rFonts w:ascii="3DS V2" w:hAnsi="3DS V2"/>
            <w:sz w:val="24"/>
            <w:szCs w:val="24"/>
            <w:lang w:eastAsia="zh-CN"/>
          </w:rPr>
          <w:t xml:space="preserve">qui </w:t>
        </w:r>
      </w:ins>
      <w:del w:id="215" w:author="GOUTAUDIER Sébastien" w:date="2025-08-01T11:08:00Z">
        <w:r w:rsidDel="003F6CCB">
          <w:rPr>
            <w:rFonts w:ascii="3DS V2" w:hAnsi="3DS V2"/>
            <w:sz w:val="24"/>
            <w:szCs w:val="24"/>
            <w:lang w:eastAsia="zh-CN"/>
          </w:rPr>
          <w:delText>déjà e</w:delText>
        </w:r>
      </w:del>
      <w:ins w:id="216" w:author="GOUTAUDIER Sébastien" w:date="2025-08-01T11:08:00Z">
        <w:r w:rsidR="003F6CCB">
          <w:rPr>
            <w:rFonts w:ascii="3DS V2" w:hAnsi="3DS V2"/>
            <w:sz w:val="24"/>
            <w:szCs w:val="24"/>
            <w:lang w:eastAsia="zh-CN"/>
          </w:rPr>
          <w:t>e</w:t>
        </w:r>
      </w:ins>
      <w:r>
        <w:rPr>
          <w:rFonts w:ascii="3DS V2" w:hAnsi="3DS V2"/>
          <w:sz w:val="24"/>
          <w:szCs w:val="24"/>
          <w:lang w:eastAsia="zh-CN"/>
        </w:rPr>
        <w:t>xistent</w:t>
      </w:r>
      <w:ins w:id="217" w:author="GOUTAUDIER Sébastien" w:date="2025-08-01T11:08:00Z">
        <w:r w:rsidR="003F6CCB">
          <w:rPr>
            <w:rFonts w:ascii="3DS V2" w:hAnsi="3DS V2"/>
            <w:sz w:val="24"/>
            <w:szCs w:val="24"/>
            <w:lang w:eastAsia="zh-CN"/>
          </w:rPr>
          <w:t xml:space="preserve"> déjà</w:t>
        </w:r>
      </w:ins>
      <w:r>
        <w:rPr>
          <w:rFonts w:ascii="3DS V2" w:hAnsi="3DS V2"/>
          <w:sz w:val="24"/>
          <w:szCs w:val="24"/>
          <w:lang w:eastAsia="zh-CN"/>
        </w:rPr>
        <w:t xml:space="preserve"> pour une allocation manuelle en mode « </w:t>
      </w:r>
      <w:r w:rsidRPr="0067512E">
        <w:rPr>
          <w:rFonts w:ascii="3DS V2" w:hAnsi="3DS V2"/>
          <w:sz w:val="24"/>
          <w:szCs w:val="24"/>
          <w:lang w:eastAsia="zh-CN"/>
        </w:rPr>
        <w:t>glisser-déposer</w:t>
      </w:r>
      <w:r>
        <w:rPr>
          <w:rFonts w:ascii="3DS V2" w:hAnsi="3DS V2"/>
          <w:sz w:val="24"/>
          <w:szCs w:val="24"/>
          <w:lang w:eastAsia="zh-CN"/>
        </w:rPr>
        <w:t xml:space="preserve"> ». Ce processus manuel est assez long, même fastidieux en </w:t>
      </w:r>
      <w:r>
        <w:rPr>
          <w:rFonts w:ascii="3DS V2" w:hAnsi="3DS V2"/>
          <w:sz w:val="24"/>
          <w:szCs w:val="24"/>
          <w:lang w:eastAsia="zh-CN"/>
        </w:rPr>
        <w:lastRenderedPageBreak/>
        <w:t xml:space="preserve">pratique à cause d’un grand nombre de câble à traiter. </w:t>
      </w:r>
      <w:r w:rsidR="00847D2E">
        <w:rPr>
          <w:rFonts w:ascii="3DS V2" w:hAnsi="3DS V2"/>
          <w:sz w:val="24"/>
          <w:szCs w:val="24"/>
          <w:lang w:eastAsia="zh-CN"/>
        </w:rPr>
        <w:t>C’</w:t>
      </w:r>
      <w:r w:rsidR="007738E2">
        <w:rPr>
          <w:rFonts w:ascii="3DS V2" w:hAnsi="3DS V2"/>
          <w:sz w:val="24"/>
          <w:szCs w:val="24"/>
          <w:lang w:eastAsia="zh-CN"/>
        </w:rPr>
        <w:t>est aussi le générateur de nombreuse erreur</w:t>
      </w:r>
      <w:r w:rsidR="00847D2E">
        <w:rPr>
          <w:rFonts w:ascii="3DS V2" w:hAnsi="3DS V2"/>
          <w:sz w:val="24"/>
          <w:szCs w:val="24"/>
          <w:lang w:eastAsia="zh-CN"/>
        </w:rPr>
        <w:t>.</w:t>
      </w:r>
    </w:p>
    <w:p w14:paraId="29C0C027" w14:textId="57DFE666" w:rsidR="00AB714C" w:rsidRDefault="00AB714C" w:rsidP="00AB714C">
      <w:pPr>
        <w:rPr>
          <w:rFonts w:ascii="3DS V2" w:hAnsi="3DS V2"/>
          <w:sz w:val="24"/>
          <w:szCs w:val="24"/>
          <w:lang w:eastAsia="zh-CN"/>
        </w:rPr>
      </w:pPr>
      <w:r>
        <w:rPr>
          <w:rFonts w:ascii="3DS V2" w:hAnsi="3DS V2"/>
          <w:sz w:val="24"/>
          <w:szCs w:val="24"/>
          <w:lang w:eastAsia="zh-CN"/>
        </w:rPr>
        <w:t xml:space="preserve">Notre bouton pour lancer la commande </w:t>
      </w:r>
      <w:r w:rsidRPr="0040636C">
        <w:rPr>
          <w:rFonts w:ascii="Cascadia Mono" w:hAnsi="Cascadia Mono" w:cs="Cascadia Mono"/>
          <w:noProof/>
          <w:color w:val="A31515"/>
          <w:sz w:val="19"/>
          <w:szCs w:val="19"/>
        </w:rPr>
        <w:t>CATELEditorCableToConnectorAllocationCmd</w:t>
      </w:r>
      <w:r>
        <w:rPr>
          <w:rFonts w:ascii="3DS V2" w:hAnsi="3DS V2"/>
          <w:sz w:val="24"/>
          <w:szCs w:val="24"/>
          <w:lang w:eastAsia="zh-CN"/>
        </w:rPr>
        <w:t xml:space="preserve"> se </w:t>
      </w:r>
      <w:del w:id="218" w:author="GOUTAUDIER Sébastien" w:date="2025-08-01T11:08:00Z">
        <w:r w:rsidDel="00392392">
          <w:rPr>
            <w:rFonts w:ascii="3DS V2" w:hAnsi="3DS V2"/>
            <w:sz w:val="24"/>
            <w:szCs w:val="24"/>
            <w:lang w:eastAsia="zh-CN"/>
          </w:rPr>
          <w:delText xml:space="preserve">situer </w:delText>
        </w:r>
      </w:del>
      <w:ins w:id="219" w:author="GOUTAUDIER Sébastien" w:date="2025-08-01T11:08:00Z">
        <w:r w:rsidR="00392392">
          <w:rPr>
            <w:rFonts w:ascii="3DS V2" w:hAnsi="3DS V2"/>
            <w:sz w:val="24"/>
            <w:szCs w:val="24"/>
            <w:lang w:eastAsia="zh-CN"/>
          </w:rPr>
          <w:t>situe</w:t>
        </w:r>
        <w:r w:rsidR="00392392">
          <w:rPr>
            <w:rFonts w:ascii="3DS V2" w:hAnsi="3DS V2"/>
            <w:sz w:val="24"/>
            <w:szCs w:val="24"/>
            <w:lang w:eastAsia="zh-CN"/>
          </w:rPr>
          <w:t xml:space="preserve"> </w:t>
        </w:r>
      </w:ins>
      <w:del w:id="220" w:author="GOUTAUDIER Sébastien" w:date="2025-08-01T11:08:00Z">
        <w:r w:rsidDel="00392392">
          <w:rPr>
            <w:rFonts w:ascii="3DS V2" w:hAnsi="3DS V2"/>
            <w:sz w:val="24"/>
            <w:szCs w:val="24"/>
            <w:lang w:eastAsia="zh-CN"/>
          </w:rPr>
          <w:delText>sur le plus droit</w:delText>
        </w:r>
      </w:del>
      <w:ins w:id="221" w:author="GOUTAUDIER Sébastien" w:date="2025-08-01T11:08:00Z">
        <w:r w:rsidR="00392392">
          <w:rPr>
            <w:rFonts w:ascii="3DS V2" w:hAnsi="3DS V2"/>
            <w:sz w:val="24"/>
            <w:szCs w:val="24"/>
            <w:lang w:eastAsia="zh-CN"/>
          </w:rPr>
          <w:t>tout à droite</w:t>
        </w:r>
      </w:ins>
      <w:r>
        <w:rPr>
          <w:rFonts w:ascii="3DS V2" w:hAnsi="3DS V2"/>
          <w:sz w:val="24"/>
          <w:szCs w:val="24"/>
          <w:lang w:eastAsia="zh-CN"/>
        </w:rPr>
        <w:t xml:space="preserve"> de cette barre d’outils. </w:t>
      </w:r>
    </w:p>
    <w:p w14:paraId="48FD3D0C" w14:textId="2D14AB75" w:rsidR="00E54ED4" w:rsidRPr="00C26451" w:rsidRDefault="00E34B9E" w:rsidP="00C26451">
      <w:pPr>
        <w:pStyle w:val="Heading3"/>
        <w:rPr>
          <w:rFonts w:ascii="3DS V2" w:hAnsi="3DS V2"/>
          <w:sz w:val="32"/>
          <w:szCs w:val="32"/>
        </w:rPr>
      </w:pPr>
      <w:bookmarkStart w:id="222" w:name="_Toc204887655"/>
      <w:r>
        <w:rPr>
          <w:rFonts w:ascii="3DS V2" w:hAnsi="3DS V2"/>
          <w:sz w:val="32"/>
          <w:szCs w:val="32"/>
        </w:rPr>
        <w:t>L’int</w:t>
      </w:r>
      <w:r w:rsidR="00AB3168">
        <w:rPr>
          <w:rFonts w:ascii="3DS V2" w:hAnsi="3DS V2"/>
          <w:sz w:val="32"/>
          <w:szCs w:val="32"/>
        </w:rPr>
        <w:t>erface utilisateur et l’int</w:t>
      </w:r>
      <w:r>
        <w:rPr>
          <w:rFonts w:ascii="3DS V2" w:hAnsi="3DS V2"/>
          <w:sz w:val="32"/>
          <w:szCs w:val="32"/>
        </w:rPr>
        <w:t>rospection</w:t>
      </w:r>
      <w:bookmarkEnd w:id="222"/>
    </w:p>
    <w:p w14:paraId="117E8747" w14:textId="7E99BB42" w:rsidR="00E54ED4" w:rsidDel="00DF79C6" w:rsidRDefault="00DF79C6" w:rsidP="00C26451">
      <w:pPr>
        <w:rPr>
          <w:del w:id="223" w:author="GOUTAUDIER Sébastien" w:date="2025-08-01T11:09:00Z"/>
          <w:rFonts w:ascii="3DS V2" w:hAnsi="3DS V2"/>
          <w:noProof/>
          <w:sz w:val="24"/>
          <w:szCs w:val="24"/>
          <w:lang w:eastAsia="zh-CN"/>
        </w:rPr>
      </w:pPr>
      <w:ins w:id="224" w:author="GOUTAUDIER Sébastien" w:date="2025-08-01T11:09:00Z">
        <w:r>
          <w:t>Pour que la commande soit accessible à l’utilisateur, il est important de prendre en compte que 3DExperience et CATIA sont, bien évidemment, des applications à interface graphique (GUI). Cette nouvelle commande fait partie du panneau « Wiring Definition Assistant ». Ainsi, lors de la conception de l’interface utilisateur, il est nécessaire de mettre en place un style visuel homogène avec les fonctionnalités déjà existantes.</w:t>
        </w:r>
      </w:ins>
      <w:del w:id="225" w:author="GOUTAUDIER Sébastien" w:date="2025-08-01T11:09:00Z">
        <w:r w:rsidR="00F142E1" w:rsidDel="00DF79C6">
          <w:rPr>
            <w:rFonts w:ascii="3DS V2" w:hAnsi="3DS V2"/>
            <w:noProof/>
            <w:sz w:val="24"/>
            <w:szCs w:val="24"/>
            <w:lang w:eastAsia="zh-CN"/>
          </w:rPr>
          <w:delText>Afin que la commande</w:delText>
        </w:r>
        <w:r w:rsidR="00C50270" w:rsidDel="00DF79C6">
          <w:rPr>
            <w:rFonts w:ascii="3DS V2" w:hAnsi="3DS V2"/>
            <w:noProof/>
            <w:sz w:val="24"/>
            <w:szCs w:val="24"/>
            <w:lang w:eastAsia="zh-CN"/>
          </w:rPr>
          <w:delText xml:space="preserve"> soit </w:delText>
        </w:r>
      </w:del>
      <w:del w:id="226" w:author="GOUTAUDIER Sébastien" w:date="2025-08-01T11:08:00Z">
        <w:r w:rsidR="00F142E1" w:rsidDel="006173FE">
          <w:rPr>
            <w:rFonts w:ascii="3DS V2" w:hAnsi="3DS V2"/>
            <w:noProof/>
            <w:sz w:val="24"/>
            <w:szCs w:val="24"/>
            <w:lang w:eastAsia="zh-CN"/>
          </w:rPr>
          <w:delText xml:space="preserve">accecible </w:delText>
        </w:r>
      </w:del>
      <w:del w:id="227" w:author="GOUTAUDIER Sébastien" w:date="2025-08-01T11:09:00Z">
        <w:r w:rsidR="00C50270" w:rsidDel="00DF79C6">
          <w:rPr>
            <w:rFonts w:ascii="3DS V2" w:hAnsi="3DS V2"/>
            <w:noProof/>
            <w:sz w:val="24"/>
            <w:szCs w:val="24"/>
            <w:lang w:eastAsia="zh-CN"/>
          </w:rPr>
          <w:delText xml:space="preserve">par l’utilisateur. </w:delText>
        </w:r>
        <w:r w:rsidR="00C26451" w:rsidDel="00DF79C6">
          <w:rPr>
            <w:rFonts w:ascii="3DS V2" w:hAnsi="3DS V2"/>
            <w:noProof/>
            <w:sz w:val="24"/>
            <w:szCs w:val="24"/>
          </w:rPr>
          <w:delText>Le 3DExpérience et CATIA est bien évidement, une application GUI. Cette nouvelle commande fait une partie du paneau de « Wiring Definition Assitant », donc à la conception de l’interface d’utilisateur, il faut mise en place un style visuel qui est hormogène avec les functionnalités existantes.</w:delText>
        </w:r>
      </w:del>
    </w:p>
    <w:p w14:paraId="603C4F33" w14:textId="6FFD4993" w:rsidR="00B26CBE" w:rsidRDefault="002A3D4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La programmation d’UI est </w:t>
      </w:r>
      <w:r w:rsidR="007B5D39">
        <w:rPr>
          <w:rFonts w:ascii="3DS V2" w:hAnsi="3DS V2"/>
          <w:noProof/>
          <w:sz w:val="24"/>
          <w:szCs w:val="24"/>
          <w:lang w:eastAsia="zh-CN"/>
        </w:rPr>
        <w:t xml:space="preserve">différente </w:t>
      </w:r>
      <w:del w:id="228" w:author="GOUTAUDIER Sébastien" w:date="2025-08-01T11:09:00Z">
        <w:r w:rsidR="007B5D39" w:rsidDel="007B08F3">
          <w:rPr>
            <w:rFonts w:ascii="3DS V2" w:hAnsi="3DS V2"/>
            <w:noProof/>
            <w:sz w:val="24"/>
            <w:szCs w:val="24"/>
            <w:lang w:eastAsia="zh-CN"/>
          </w:rPr>
          <w:delText xml:space="preserve">que </w:delText>
        </w:r>
      </w:del>
      <w:ins w:id="229" w:author="GOUTAUDIER Sébastien" w:date="2025-08-01T11:09:00Z">
        <w:r w:rsidR="007B08F3">
          <w:rPr>
            <w:rFonts w:ascii="3DS V2" w:hAnsi="3DS V2"/>
            <w:noProof/>
            <w:sz w:val="24"/>
            <w:szCs w:val="24"/>
            <w:lang w:eastAsia="zh-CN"/>
          </w:rPr>
          <w:t>de</w:t>
        </w:r>
        <w:r w:rsidR="007B08F3">
          <w:rPr>
            <w:rFonts w:ascii="3DS V2" w:hAnsi="3DS V2"/>
            <w:noProof/>
            <w:sz w:val="24"/>
            <w:szCs w:val="24"/>
            <w:lang w:eastAsia="zh-CN"/>
          </w:rPr>
          <w:t xml:space="preserve"> </w:t>
        </w:r>
      </w:ins>
      <w:r w:rsidR="007B5D39">
        <w:rPr>
          <w:rFonts w:ascii="3DS V2" w:hAnsi="3DS V2"/>
          <w:noProof/>
          <w:sz w:val="24"/>
          <w:szCs w:val="24"/>
          <w:lang w:eastAsia="zh-CN"/>
        </w:rPr>
        <w:t>la programmation</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295A91">
        <w:rPr>
          <w:rFonts w:ascii="3DS V2" w:hAnsi="3DS V2"/>
          <w:noProof/>
          <w:sz w:val="24"/>
          <w:szCs w:val="24"/>
          <w:lang w:eastAsia="zh-CN"/>
        </w:rPr>
        <w:t>« </w:t>
      </w:r>
      <w:r w:rsidR="007B5D39">
        <w:rPr>
          <w:rFonts w:ascii="3DS V2" w:hAnsi="3DS V2"/>
          <w:noProof/>
          <w:sz w:val="24"/>
          <w:szCs w:val="24"/>
          <w:lang w:eastAsia="zh-CN"/>
        </w:rPr>
        <w:t>back-end</w:t>
      </w:r>
      <w:r w:rsidR="00295A91">
        <w:rPr>
          <w:rFonts w:ascii="3DS V2" w:hAnsi="3DS V2"/>
          <w:noProof/>
          <w:sz w:val="24"/>
          <w:szCs w:val="24"/>
          <w:lang w:eastAsia="zh-CN"/>
        </w:rPr>
        <w:t> »</w:t>
      </w:r>
      <w:r w:rsidR="007B5D39">
        <w:rPr>
          <w:rFonts w:ascii="3DS V2" w:hAnsi="3DS V2"/>
          <w:noProof/>
          <w:sz w:val="24"/>
          <w:szCs w:val="24"/>
          <w:lang w:eastAsia="zh-CN"/>
        </w:rPr>
        <w:t xml:space="preserve">. Ce que nous souhaitons </w:t>
      </w:r>
      <w:ins w:id="230" w:author="GOUTAUDIER Sébastien" w:date="2025-08-01T11:09:00Z">
        <w:r w:rsidR="005F0C88">
          <w:rPr>
            <w:rFonts w:ascii="3DS V2" w:hAnsi="3DS V2"/>
            <w:noProof/>
            <w:sz w:val="24"/>
            <w:szCs w:val="24"/>
            <w:lang w:eastAsia="zh-CN"/>
          </w:rPr>
          <w:t xml:space="preserve">ici, est </w:t>
        </w:r>
      </w:ins>
      <w:del w:id="231" w:author="GOUTAUDIER Sébastien" w:date="2025-08-01T11:09:00Z">
        <w:r w:rsidR="007B5D39" w:rsidDel="005F0C88">
          <w:rPr>
            <w:rFonts w:ascii="3DS V2" w:hAnsi="3DS V2"/>
            <w:noProof/>
            <w:sz w:val="24"/>
            <w:szCs w:val="24"/>
            <w:lang w:eastAsia="zh-CN"/>
          </w:rPr>
          <w:delText xml:space="preserve">est d’une </w:delText>
        </w:r>
      </w:del>
      <w:ins w:id="232" w:author="GOUTAUDIER Sébastien" w:date="2025-08-01T11:09:00Z">
        <w:r w:rsidR="005F0C88">
          <w:rPr>
            <w:rFonts w:ascii="3DS V2" w:hAnsi="3DS V2"/>
            <w:noProof/>
            <w:sz w:val="24"/>
            <w:szCs w:val="24"/>
            <w:lang w:eastAsia="zh-CN"/>
          </w:rPr>
          <w:t xml:space="preserve">la </w:t>
        </w:r>
      </w:ins>
      <w:r w:rsidR="00FC3493">
        <w:rPr>
          <w:rFonts w:ascii="3DS V2" w:hAnsi="3DS V2"/>
          <w:noProof/>
          <w:sz w:val="24"/>
          <w:szCs w:val="24"/>
          <w:lang w:eastAsia="zh-CN"/>
        </w:rPr>
        <w:t xml:space="preserve">possibilité </w:t>
      </w:r>
      <w:del w:id="233" w:author="GOUTAUDIER Sébastien" w:date="2025-08-01T11:10:00Z">
        <w:r w:rsidR="00FC3493" w:rsidDel="00690FD7">
          <w:rPr>
            <w:rFonts w:ascii="3DS V2" w:hAnsi="3DS V2"/>
            <w:noProof/>
            <w:sz w:val="24"/>
            <w:szCs w:val="24"/>
            <w:lang w:eastAsia="zh-CN"/>
          </w:rPr>
          <w:delText>d’</w:delText>
        </w:r>
        <w:r w:rsidR="007B5D39" w:rsidDel="00690FD7">
          <w:rPr>
            <w:rFonts w:ascii="3DS V2" w:hAnsi="3DS V2"/>
            <w:noProof/>
            <w:sz w:val="24"/>
            <w:szCs w:val="24"/>
            <w:lang w:eastAsia="zh-CN"/>
          </w:rPr>
          <w:delText xml:space="preserve">observation </w:delText>
        </w:r>
      </w:del>
      <w:ins w:id="234" w:author="GOUTAUDIER Sébastien" w:date="2025-08-01T11:10:00Z">
        <w:r w:rsidR="00690FD7">
          <w:rPr>
            <w:rFonts w:ascii="3DS V2" w:hAnsi="3DS V2"/>
            <w:noProof/>
            <w:sz w:val="24"/>
            <w:szCs w:val="24"/>
            <w:lang w:eastAsia="zh-CN"/>
          </w:rPr>
          <w:t>d’observer</w:t>
        </w:r>
        <w:r w:rsidR="00690FD7">
          <w:rPr>
            <w:rFonts w:ascii="3DS V2" w:hAnsi="3DS V2"/>
            <w:noProof/>
            <w:sz w:val="24"/>
            <w:szCs w:val="24"/>
            <w:lang w:eastAsia="zh-CN"/>
          </w:rPr>
          <w:t xml:space="preserve"> </w:t>
        </w:r>
      </w:ins>
      <w:del w:id="235" w:author="GOUTAUDIER Sébastien" w:date="2025-08-01T11:10:00Z">
        <w:r w:rsidR="007B5D39" w:rsidDel="00690FD7">
          <w:rPr>
            <w:rFonts w:ascii="3DS V2" w:hAnsi="3DS V2"/>
            <w:noProof/>
            <w:sz w:val="24"/>
            <w:szCs w:val="24"/>
            <w:lang w:eastAsia="zh-CN"/>
          </w:rPr>
          <w:delText>dynamique</w:delText>
        </w:r>
      </w:del>
      <w:ins w:id="236" w:author="GOUTAUDIER Sébastien" w:date="2025-08-01T11:10:00Z">
        <w:r w:rsidR="00690FD7">
          <w:rPr>
            <w:rFonts w:ascii="3DS V2" w:hAnsi="3DS V2"/>
            <w:noProof/>
            <w:sz w:val="24"/>
            <w:szCs w:val="24"/>
            <w:lang w:eastAsia="zh-CN"/>
          </w:rPr>
          <w:t>dynamiquement</w:t>
        </w:r>
      </w:ins>
      <w:r w:rsidR="007B5D39">
        <w:rPr>
          <w:rFonts w:ascii="3DS V2" w:hAnsi="3DS V2"/>
          <w:noProof/>
          <w:sz w:val="24"/>
          <w:szCs w:val="24"/>
          <w:lang w:eastAsia="zh-CN"/>
        </w:rPr>
        <w:t xml:space="preserve">(en runtime) </w:t>
      </w:r>
      <w:del w:id="237" w:author="GOUTAUDIER Sébastien" w:date="2025-08-01T11:10:00Z">
        <w:r w:rsidR="00495C97" w:rsidDel="00356DE8">
          <w:rPr>
            <w:rFonts w:ascii="3DS V2" w:hAnsi="3DS V2"/>
            <w:noProof/>
            <w:sz w:val="24"/>
            <w:szCs w:val="24"/>
            <w:lang w:eastAsia="zh-CN"/>
          </w:rPr>
          <w:delText>d</w:delText>
        </w:r>
        <w:r w:rsidR="007B5D39" w:rsidDel="00356DE8">
          <w:rPr>
            <w:rFonts w:ascii="3DS V2" w:hAnsi="3DS V2"/>
            <w:noProof/>
            <w:sz w:val="24"/>
            <w:szCs w:val="24"/>
            <w:lang w:eastAsia="zh-CN"/>
          </w:rPr>
          <w:delText xml:space="preserve">es </w:delText>
        </w:r>
      </w:del>
      <w:ins w:id="238" w:author="GOUTAUDIER Sébastien" w:date="2025-08-01T11:10:00Z">
        <w:r w:rsidR="00356DE8">
          <w:rPr>
            <w:rFonts w:ascii="3DS V2" w:hAnsi="3DS V2"/>
            <w:noProof/>
            <w:sz w:val="24"/>
            <w:szCs w:val="24"/>
            <w:lang w:eastAsia="zh-CN"/>
          </w:rPr>
          <w:t>les</w:t>
        </w:r>
        <w:r w:rsidR="00356DE8">
          <w:rPr>
            <w:rFonts w:ascii="3DS V2" w:hAnsi="3DS V2"/>
            <w:noProof/>
            <w:sz w:val="24"/>
            <w:szCs w:val="24"/>
            <w:lang w:eastAsia="zh-CN"/>
          </w:rPr>
          <w:t xml:space="preserve"> </w:t>
        </w:r>
      </w:ins>
      <w:r w:rsidR="007B5D39">
        <w:rPr>
          <w:rFonts w:ascii="3DS V2" w:hAnsi="3DS V2"/>
          <w:noProof/>
          <w:sz w:val="24"/>
          <w:szCs w:val="24"/>
          <w:lang w:eastAsia="zh-CN"/>
        </w:rPr>
        <w:t>caratéristiques</w:t>
      </w:r>
      <w:r w:rsidR="00FC3493">
        <w:rPr>
          <w:rFonts w:ascii="3DS V2" w:hAnsi="3DS V2"/>
          <w:noProof/>
          <w:sz w:val="24"/>
          <w:szCs w:val="24"/>
          <w:lang w:eastAsia="zh-CN"/>
        </w:rPr>
        <w:t xml:space="preserve"> </w:t>
      </w:r>
      <w:del w:id="239" w:author="GOUTAUDIER Sébastien" w:date="2025-08-01T11:10:00Z">
        <w:r w:rsidR="00FC3493" w:rsidDel="00356DE8">
          <w:rPr>
            <w:rFonts w:ascii="3DS V2" w:hAnsi="3DS V2"/>
            <w:noProof/>
            <w:sz w:val="24"/>
            <w:szCs w:val="24"/>
            <w:lang w:eastAsia="zh-CN"/>
          </w:rPr>
          <w:delText>d’objet lui-même</w:delText>
        </w:r>
      </w:del>
      <w:ins w:id="240" w:author="GOUTAUDIER Sébastien" w:date="2025-08-01T11:10:00Z">
        <w:r w:rsidR="00356DE8">
          <w:rPr>
            <w:rFonts w:ascii="3DS V2" w:hAnsi="3DS V2"/>
            <w:noProof/>
            <w:sz w:val="24"/>
            <w:szCs w:val="24"/>
            <w:lang w:eastAsia="zh-CN"/>
          </w:rPr>
          <w:t>des objets</w:t>
        </w:r>
      </w:ins>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B26CBE">
        <w:rPr>
          <w:rFonts w:ascii="3DS V2" w:hAnsi="3DS V2"/>
          <w:noProof/>
          <w:sz w:val="24"/>
          <w:szCs w:val="24"/>
          <w:lang w:eastAsia="zh-CN"/>
        </w:rPr>
        <w:t xml:space="preserve">Cette capacité </w:t>
      </w:r>
      <w:del w:id="241" w:author="GOUTAUDIER Sébastien" w:date="2025-08-01T11:10:00Z">
        <w:r w:rsidR="00B26CBE" w:rsidDel="005C32A9">
          <w:rPr>
            <w:rFonts w:ascii="3DS V2" w:hAnsi="3DS V2"/>
            <w:noProof/>
            <w:sz w:val="24"/>
            <w:szCs w:val="24"/>
            <w:lang w:eastAsia="zh-CN"/>
          </w:rPr>
          <w:delText xml:space="preserve">s’apelle </w:delText>
        </w:r>
      </w:del>
      <w:ins w:id="242" w:author="GOUTAUDIER Sébastien" w:date="2025-08-01T11:10:00Z">
        <w:r w:rsidR="005C32A9">
          <w:rPr>
            <w:rFonts w:ascii="3DS V2" w:hAnsi="3DS V2"/>
            <w:noProof/>
            <w:sz w:val="24"/>
            <w:szCs w:val="24"/>
            <w:lang w:eastAsia="zh-CN"/>
          </w:rPr>
          <w:t>s’appelle</w:t>
        </w:r>
        <w:r w:rsidR="005C32A9">
          <w:rPr>
            <w:rFonts w:ascii="3DS V2" w:hAnsi="3DS V2"/>
            <w:noProof/>
            <w:sz w:val="24"/>
            <w:szCs w:val="24"/>
            <w:lang w:eastAsia="zh-CN"/>
          </w:rPr>
          <w:t xml:space="preserve"> </w:t>
        </w:r>
      </w:ins>
      <w:r w:rsidR="00B26CBE">
        <w:rPr>
          <w:rFonts w:ascii="3DS V2" w:hAnsi="3DS V2"/>
          <w:noProof/>
          <w:sz w:val="24"/>
          <w:szCs w:val="24"/>
          <w:lang w:eastAsia="zh-CN"/>
        </w:rPr>
        <w:t>« introspection », elle est ess</w:t>
      </w:r>
      <w:r w:rsidR="00B26CBE" w:rsidRPr="00B26CBE">
        <w:rPr>
          <w:rFonts w:ascii="3DS V2" w:hAnsi="3DS V2"/>
          <w:noProof/>
          <w:sz w:val="24"/>
          <w:szCs w:val="24"/>
          <w:lang w:eastAsia="zh-CN"/>
        </w:rPr>
        <w:t xml:space="preserve">entielle en programmation UI car elle permet à l’interface de découvrir et d’adapter dynamiquement </w:t>
      </w:r>
      <w:del w:id="243" w:author="GOUTAUDIER Sébastien" w:date="2025-08-01T11:10:00Z">
        <w:r w:rsidR="00B26CBE" w:rsidRPr="00B26CBE" w:rsidDel="009158EB">
          <w:rPr>
            <w:rFonts w:ascii="3DS V2" w:hAnsi="3DS V2"/>
            <w:noProof/>
            <w:sz w:val="24"/>
            <w:szCs w:val="24"/>
            <w:lang w:eastAsia="zh-CN"/>
          </w:rPr>
          <w:delText xml:space="preserve">les </w:delText>
        </w:r>
      </w:del>
      <w:ins w:id="244" w:author="GOUTAUDIER Sébastien" w:date="2025-08-01T11:10:00Z">
        <w:r w:rsidR="009158EB">
          <w:rPr>
            <w:rFonts w:ascii="3DS V2" w:hAnsi="3DS V2"/>
            <w:noProof/>
            <w:sz w:val="24"/>
            <w:szCs w:val="24"/>
            <w:lang w:eastAsia="zh-CN"/>
          </w:rPr>
          <w:t>ses</w:t>
        </w:r>
        <w:r w:rsidR="009158EB" w:rsidRPr="00B26CBE">
          <w:rPr>
            <w:rFonts w:ascii="3DS V2" w:hAnsi="3DS V2"/>
            <w:noProof/>
            <w:sz w:val="24"/>
            <w:szCs w:val="24"/>
            <w:lang w:eastAsia="zh-CN"/>
          </w:rPr>
          <w:t xml:space="preserve"> </w:t>
        </w:r>
      </w:ins>
      <w:r w:rsidR="00B26CBE" w:rsidRPr="00B26CBE">
        <w:rPr>
          <w:rFonts w:ascii="3DS V2" w:hAnsi="3DS V2"/>
          <w:noProof/>
          <w:sz w:val="24"/>
          <w:szCs w:val="24"/>
          <w:lang w:eastAsia="zh-CN"/>
        </w:rPr>
        <w:t>composants.</w:t>
      </w:r>
      <w:r w:rsidR="00B26CBE">
        <w:rPr>
          <w:rFonts w:ascii="3DS V2" w:hAnsi="3DS V2"/>
          <w:noProof/>
          <w:sz w:val="24"/>
          <w:szCs w:val="24"/>
          <w:lang w:eastAsia="zh-CN"/>
        </w:rPr>
        <w:t xml:space="preserve"> </w:t>
      </w:r>
    </w:p>
    <w:p w14:paraId="1E1DAFAF" w14:textId="77777777" w:rsidR="00C72AB5" w:rsidRDefault="00C72AB5" w:rsidP="00CD6C95">
      <w:pPr>
        <w:autoSpaceDE w:val="0"/>
        <w:autoSpaceDN w:val="0"/>
        <w:adjustRightInd w:val="0"/>
        <w:spacing w:after="0" w:line="240" w:lineRule="auto"/>
        <w:rPr>
          <w:rFonts w:ascii="3DS V2" w:hAnsi="3DS V2"/>
          <w:noProof/>
          <w:sz w:val="24"/>
          <w:szCs w:val="24"/>
          <w:lang w:eastAsia="zh-CN"/>
        </w:rPr>
      </w:pPr>
    </w:p>
    <w:p w14:paraId="00016AEC" w14:textId="55A5E6FB" w:rsidR="00C50270" w:rsidRDefault="00892A59"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Etant</w:t>
      </w:r>
      <w:r w:rsidR="00FC3493">
        <w:rPr>
          <w:rFonts w:ascii="3DS V2" w:hAnsi="3DS V2"/>
          <w:noProof/>
          <w:sz w:val="24"/>
          <w:szCs w:val="24"/>
          <w:lang w:eastAsia="zh-CN"/>
        </w:rPr>
        <w:t xml:space="preserve"> un language de programmation statique, C++ n’a pas de cette capacité</w:t>
      </w:r>
      <w:r w:rsidR="00735BBE">
        <w:rPr>
          <w:rFonts w:ascii="3DS V2" w:hAnsi="3DS V2"/>
          <w:noProof/>
          <w:sz w:val="24"/>
          <w:szCs w:val="24"/>
          <w:lang w:eastAsia="zh-CN"/>
        </w:rPr>
        <w:t>.</w:t>
      </w:r>
      <w:r w:rsidR="00FC3493">
        <w:rPr>
          <w:rStyle w:val="FootnoteReference"/>
          <w:rFonts w:ascii="3DS V2" w:hAnsi="3DS V2"/>
          <w:noProof/>
          <w:sz w:val="24"/>
          <w:szCs w:val="24"/>
          <w:lang w:eastAsia="zh-CN"/>
        </w:rPr>
        <w:footnoteReference w:id="1"/>
      </w:r>
      <w:r w:rsidR="00596EF6">
        <w:rPr>
          <w:rFonts w:ascii="3DS V2" w:hAnsi="3DS V2"/>
          <w:noProof/>
          <w:sz w:val="24"/>
          <w:szCs w:val="24"/>
          <w:lang w:eastAsia="zh-CN"/>
        </w:rPr>
        <w:t xml:space="preserve"> </w:t>
      </w:r>
      <w:r w:rsidR="008444E3">
        <w:rPr>
          <w:rFonts w:ascii="3DS V2" w:hAnsi="3DS V2"/>
          <w:noProof/>
          <w:sz w:val="24"/>
          <w:szCs w:val="24"/>
          <w:lang w:eastAsia="zh-CN"/>
        </w:rPr>
        <w:t>Mais</w:t>
      </w:r>
      <w:r w:rsidR="00596EF6">
        <w:rPr>
          <w:rFonts w:ascii="3DS V2" w:hAnsi="3DS V2"/>
          <w:noProof/>
          <w:sz w:val="24"/>
          <w:szCs w:val="24"/>
          <w:lang w:eastAsia="zh-CN"/>
        </w:rPr>
        <w:t xml:space="preserve">, il est possible de mettre en œuvre un mécanisme </w:t>
      </w:r>
      <w:r w:rsidR="001718DD">
        <w:rPr>
          <w:rFonts w:ascii="3DS V2" w:hAnsi="3DS V2"/>
          <w:noProof/>
          <w:sz w:val="24"/>
          <w:szCs w:val="24"/>
          <w:lang w:eastAsia="zh-CN"/>
        </w:rPr>
        <w:t>similaire</w:t>
      </w:r>
      <w:r w:rsidR="0044226A">
        <w:rPr>
          <w:rFonts w:ascii="3DS V2" w:hAnsi="3DS V2"/>
          <w:noProof/>
          <w:sz w:val="24"/>
          <w:szCs w:val="24"/>
          <w:lang w:eastAsia="zh-CN"/>
        </w:rPr>
        <w:t>,</w:t>
      </w:r>
      <w:r w:rsidR="002D0047">
        <w:rPr>
          <w:rFonts w:ascii="3DS V2" w:hAnsi="3DS V2"/>
          <w:noProof/>
          <w:sz w:val="24"/>
          <w:szCs w:val="24"/>
          <w:lang w:eastAsia="zh-CN"/>
        </w:rPr>
        <w:t xml:space="preserve"> </w:t>
      </w:r>
      <w:r w:rsidR="0044226A">
        <w:rPr>
          <w:rFonts w:ascii="3DS V2" w:hAnsi="3DS V2"/>
          <w:noProof/>
          <w:sz w:val="24"/>
          <w:szCs w:val="24"/>
          <w:lang w:eastAsia="zh-CN"/>
        </w:rPr>
        <w:t>d</w:t>
      </w:r>
      <w:r w:rsidR="00596EF6">
        <w:rPr>
          <w:rFonts w:ascii="3DS V2" w:hAnsi="3DS V2"/>
          <w:noProof/>
          <w:sz w:val="24"/>
          <w:szCs w:val="24"/>
          <w:lang w:eastAsia="zh-CN"/>
        </w:rPr>
        <w:t>ans l</w:t>
      </w:r>
      <w:r w:rsidR="002A3D43">
        <w:rPr>
          <w:rFonts w:ascii="3DS V2" w:hAnsi="3DS V2"/>
          <w:noProof/>
          <w:sz w:val="24"/>
          <w:szCs w:val="24"/>
          <w:lang w:eastAsia="zh-CN"/>
        </w:rPr>
        <w:t>a plateforme 3DExperience</w:t>
      </w:r>
      <w:ins w:id="245" w:author="GOUTAUDIER Sébastien" w:date="2025-08-01T11:10:00Z">
        <w:r w:rsidR="00AC6034">
          <w:rPr>
            <w:rFonts w:ascii="3DS V2" w:hAnsi="3DS V2"/>
            <w:noProof/>
            <w:sz w:val="24"/>
            <w:szCs w:val="24"/>
            <w:lang w:eastAsia="zh-CN"/>
          </w:rPr>
          <w:t xml:space="preserve">. </w:t>
        </w:r>
      </w:ins>
      <w:del w:id="246" w:author="GOUTAUDIER Sébastien" w:date="2025-08-01T11:10:00Z">
        <w:r w:rsidR="00596EF6" w:rsidDel="00AC6034">
          <w:rPr>
            <w:rFonts w:ascii="3DS V2" w:hAnsi="3DS V2"/>
            <w:noProof/>
            <w:sz w:val="24"/>
            <w:szCs w:val="24"/>
            <w:lang w:eastAsia="zh-CN"/>
          </w:rPr>
          <w:delText>, c</w:delText>
        </w:r>
      </w:del>
      <w:ins w:id="247" w:author="GOUTAUDIER Sébastien" w:date="2025-08-01T11:10:00Z">
        <w:r w:rsidR="00AC6034">
          <w:rPr>
            <w:rFonts w:ascii="3DS V2" w:hAnsi="3DS V2"/>
            <w:noProof/>
            <w:sz w:val="24"/>
            <w:szCs w:val="24"/>
            <w:lang w:eastAsia="zh-CN"/>
          </w:rPr>
          <w:t>C</w:t>
        </w:r>
      </w:ins>
      <w:r w:rsidR="00596EF6">
        <w:rPr>
          <w:rFonts w:ascii="3DS V2" w:hAnsi="3DS V2"/>
          <w:noProof/>
          <w:sz w:val="24"/>
          <w:szCs w:val="24"/>
          <w:lang w:eastAsia="zh-CN"/>
        </w:rPr>
        <w:t>’est</w:t>
      </w:r>
      <w:r w:rsidR="002A3D43">
        <w:rPr>
          <w:rFonts w:ascii="3DS V2" w:hAnsi="3DS V2"/>
          <w:noProof/>
          <w:sz w:val="24"/>
          <w:szCs w:val="24"/>
          <w:lang w:eastAsia="zh-CN"/>
        </w:rPr>
        <w:t xml:space="preserve"> un mécanisme</w:t>
      </w:r>
      <w:r w:rsidR="00596EF6">
        <w:rPr>
          <w:rFonts w:ascii="3DS V2" w:hAnsi="3DS V2"/>
          <w:noProof/>
          <w:sz w:val="24"/>
          <w:szCs w:val="24"/>
          <w:lang w:eastAsia="zh-CN"/>
        </w:rPr>
        <w:t xml:space="preserve"> </w:t>
      </w:r>
      <w:ins w:id="248" w:author="GOUTAUDIER Sébastien" w:date="2025-08-01T11:10:00Z">
        <w:r w:rsidR="00AC6034">
          <w:rPr>
            <w:rFonts w:ascii="3DS V2" w:hAnsi="3DS V2"/>
            <w:noProof/>
            <w:sz w:val="24"/>
            <w:szCs w:val="24"/>
            <w:lang w:eastAsia="zh-CN"/>
          </w:rPr>
          <w:t>q</w:t>
        </w:r>
      </w:ins>
      <w:ins w:id="249" w:author="GOUTAUDIER Sébastien" w:date="2025-08-01T11:11:00Z">
        <w:r w:rsidR="00AC6034">
          <w:rPr>
            <w:rFonts w:ascii="3DS V2" w:hAnsi="3DS V2"/>
            <w:noProof/>
            <w:sz w:val="24"/>
            <w:szCs w:val="24"/>
            <w:lang w:eastAsia="zh-CN"/>
          </w:rPr>
          <w:t xml:space="preserve">ui </w:t>
        </w:r>
      </w:ins>
      <w:del w:id="250" w:author="GOUTAUDIER Sébastien" w:date="2025-08-01T11:11:00Z">
        <w:r w:rsidR="00596EF6" w:rsidDel="00AC6034">
          <w:rPr>
            <w:rFonts w:ascii="3DS V2" w:hAnsi="3DS V2"/>
            <w:noProof/>
            <w:sz w:val="24"/>
            <w:szCs w:val="24"/>
            <w:lang w:eastAsia="zh-CN"/>
          </w:rPr>
          <w:delText xml:space="preserve">s’apelle </w:delText>
        </w:r>
      </w:del>
      <w:ins w:id="251" w:author="GOUTAUDIER Sébastien" w:date="2025-08-01T11:11:00Z">
        <w:r w:rsidR="00AC6034">
          <w:rPr>
            <w:rFonts w:ascii="3DS V2" w:hAnsi="3DS V2"/>
            <w:noProof/>
            <w:sz w:val="24"/>
            <w:szCs w:val="24"/>
            <w:lang w:eastAsia="zh-CN"/>
          </w:rPr>
          <w:t>s’appelle</w:t>
        </w:r>
        <w:r w:rsidR="00AC6034">
          <w:rPr>
            <w:rFonts w:ascii="3DS V2" w:hAnsi="3DS V2"/>
            <w:noProof/>
            <w:sz w:val="24"/>
            <w:szCs w:val="24"/>
            <w:lang w:eastAsia="zh-CN"/>
          </w:rPr>
          <w:t xml:space="preserve"> </w:t>
        </w:r>
      </w:ins>
      <w:r w:rsidR="00596EF6">
        <w:rPr>
          <w:rFonts w:ascii="3DS V2" w:hAnsi="3DS V2"/>
          <w:noProof/>
          <w:sz w:val="24"/>
          <w:szCs w:val="24"/>
          <w:lang w:eastAsia="zh-CN"/>
        </w:rPr>
        <w:t>CID</w:t>
      </w:r>
      <w:r w:rsidR="000A6029">
        <w:rPr>
          <w:rFonts w:ascii="3DS V2" w:hAnsi="3DS V2"/>
          <w:noProof/>
          <w:sz w:val="24"/>
          <w:szCs w:val="24"/>
          <w:lang w:eastAsia="zh-CN"/>
        </w:rPr>
        <w:t xml:space="preserve">, </w:t>
      </w:r>
      <w:r w:rsidR="00655FC5">
        <w:rPr>
          <w:rFonts w:ascii="3DS V2" w:hAnsi="3DS V2"/>
          <w:noProof/>
          <w:sz w:val="24"/>
          <w:szCs w:val="24"/>
          <w:lang w:eastAsia="zh-CN"/>
        </w:rPr>
        <w:t>« </w:t>
      </w:r>
      <w:r w:rsidR="000A6029" w:rsidRPr="000A6029">
        <w:rPr>
          <w:rFonts w:ascii="3DS V2" w:hAnsi="3DS V2"/>
          <w:noProof/>
          <w:sz w:val="24"/>
          <w:szCs w:val="24"/>
          <w:lang w:eastAsia="zh-CN"/>
        </w:rPr>
        <w:t>Common Interface Design</w:t>
      </w:r>
      <w:r w:rsidR="00655FC5">
        <w:rPr>
          <w:rFonts w:ascii="3DS V2" w:hAnsi="3DS V2"/>
          <w:noProof/>
          <w:sz w:val="24"/>
          <w:szCs w:val="24"/>
          <w:lang w:eastAsia="zh-CN"/>
        </w:rPr>
        <w:t> »</w:t>
      </w:r>
      <w:r w:rsidR="000A6029">
        <w:rPr>
          <w:rFonts w:ascii="3DS V2" w:hAnsi="3DS V2"/>
          <w:noProof/>
          <w:sz w:val="24"/>
          <w:szCs w:val="24"/>
          <w:lang w:eastAsia="zh-CN"/>
        </w:rPr>
        <w:t xml:space="preserve">. </w:t>
      </w:r>
      <w:r w:rsidR="00E51189">
        <w:rPr>
          <w:rFonts w:ascii="3DS V2" w:hAnsi="3DS V2"/>
          <w:noProof/>
          <w:sz w:val="24"/>
          <w:szCs w:val="24"/>
          <w:lang w:eastAsia="zh-CN"/>
        </w:rPr>
        <w:t>Il</w:t>
      </w:r>
      <w:r w:rsidR="000A6029">
        <w:rPr>
          <w:rFonts w:ascii="3DS V2" w:hAnsi="3DS V2"/>
          <w:noProof/>
          <w:sz w:val="24"/>
          <w:szCs w:val="24"/>
          <w:lang w:eastAsia="zh-CN"/>
        </w:rPr>
        <w:t xml:space="preserve"> crée </w:t>
      </w:r>
      <w:r w:rsidR="000A6029" w:rsidRPr="000A6029">
        <w:rPr>
          <w:rFonts w:ascii="3DS V2" w:hAnsi="3DS V2"/>
          <w:noProof/>
          <w:sz w:val="24"/>
          <w:szCs w:val="24"/>
          <w:lang w:eastAsia="zh-CN"/>
        </w:rPr>
        <w:t>un fichier qui liste les propriétés</w:t>
      </w:r>
      <w:r w:rsidR="000A6029">
        <w:rPr>
          <w:rFonts w:ascii="3DS V2" w:hAnsi="3DS V2"/>
          <w:noProof/>
          <w:sz w:val="24"/>
          <w:szCs w:val="24"/>
          <w:lang w:eastAsia="zh-CN"/>
        </w:rPr>
        <w:t xml:space="preserve"> des classes</w:t>
      </w:r>
      <w:r w:rsidR="000A6029" w:rsidRPr="000A6029">
        <w:rPr>
          <w:rFonts w:ascii="3DS V2" w:hAnsi="3DS V2"/>
          <w:noProof/>
          <w:sz w:val="24"/>
          <w:szCs w:val="24"/>
          <w:lang w:eastAsia="zh-CN"/>
        </w:rPr>
        <w:t xml:space="preserve"> et génère un code qui permet l'introspectio</w:t>
      </w:r>
      <w:r w:rsidR="00C2153E">
        <w:rPr>
          <w:rFonts w:ascii="3DS V2" w:hAnsi="3DS V2"/>
          <w:noProof/>
          <w:sz w:val="24"/>
          <w:szCs w:val="24"/>
          <w:lang w:eastAsia="zh-CN"/>
        </w:rPr>
        <w:t>n</w:t>
      </w:r>
      <w:r w:rsidR="000A6029" w:rsidRPr="000A6029">
        <w:rPr>
          <w:rFonts w:ascii="3DS V2" w:hAnsi="3DS V2"/>
          <w:noProof/>
          <w:sz w:val="24"/>
          <w:szCs w:val="24"/>
          <w:lang w:eastAsia="zh-CN"/>
        </w:rPr>
        <w:t>.</w:t>
      </w:r>
      <w:r w:rsidR="005B5DEC">
        <w:rPr>
          <w:rFonts w:ascii="3DS V2" w:hAnsi="3DS V2"/>
          <w:noProof/>
          <w:sz w:val="24"/>
          <w:szCs w:val="24"/>
          <w:lang w:eastAsia="zh-CN"/>
        </w:rPr>
        <w:t xml:space="preserve"> On peut consulter la valeurs des propritétés en donnant son nom.</w:t>
      </w:r>
    </w:p>
    <w:p w14:paraId="6569D7DE" w14:textId="77777777" w:rsidR="00E54ED4" w:rsidRDefault="00E54ED4"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26EC2B2" w14:textId="7E43A421" w:rsidR="00FB3187" w:rsidRPr="00EA371B" w:rsidRDefault="00FB3187" w:rsidP="00FB3187">
                            <w:pPr>
                              <w:pStyle w:val="Caption"/>
                              <w:jc w:val="center"/>
                              <w:rPr>
                                <w:noProof/>
                              </w:rPr>
                            </w:pPr>
                            <w:r>
                              <w:t xml:space="preserve">Figure </w:t>
                            </w:r>
                            <w:fldSimple w:instr=" SEQ Figure \* ARABIC ">
                              <w:r w:rsidR="004D4217">
                                <w:rPr>
                                  <w:noProof/>
                                </w:rPr>
                                <w:t>29</w:t>
                              </w:r>
                            </w:fldSimple>
                            <w:r>
                              <w:t xml:space="preserve"> : Model d'une classe C++ introspectable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41"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" stroked="f">
                <v:textbox style="mso-fit-shape-to-text:t" inset="0,0,0,0">
                  <w:txbxContent>
                    <w:p w14:paraId="526EC2B2" w14:textId="7E43A421" w:rsidR="00FB3187" w:rsidRPr="00EA371B" w:rsidRDefault="00FB3187" w:rsidP="00FB3187">
                      <w:pPr>
                        <w:pStyle w:val="Caption"/>
                        <w:jc w:val="center"/>
                        <w:rPr>
                          <w:noProof/>
                        </w:rPr>
                      </w:pPr>
                      <w:r>
                        <w:t xml:space="preserve">Figure </w:t>
                      </w:r>
                      <w:fldSimple w:instr=" SEQ Figure \* ARABIC ">
                        <w:r w:rsidR="004D4217">
                          <w:rPr>
                            <w:noProof/>
                          </w:rPr>
                          <w:t>29</w:t>
                        </w:r>
                      </w:fldSimple>
                      <w:r>
                        <w:t xml:space="preserve"> : Model d'une classe C++ introspectable</w:t>
                      </w:r>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11076A8" w14:textId="51C065F9" w:rsidR="00F84A8E" w:rsidRDefault="0039587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lastRenderedPageBreak/>
        <w:t>Création d’</w:t>
      </w:r>
      <w:r w:rsidR="001F4901">
        <w:rPr>
          <w:rFonts w:ascii="3DS V2" w:hAnsi="3DS V2"/>
          <w:noProof/>
          <w:sz w:val="24"/>
          <w:szCs w:val="24"/>
          <w:lang w:eastAsia="zh-CN"/>
        </w:rPr>
        <w:t>u</w:t>
      </w:r>
      <w:r w:rsidR="00181505">
        <w:rPr>
          <w:rFonts w:ascii="3DS V2" w:hAnsi="3DS V2"/>
          <w:noProof/>
          <w:sz w:val="24"/>
          <w:szCs w:val="24"/>
          <w:lang w:eastAsia="zh-CN"/>
        </w:rPr>
        <w:t xml:space="preserve">n bouton « CableAllocationButton » dans </w:t>
      </w:r>
      <w:r w:rsidR="00E55CB2">
        <w:rPr>
          <w:rFonts w:ascii="3DS V2" w:hAnsi="3DS V2"/>
          <w:noProof/>
          <w:sz w:val="24"/>
          <w:szCs w:val="24"/>
          <w:lang w:eastAsia="zh-CN"/>
        </w:rPr>
        <w:t>un</w:t>
      </w:r>
      <w:r w:rsidR="00181505">
        <w:rPr>
          <w:rFonts w:ascii="3DS V2" w:hAnsi="3DS V2"/>
          <w:noProof/>
          <w:sz w:val="24"/>
          <w:szCs w:val="24"/>
          <w:lang w:eastAsia="zh-CN"/>
        </w:rPr>
        <w:t xml:space="preserve"> fichier .syp</w:t>
      </w:r>
      <w:r w:rsidR="00F84A8E">
        <w:rPr>
          <w:rFonts w:ascii="3DS V2" w:hAnsi="3DS V2"/>
          <w:noProof/>
          <w:sz w:val="24"/>
          <w:szCs w:val="24"/>
          <w:lang w:eastAsia="zh-CN"/>
        </w:rPr>
        <w:t>style</w:t>
      </w:r>
      <w:r w:rsidR="001F4901">
        <w:rPr>
          <w:rFonts w:ascii="3DS V2" w:hAnsi="3DS V2"/>
          <w:noProof/>
          <w:sz w:val="24"/>
          <w:szCs w:val="24"/>
          <w:lang w:eastAsia="zh-CN"/>
        </w:rPr>
        <w:t xml:space="preserve"> </w:t>
      </w:r>
      <w:r w:rsidR="00F84A8E">
        <w:rPr>
          <w:rFonts w:ascii="3DS V2" w:hAnsi="3DS V2"/>
          <w:noProof/>
          <w:sz w:val="24"/>
          <w:szCs w:val="24"/>
          <w:lang w:eastAsia="zh-CN"/>
        </w:rPr>
        <w:t>:</w:t>
      </w:r>
    </w:p>
    <w:p w14:paraId="0825E716" w14:textId="77777777" w:rsidR="001F4901" w:rsidRDefault="001F4901" w:rsidP="00CD6C95">
      <w:pPr>
        <w:autoSpaceDE w:val="0"/>
        <w:autoSpaceDN w:val="0"/>
        <w:adjustRightInd w:val="0"/>
        <w:spacing w:after="0" w:line="240" w:lineRule="auto"/>
        <w:rPr>
          <w:rFonts w:ascii="3DS V2" w:hAnsi="3DS V2"/>
          <w:noProof/>
          <w:sz w:val="24"/>
          <w:szCs w:val="24"/>
          <w:lang w:eastAsia="zh-CN"/>
        </w:rPr>
      </w:pPr>
    </w:p>
    <w:p w14:paraId="530FEEBF" w14:textId="002F6DEF" w:rsidR="00F84A8E" w:rsidRPr="0040636C" w:rsidRDefault="00F84A8E" w:rsidP="00CD6C95">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CATVidCtlButton</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syp:name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35D3F367" w14:textId="77777777" w:rsidR="00F84A8E" w:rsidRPr="0040636C"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45D94BA4"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550DE6AA" w14:textId="63EDFE6D" w:rsidR="00961383" w:rsidRDefault="00961383" w:rsidP="00961383">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On voit bien les </w:t>
      </w:r>
      <w:r w:rsidR="0075214E">
        <w:rPr>
          <w:rFonts w:ascii="3DS V2" w:hAnsi="3DS V2"/>
          <w:noProof/>
          <w:sz w:val="24"/>
          <w:szCs w:val="24"/>
          <w:lang w:eastAsia="zh-CN"/>
        </w:rPr>
        <w:t>caractéristique :</w:t>
      </w:r>
      <w:r>
        <w:rPr>
          <w:rFonts w:ascii="3DS V2" w:hAnsi="3DS V2"/>
          <w:noProof/>
          <w:sz w:val="24"/>
          <w:szCs w:val="24"/>
          <w:lang w:eastAsia="zh-CN"/>
        </w:rPr>
        <w:t xml:space="preserve"> son nom, taille, icône</w:t>
      </w:r>
      <w:r w:rsidR="0010285C">
        <w:rPr>
          <w:rFonts w:ascii="3DS V2" w:hAnsi="3DS V2"/>
          <w:noProof/>
          <w:sz w:val="24"/>
          <w:szCs w:val="24"/>
          <w:lang w:eastAsia="zh-CN"/>
        </w:rPr>
        <w:t xml:space="preserve"> et l’association du bouton </w:t>
      </w:r>
      <w:r w:rsidR="00616DDA">
        <w:rPr>
          <w:rFonts w:ascii="3DS V2" w:hAnsi="3DS V2"/>
          <w:noProof/>
          <w:sz w:val="24"/>
          <w:szCs w:val="24"/>
          <w:lang w:eastAsia="zh-CN"/>
        </w:rPr>
        <w:t xml:space="preserve">à son </w:t>
      </w:r>
      <w:r w:rsidR="00D8678C">
        <w:rPr>
          <w:rFonts w:ascii="3DS V2" w:hAnsi="3DS V2"/>
          <w:noProof/>
          <w:sz w:val="24"/>
          <w:szCs w:val="24"/>
          <w:lang w:eastAsia="zh-CN"/>
        </w:rPr>
        <w:t>événement</w:t>
      </w:r>
      <w:r w:rsidR="0010285C">
        <w:rPr>
          <w:rFonts w:ascii="3DS V2" w:hAnsi="3DS V2"/>
          <w:noProof/>
          <w:sz w:val="24"/>
          <w:szCs w:val="24"/>
          <w:lang w:eastAsia="zh-CN"/>
        </w:rPr>
        <w:t xml:space="preserve"> </w:t>
      </w:r>
      <w:r w:rsidR="00D16496">
        <w:rPr>
          <w:rFonts w:ascii="3DS V2" w:hAnsi="3DS V2"/>
          <w:noProof/>
          <w:sz w:val="24"/>
          <w:szCs w:val="24"/>
          <w:lang w:eastAsia="zh-CN"/>
        </w:rPr>
        <w:t>« </w:t>
      </w:r>
      <w:r w:rsidR="0010285C">
        <w:rPr>
          <w:rFonts w:ascii="3DS V2" w:hAnsi="3DS V2"/>
          <w:noProof/>
          <w:sz w:val="24"/>
          <w:szCs w:val="24"/>
          <w:lang w:eastAsia="zh-CN"/>
        </w:rPr>
        <w:t>clique</w:t>
      </w:r>
      <w:r w:rsidR="00D16496">
        <w:rPr>
          <w:rFonts w:ascii="3DS V2" w:hAnsi="3DS V2"/>
          <w:noProof/>
          <w:sz w:val="24"/>
          <w:szCs w:val="24"/>
          <w:lang w:eastAsia="zh-CN"/>
        </w:rPr>
        <w:t> »</w:t>
      </w:r>
      <w:r w:rsidR="0010285C">
        <w:rPr>
          <w:rFonts w:ascii="3DS V2" w:hAnsi="3DS V2"/>
          <w:noProof/>
          <w:sz w:val="24"/>
          <w:szCs w:val="24"/>
          <w:lang w:eastAsia="zh-CN"/>
        </w:rPr>
        <w:t>.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définit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0B52010B" w14:textId="77777777" w:rsidR="001F4901" w:rsidRDefault="001F4901" w:rsidP="00961383">
      <w:pPr>
        <w:autoSpaceDE w:val="0"/>
        <w:autoSpaceDN w:val="0"/>
        <w:adjustRightInd w:val="0"/>
        <w:spacing w:after="0" w:line="240" w:lineRule="auto"/>
        <w:rPr>
          <w:rFonts w:ascii="3DS V2" w:hAnsi="3DS V2"/>
          <w:noProof/>
          <w:sz w:val="24"/>
          <w:szCs w:val="24"/>
          <w:lang w:eastAsia="zh-CN"/>
        </w:rPr>
      </w:pPr>
    </w:p>
    <w:p w14:paraId="4DC5F47E" w14:textId="3E417471" w:rsidR="00961383" w:rsidRPr="0040636C" w:rsidRDefault="00961383" w:rsidP="00961383">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EventHandler</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OnCable2ConnectorAllocationClick</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5CA71938" w14:textId="1156E619" w:rsidR="00961383" w:rsidRPr="0040636C" w:rsidRDefault="0096138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r w:rsidRPr="0040636C">
        <w:rPr>
          <w:rFonts w:ascii="Cascadia Mono" w:hAnsi="Cascadia Mono" w:cs="Cascadia Mono"/>
          <w:noProof/>
          <w:color w:val="FF0000"/>
          <w:sz w:val="19"/>
          <w:szCs w:val="19"/>
          <w:lang w:val="en-US"/>
        </w:rPr>
        <w:t>args</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CATSYPEventArgs</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/&gt;</w:t>
      </w:r>
    </w:p>
    <w:p w14:paraId="28359D1F" w14:textId="77777777" w:rsidR="000C1A2C" w:rsidRDefault="000C1A2C" w:rsidP="00CD6C95">
      <w:pPr>
        <w:autoSpaceDE w:val="0"/>
        <w:autoSpaceDN w:val="0"/>
        <w:adjustRightInd w:val="0"/>
        <w:spacing w:after="0" w:line="240" w:lineRule="auto"/>
        <w:rPr>
          <w:rFonts w:ascii="Cascadia Mono" w:hAnsi="Cascadia Mono" w:cs="Cascadia Mono"/>
          <w:color w:val="000000"/>
          <w:sz w:val="19"/>
          <w:szCs w:val="19"/>
          <w:lang w:val="en-US"/>
        </w:rPr>
      </w:pPr>
    </w:p>
    <w:p w14:paraId="1B23CCC9" w14:textId="2F80A913" w:rsidR="00700C26" w:rsidRDefault="001F4901"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Dans le header </w:t>
      </w:r>
      <w:r w:rsidR="0028741A">
        <w:rPr>
          <w:rFonts w:ascii="3DS V2" w:hAnsi="3DS V2"/>
          <w:noProof/>
          <w:sz w:val="24"/>
          <w:szCs w:val="24"/>
          <w:lang w:eastAsia="zh-CN"/>
        </w:rPr>
        <w:t>du</w:t>
      </w:r>
      <w:r>
        <w:rPr>
          <w:rFonts w:ascii="3DS V2" w:hAnsi="3DS V2"/>
          <w:noProof/>
          <w:sz w:val="24"/>
          <w:szCs w:val="24"/>
          <w:lang w:eastAsia="zh-CN"/>
        </w:rPr>
        <w:t xml:space="preserve"> panneau, </w:t>
      </w:r>
      <w:r w:rsidR="005A1551">
        <w:rPr>
          <w:rFonts w:ascii="3DS V2" w:hAnsi="3DS V2"/>
          <w:noProof/>
          <w:sz w:val="24"/>
          <w:szCs w:val="24"/>
          <w:lang w:eastAsia="zh-CN"/>
        </w:rPr>
        <w:t>li faut déclarer</w:t>
      </w:r>
      <w:r>
        <w:rPr>
          <w:rFonts w:ascii="3DS V2" w:hAnsi="3DS V2"/>
          <w:noProof/>
          <w:sz w:val="24"/>
          <w:szCs w:val="24"/>
          <w:lang w:eastAsia="zh-CN"/>
        </w:rPr>
        <w:t xml:space="preserve"> </w:t>
      </w:r>
      <w:r w:rsidR="005A1551">
        <w:rPr>
          <w:rFonts w:ascii="3DS V2" w:hAnsi="3DS V2"/>
          <w:noProof/>
          <w:sz w:val="24"/>
          <w:szCs w:val="24"/>
          <w:lang w:eastAsia="zh-CN"/>
        </w:rPr>
        <w:t xml:space="preserve">un membre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40636C">
        <w:rPr>
          <w:rFonts w:ascii="Cascadia Mono" w:hAnsi="Cascadia Mono" w:cs="Cascadia Mono"/>
          <w:noProof/>
          <w:color w:val="2B91AF"/>
          <w:sz w:val="20"/>
          <w:szCs w:val="20"/>
        </w:rPr>
        <w:t>CATVidCtlButton</w:t>
      </w:r>
      <w:r w:rsidRPr="0040636C">
        <w:rPr>
          <w:rFonts w:ascii="Cascadia Mono" w:hAnsi="Cascadia Mono" w:cs="Cascadia Mono"/>
          <w:color w:val="2B91AF"/>
          <w:sz w:val="20"/>
          <w:szCs w:val="20"/>
        </w:rPr>
        <w:t>*</w:t>
      </w:r>
      <w:r>
        <w:rPr>
          <w:rFonts w:ascii="3DS V2" w:hAnsi="3DS V2"/>
          <w:noProof/>
          <w:sz w:val="24"/>
          <w:szCs w:val="24"/>
          <w:lang w:eastAsia="zh-CN"/>
        </w:rPr>
        <w:t xml:space="preserve"> </w:t>
      </w:r>
      <w:r w:rsidR="005A1551">
        <w:rPr>
          <w:rFonts w:ascii="3DS V2" w:hAnsi="3DS V2"/>
          <w:noProof/>
          <w:sz w:val="24"/>
          <w:szCs w:val="24"/>
          <w:lang w:eastAsia="zh-CN"/>
        </w:rPr>
        <w:t>pour enregistrer ce bouton.</w:t>
      </w:r>
      <w:r>
        <w:rPr>
          <w:rFonts w:ascii="3DS V2" w:hAnsi="3DS V2"/>
          <w:noProof/>
          <w:sz w:val="24"/>
          <w:szCs w:val="24"/>
          <w:lang w:eastAsia="zh-CN"/>
        </w:rPr>
        <w:t xml:space="preserve"> </w:t>
      </w:r>
      <w:r w:rsidR="005A1551">
        <w:rPr>
          <w:rFonts w:ascii="3DS V2" w:hAnsi="3DS V2"/>
          <w:noProof/>
          <w:sz w:val="24"/>
          <w:szCs w:val="24"/>
          <w:lang w:eastAsia="zh-CN"/>
        </w:rPr>
        <w:t>Ici dans le ficher C++ correpondant, il</w:t>
      </w:r>
      <w:r>
        <w:rPr>
          <w:rFonts w:ascii="3DS V2" w:hAnsi="3DS V2"/>
          <w:noProof/>
          <w:sz w:val="24"/>
          <w:szCs w:val="24"/>
          <w:lang w:eastAsia="zh-CN"/>
        </w:rPr>
        <w:t xml:space="preserve"> est </w:t>
      </w:r>
      <w:del w:id="252" w:author="GOUTAUDIER Sébastien" w:date="2025-08-01T11:11:00Z">
        <w:r w:rsidDel="008B39E4">
          <w:rPr>
            <w:rFonts w:ascii="3DS V2" w:hAnsi="3DS V2"/>
            <w:noProof/>
            <w:sz w:val="24"/>
            <w:szCs w:val="24"/>
            <w:lang w:eastAsia="zh-CN"/>
          </w:rPr>
          <w:delText xml:space="preserve">posible </w:delText>
        </w:r>
      </w:del>
      <w:ins w:id="253" w:author="GOUTAUDIER Sébastien" w:date="2025-08-01T11:11:00Z">
        <w:r w:rsidR="008B39E4">
          <w:rPr>
            <w:rFonts w:ascii="3DS V2" w:hAnsi="3DS V2"/>
            <w:noProof/>
            <w:sz w:val="24"/>
            <w:szCs w:val="24"/>
            <w:lang w:eastAsia="zh-CN"/>
          </w:rPr>
          <w:t>possible</w:t>
        </w:r>
        <w:r w:rsidR="008B39E4">
          <w:rPr>
            <w:rFonts w:ascii="3DS V2" w:hAnsi="3DS V2"/>
            <w:noProof/>
            <w:sz w:val="24"/>
            <w:szCs w:val="24"/>
            <w:lang w:eastAsia="zh-CN"/>
          </w:rPr>
          <w:t xml:space="preserve"> </w:t>
        </w:r>
      </w:ins>
      <w:r>
        <w:rPr>
          <w:rFonts w:ascii="3DS V2" w:hAnsi="3DS V2"/>
          <w:noProof/>
          <w:sz w:val="24"/>
          <w:szCs w:val="24"/>
          <w:lang w:eastAsia="zh-CN"/>
        </w:rPr>
        <w:t>de récupérer le bouton que nous avons défini</w:t>
      </w:r>
      <w:r w:rsidR="005A1551">
        <w:rPr>
          <w:rFonts w:ascii="3DS V2" w:hAnsi="3DS V2"/>
          <w:noProof/>
          <w:sz w:val="24"/>
          <w:szCs w:val="24"/>
          <w:lang w:eastAsia="zh-CN"/>
        </w:rPr>
        <w:t xml:space="preserve"> dans le fichier .sypintro,</w:t>
      </w:r>
      <w:r>
        <w:rPr>
          <w:rFonts w:ascii="3DS V2" w:hAnsi="3DS V2"/>
          <w:noProof/>
          <w:sz w:val="24"/>
          <w:szCs w:val="24"/>
          <w:lang w:eastAsia="zh-CN"/>
        </w:rPr>
        <w:t xml:space="preserve"> avec la fonction </w:t>
      </w:r>
      <w:r w:rsidRPr="0040636C">
        <w:rPr>
          <w:rFonts w:ascii="Cascadia Mono" w:hAnsi="Cascadia Mono" w:cs="Cascadia Mono"/>
          <w:noProof/>
          <w:color w:val="000000"/>
          <w:sz w:val="19"/>
          <w:szCs w:val="19"/>
        </w:rPr>
        <w:t>RetrieveSypNamedObject</w:t>
      </w:r>
      <w:r w:rsidRPr="0040636C">
        <w:rPr>
          <w:rFonts w:ascii="Cascadia Mono" w:hAnsi="Cascadia Mono" w:cs="Cascadia Mono"/>
          <w:color w:val="000000"/>
          <w:sz w:val="19"/>
          <w:szCs w:val="19"/>
        </w:rPr>
        <w:t>()</w:t>
      </w:r>
      <w:r>
        <w:rPr>
          <w:rFonts w:ascii="3DS V2" w:hAnsi="3DS V2"/>
          <w:noProof/>
          <w:sz w:val="24"/>
          <w:szCs w:val="24"/>
          <w:lang w:eastAsia="zh-CN"/>
        </w:rPr>
        <w:t xml:space="preserve">. Elle retourne un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40636C">
        <w:rPr>
          <w:rFonts w:ascii="Cascadia Mono" w:hAnsi="Cascadia Mono" w:cs="Cascadia Mono"/>
          <w:color w:val="2B91AF"/>
          <w:sz w:val="20"/>
          <w:szCs w:val="20"/>
        </w:rPr>
        <w:t>CATBaseUnknown*</w:t>
      </w:r>
      <w:r w:rsidRPr="001F4901">
        <w:rPr>
          <w:rFonts w:ascii="3DS V2" w:hAnsi="3DS V2"/>
          <w:noProof/>
          <w:sz w:val="24"/>
          <w:szCs w:val="24"/>
          <w:lang w:eastAsia="zh-CN"/>
        </w:rPr>
        <w:t xml:space="preserve"> </w:t>
      </w:r>
      <w:r>
        <w:rPr>
          <w:rFonts w:ascii="3DS V2" w:hAnsi="3DS V2"/>
          <w:noProof/>
          <w:sz w:val="24"/>
          <w:szCs w:val="24"/>
          <w:lang w:eastAsia="zh-CN"/>
        </w:rPr>
        <w:t xml:space="preserve">qui </w:t>
      </w:r>
      <w:r w:rsidR="005A1551">
        <w:rPr>
          <w:rFonts w:ascii="3DS V2" w:hAnsi="3DS V2"/>
          <w:noProof/>
          <w:sz w:val="24"/>
          <w:szCs w:val="24"/>
          <w:lang w:eastAsia="zh-CN"/>
        </w:rPr>
        <w:t xml:space="preserve">peut être </w:t>
      </w:r>
      <w:del w:id="254" w:author="GOUTAUDIER Sébastien" w:date="2025-08-01T11:11:00Z">
        <w:r w:rsidDel="00552B35">
          <w:rPr>
            <w:rFonts w:ascii="3DS V2" w:hAnsi="3DS V2"/>
            <w:noProof/>
            <w:sz w:val="24"/>
            <w:szCs w:val="24"/>
            <w:lang w:eastAsia="zh-CN"/>
          </w:rPr>
          <w:delText>convert</w:delText>
        </w:r>
        <w:r w:rsidR="005A1551" w:rsidDel="00552B35">
          <w:rPr>
            <w:rFonts w:ascii="3DS V2" w:hAnsi="3DS V2"/>
            <w:noProof/>
            <w:sz w:val="24"/>
            <w:szCs w:val="24"/>
            <w:lang w:eastAsia="zh-CN"/>
          </w:rPr>
          <w:delText xml:space="preserve">ir </w:delText>
        </w:r>
      </w:del>
      <w:ins w:id="255" w:author="GOUTAUDIER Sébastien" w:date="2025-08-01T11:11:00Z">
        <w:r w:rsidR="00552B35">
          <w:rPr>
            <w:rFonts w:ascii="3DS V2" w:hAnsi="3DS V2"/>
            <w:noProof/>
            <w:sz w:val="24"/>
            <w:szCs w:val="24"/>
            <w:lang w:eastAsia="zh-CN"/>
          </w:rPr>
          <w:t>converti</w:t>
        </w:r>
        <w:r w:rsidR="00552B35">
          <w:rPr>
            <w:rFonts w:ascii="3DS V2" w:hAnsi="3DS V2"/>
            <w:noProof/>
            <w:sz w:val="24"/>
            <w:szCs w:val="24"/>
            <w:lang w:eastAsia="zh-CN"/>
          </w:rPr>
          <w:t xml:space="preserve"> </w:t>
        </w:r>
      </w:ins>
      <w:r w:rsidR="005A1551">
        <w:rPr>
          <w:rFonts w:ascii="3DS V2" w:hAnsi="3DS V2"/>
          <w:noProof/>
          <w:sz w:val="24"/>
          <w:szCs w:val="24"/>
          <w:lang w:eastAsia="zh-CN"/>
        </w:rPr>
        <w:t>dynamiquement</w:t>
      </w:r>
      <w:r>
        <w:rPr>
          <w:rFonts w:ascii="3DS V2" w:hAnsi="3DS V2"/>
          <w:noProof/>
          <w:sz w:val="24"/>
          <w:szCs w:val="24"/>
          <w:lang w:eastAsia="zh-CN"/>
        </w:rPr>
        <w:t xml:space="preserve"> ver</w:t>
      </w:r>
      <w:ins w:id="256" w:author="GOUTAUDIER Sébastien" w:date="2025-08-01T11:11:00Z">
        <w:r w:rsidR="0078341B">
          <w:rPr>
            <w:rFonts w:ascii="3DS V2" w:hAnsi="3DS V2"/>
            <w:noProof/>
            <w:sz w:val="24"/>
            <w:szCs w:val="24"/>
            <w:lang w:eastAsia="zh-CN"/>
          </w:rPr>
          <w:t>s</w:t>
        </w:r>
      </w:ins>
      <w:r>
        <w:rPr>
          <w:rFonts w:ascii="3DS V2" w:hAnsi="3DS V2"/>
          <w:noProof/>
          <w:sz w:val="24"/>
          <w:szCs w:val="24"/>
          <w:lang w:eastAsia="zh-CN"/>
        </w:rPr>
        <w:t xml:space="preserve"> le type </w:t>
      </w:r>
      <w:r w:rsidRPr="0040636C">
        <w:rPr>
          <w:rFonts w:ascii="Cascadia Mono" w:hAnsi="Cascadia Mono" w:cs="Cascadia Mono"/>
          <w:color w:val="2B91AF"/>
          <w:sz w:val="20"/>
          <w:szCs w:val="20"/>
        </w:rPr>
        <w:t>CATVidCtlButton*</w:t>
      </w:r>
      <w:r>
        <w:rPr>
          <w:rFonts w:ascii="3DS V2" w:hAnsi="3DS V2"/>
          <w:noProof/>
          <w:sz w:val="24"/>
          <w:szCs w:val="24"/>
          <w:lang w:eastAsia="zh-CN"/>
        </w:rPr>
        <w:t>.</w:t>
      </w:r>
      <w:r w:rsidR="005A1551">
        <w:rPr>
          <w:rFonts w:ascii="3DS V2" w:hAnsi="3DS V2"/>
          <w:noProof/>
          <w:sz w:val="24"/>
          <w:szCs w:val="24"/>
          <w:lang w:eastAsia="zh-CN"/>
        </w:rPr>
        <w:t xml:space="preserve"> </w:t>
      </w:r>
      <w:r w:rsidR="00E54ED4">
        <w:rPr>
          <w:rFonts w:ascii="3DS V2" w:hAnsi="3DS V2"/>
          <w:noProof/>
          <w:sz w:val="24"/>
          <w:szCs w:val="24"/>
          <w:lang w:eastAsia="zh-CN"/>
        </w:rPr>
        <w:t xml:space="preserve"> </w:t>
      </w:r>
    </w:p>
    <w:p w14:paraId="490F4797" w14:textId="77777777" w:rsidR="00700C26" w:rsidRDefault="00700C26" w:rsidP="00CD6C95">
      <w:pPr>
        <w:autoSpaceDE w:val="0"/>
        <w:autoSpaceDN w:val="0"/>
        <w:adjustRightInd w:val="0"/>
        <w:spacing w:after="0" w:line="240" w:lineRule="auto"/>
        <w:rPr>
          <w:rFonts w:ascii="3DS V2" w:hAnsi="3DS V2"/>
          <w:sz w:val="24"/>
          <w:szCs w:val="24"/>
          <w:lang w:eastAsia="zh-CN"/>
        </w:rPr>
      </w:pPr>
    </w:p>
    <w:p w14:paraId="4A7C776F" w14:textId="003977CC" w:rsidR="00FB3187" w:rsidRDefault="00E54ED4"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L’</w:t>
      </w:r>
      <w:r w:rsidR="00D8678C">
        <w:rPr>
          <w:rFonts w:ascii="3DS V2" w:hAnsi="3DS V2"/>
          <w:noProof/>
          <w:sz w:val="24"/>
          <w:szCs w:val="24"/>
          <w:lang w:eastAsia="zh-CN"/>
        </w:rPr>
        <w:t>événement</w:t>
      </w:r>
      <w:r>
        <w:rPr>
          <w:rFonts w:ascii="3DS V2" w:hAnsi="3DS V2"/>
          <w:noProof/>
          <w:sz w:val="24"/>
          <w:szCs w:val="24"/>
          <w:lang w:eastAsia="zh-CN"/>
        </w:rPr>
        <w:t xml:space="preserve"> </w:t>
      </w:r>
      <w:r w:rsidRPr="000C1A2C">
        <w:rPr>
          <w:rFonts w:ascii="Cascadia Mono" w:hAnsi="Cascadia Mono" w:cs="Cascadia Mono"/>
          <w:noProof/>
          <w:color w:val="0000FF"/>
          <w:sz w:val="19"/>
          <w:szCs w:val="19"/>
        </w:rPr>
        <w:t>OnCable2ConnectorAllocationClick</w:t>
      </w:r>
      <w:r>
        <w:rPr>
          <w:rFonts w:ascii="3DS V2" w:hAnsi="3DS V2"/>
          <w:noProof/>
          <w:sz w:val="24"/>
          <w:szCs w:val="24"/>
          <w:lang w:eastAsia="zh-CN"/>
        </w:rPr>
        <w:t xml:space="preserve">, qui </w:t>
      </w:r>
      <w:r w:rsidR="002D3616">
        <w:rPr>
          <w:rFonts w:ascii="3DS V2" w:hAnsi="3DS V2"/>
          <w:noProof/>
          <w:sz w:val="24"/>
          <w:szCs w:val="24"/>
          <w:lang w:eastAsia="zh-CN"/>
        </w:rPr>
        <w:t>est</w:t>
      </w:r>
      <w:r>
        <w:rPr>
          <w:rFonts w:ascii="3DS V2" w:hAnsi="3DS V2"/>
          <w:noProof/>
          <w:sz w:val="24"/>
          <w:szCs w:val="24"/>
          <w:lang w:eastAsia="zh-CN"/>
        </w:rPr>
        <w:t xml:space="preserve"> associé avec le</w:t>
      </w:r>
      <w:r w:rsidR="002D3616">
        <w:rPr>
          <w:rFonts w:ascii="3DS V2" w:hAnsi="3DS V2"/>
          <w:noProof/>
          <w:sz w:val="24"/>
          <w:szCs w:val="24"/>
          <w:lang w:eastAsia="zh-CN"/>
        </w:rPr>
        <w:t xml:space="preserve"> clique gauche </w:t>
      </w:r>
      <w:del w:id="257" w:author="GOUTAUDIER Sébastien" w:date="2025-08-01T11:12:00Z">
        <w:r w:rsidR="002D3616" w:rsidDel="00122F38">
          <w:rPr>
            <w:rFonts w:ascii="3DS V2" w:hAnsi="3DS V2"/>
            <w:noProof/>
            <w:sz w:val="24"/>
            <w:szCs w:val="24"/>
            <w:lang w:eastAsia="zh-CN"/>
          </w:rPr>
          <w:delText>de</w:delText>
        </w:r>
        <w:r w:rsidDel="00122F38">
          <w:rPr>
            <w:rFonts w:ascii="3DS V2" w:hAnsi="3DS V2"/>
            <w:noProof/>
            <w:sz w:val="24"/>
            <w:szCs w:val="24"/>
            <w:lang w:eastAsia="zh-CN"/>
          </w:rPr>
          <w:delText xml:space="preserve"> </w:delText>
        </w:r>
      </w:del>
      <w:ins w:id="258" w:author="GOUTAUDIER Sébastien" w:date="2025-08-01T11:12:00Z">
        <w:r w:rsidR="00122F38">
          <w:rPr>
            <w:rFonts w:ascii="3DS V2" w:hAnsi="3DS V2"/>
            <w:noProof/>
            <w:sz w:val="24"/>
            <w:szCs w:val="24"/>
            <w:lang w:eastAsia="zh-CN"/>
          </w:rPr>
          <w:t>du</w:t>
        </w:r>
        <w:r w:rsidR="00122F38">
          <w:rPr>
            <w:rFonts w:ascii="3DS V2" w:hAnsi="3DS V2"/>
            <w:noProof/>
            <w:sz w:val="24"/>
            <w:szCs w:val="24"/>
            <w:lang w:eastAsia="zh-CN"/>
          </w:rPr>
          <w:t xml:space="preserve"> </w:t>
        </w:r>
      </w:ins>
      <w:r>
        <w:rPr>
          <w:rFonts w:ascii="3DS V2" w:hAnsi="3DS V2"/>
          <w:noProof/>
          <w:sz w:val="24"/>
          <w:szCs w:val="24"/>
          <w:lang w:eastAsia="zh-CN"/>
        </w:rPr>
        <w:t xml:space="preserve">bouton </w:t>
      </w:r>
      <w:r w:rsidRPr="00F84A8E">
        <w:rPr>
          <w:rFonts w:ascii="Cascadia Mono" w:hAnsi="Cascadia Mono" w:cs="Cascadia Mono"/>
          <w:noProof/>
          <w:color w:val="0000FF"/>
          <w:sz w:val="19"/>
          <w:szCs w:val="19"/>
        </w:rPr>
        <w:t>CableAllocationButton</w:t>
      </w:r>
      <w:r>
        <w:rPr>
          <w:rFonts w:ascii="3DS V2" w:hAnsi="3DS V2"/>
          <w:noProof/>
          <w:sz w:val="24"/>
          <w:szCs w:val="24"/>
          <w:lang w:eastAsia="zh-CN"/>
        </w:rPr>
        <w:t>, est défini aussi dans l</w:t>
      </w:r>
      <w:r w:rsidR="00700C26">
        <w:rPr>
          <w:rFonts w:ascii="3DS V2" w:hAnsi="3DS V2"/>
          <w:noProof/>
          <w:sz w:val="24"/>
          <w:szCs w:val="24"/>
          <w:lang w:eastAsia="zh-CN"/>
        </w:rPr>
        <w:t xml:space="preserve">a </w:t>
      </w:r>
      <w:del w:id="259" w:author="GOUTAUDIER Sébastien" w:date="2025-08-01T11:12:00Z">
        <w:r w:rsidR="00700C26" w:rsidDel="009E678C">
          <w:rPr>
            <w:rFonts w:ascii="3DS V2" w:hAnsi="3DS V2"/>
            <w:noProof/>
            <w:sz w:val="24"/>
            <w:szCs w:val="24"/>
            <w:lang w:eastAsia="zh-CN"/>
          </w:rPr>
          <w:delText>class</w:delText>
        </w:r>
        <w:r w:rsidDel="009E678C">
          <w:rPr>
            <w:rFonts w:ascii="3DS V2" w:hAnsi="3DS V2"/>
            <w:noProof/>
            <w:sz w:val="24"/>
            <w:szCs w:val="24"/>
            <w:lang w:eastAsia="zh-CN"/>
          </w:rPr>
          <w:delText xml:space="preserve"> </w:delText>
        </w:r>
      </w:del>
      <w:ins w:id="260" w:author="GOUTAUDIER Sébastien" w:date="2025-08-01T11:12:00Z">
        <w:r w:rsidR="009E678C">
          <w:rPr>
            <w:rFonts w:ascii="3DS V2" w:hAnsi="3DS V2"/>
            <w:noProof/>
            <w:sz w:val="24"/>
            <w:szCs w:val="24"/>
            <w:lang w:eastAsia="zh-CN"/>
          </w:rPr>
          <w:t>classe</w:t>
        </w:r>
        <w:r w:rsidR="009E678C">
          <w:rPr>
            <w:rFonts w:ascii="3DS V2" w:hAnsi="3DS V2"/>
            <w:noProof/>
            <w:sz w:val="24"/>
            <w:szCs w:val="24"/>
            <w:lang w:eastAsia="zh-CN"/>
          </w:rPr>
          <w:t xml:space="preserve"> </w:t>
        </w:r>
      </w:ins>
      <w:r>
        <w:rPr>
          <w:rFonts w:ascii="3DS V2" w:hAnsi="3DS V2"/>
          <w:noProof/>
          <w:sz w:val="24"/>
          <w:szCs w:val="24"/>
          <w:lang w:eastAsia="zh-CN"/>
        </w:rPr>
        <w:t>d</w:t>
      </w:r>
      <w:r w:rsidR="004B76DC">
        <w:rPr>
          <w:rFonts w:ascii="3DS V2" w:hAnsi="3DS V2"/>
          <w:noProof/>
          <w:sz w:val="24"/>
          <w:szCs w:val="24"/>
          <w:lang w:eastAsia="zh-CN"/>
        </w:rPr>
        <w:t>u</w:t>
      </w:r>
      <w:r>
        <w:rPr>
          <w:rFonts w:ascii="3DS V2" w:hAnsi="3DS V2"/>
          <w:noProof/>
          <w:sz w:val="24"/>
          <w:szCs w:val="24"/>
          <w:lang w:eastAsia="zh-CN"/>
        </w:rPr>
        <w:t xml:space="preserve"> panneau</w:t>
      </w:r>
      <w:r w:rsidR="00700C26">
        <w:rPr>
          <w:rFonts w:ascii="3DS V2" w:hAnsi="3DS V2"/>
          <w:noProof/>
          <w:sz w:val="24"/>
          <w:szCs w:val="24"/>
          <w:lang w:eastAsia="zh-CN"/>
        </w:rPr>
        <w:t xml:space="preserve">. </w:t>
      </w:r>
      <w:r w:rsidR="002D3616">
        <w:rPr>
          <w:rFonts w:ascii="3DS V2" w:hAnsi="3DS V2"/>
          <w:noProof/>
          <w:sz w:val="24"/>
          <w:szCs w:val="24"/>
          <w:lang w:eastAsia="zh-CN"/>
        </w:rPr>
        <w:t xml:space="preserve">On souhaite éxécuter la commande </w:t>
      </w:r>
      <w:r w:rsidR="002D3616" w:rsidRPr="0040636C">
        <w:rPr>
          <w:rFonts w:ascii="Cascadia Mono" w:hAnsi="Cascadia Mono" w:cs="Cascadia Mono"/>
          <w:color w:val="A31515"/>
          <w:sz w:val="19"/>
          <w:szCs w:val="19"/>
        </w:rPr>
        <w:t>CATELEditorCableToConnectorAllocationCmd</w:t>
      </w:r>
      <w:r w:rsidR="002D3616">
        <w:rPr>
          <w:rFonts w:ascii="3DS V2" w:hAnsi="3DS V2"/>
          <w:noProof/>
          <w:sz w:val="24"/>
          <w:szCs w:val="24"/>
          <w:lang w:eastAsia="zh-CN"/>
        </w:rPr>
        <w:t xml:space="preserve"> en cliquant le bouton. Pour</w:t>
      </w:r>
      <w:r>
        <w:rPr>
          <w:rFonts w:ascii="3DS V2" w:hAnsi="3DS V2"/>
          <w:noProof/>
          <w:sz w:val="24"/>
          <w:szCs w:val="24"/>
          <w:lang w:eastAsia="zh-CN"/>
        </w:rPr>
        <w:t xml:space="preserve"> récupère </w:t>
      </w:r>
      <w:r w:rsidR="002D3616">
        <w:rPr>
          <w:rFonts w:ascii="3DS V2" w:hAnsi="3DS V2"/>
          <w:noProof/>
          <w:sz w:val="24"/>
          <w:szCs w:val="24"/>
          <w:lang w:eastAsia="zh-CN"/>
        </w:rPr>
        <w:t xml:space="preserve">cette commande, il suffit de récupérer </w:t>
      </w:r>
      <w:r>
        <w:rPr>
          <w:rFonts w:ascii="3DS V2" w:hAnsi="3DS V2"/>
          <w:noProof/>
          <w:sz w:val="24"/>
          <w:szCs w:val="24"/>
          <w:lang w:eastAsia="zh-CN"/>
        </w:rPr>
        <w:t xml:space="preserve">son header </w:t>
      </w:r>
      <w:r w:rsidRPr="0040636C">
        <w:rPr>
          <w:rFonts w:ascii="Cascadia Mono" w:hAnsi="Cascadia Mono" w:cs="Cascadia Mono"/>
          <w:color w:val="A31515"/>
          <w:sz w:val="19"/>
          <w:szCs w:val="19"/>
        </w:rPr>
        <w:t>CATELEditorCableToConnectorAllocationHdr</w:t>
      </w:r>
      <w:r>
        <w:rPr>
          <w:rFonts w:ascii="3DS V2" w:hAnsi="3DS V2"/>
          <w:noProof/>
          <w:sz w:val="24"/>
          <w:szCs w:val="24"/>
          <w:lang w:eastAsia="zh-CN"/>
        </w:rPr>
        <w:t xml:space="preserve"> par la fonction </w:t>
      </w:r>
      <w:r w:rsidRPr="0040636C">
        <w:rPr>
          <w:rFonts w:ascii="Cascadia Mono" w:hAnsi="Cascadia Mono" w:cs="Cascadia Mono"/>
          <w:color w:val="000000"/>
          <w:sz w:val="19"/>
          <w:szCs w:val="19"/>
        </w:rPr>
        <w:t>GetHeaderFromList()</w:t>
      </w:r>
      <w:r w:rsidR="002D3616">
        <w:rPr>
          <w:rFonts w:ascii="3DS V2" w:hAnsi="3DS V2"/>
          <w:noProof/>
          <w:sz w:val="24"/>
          <w:szCs w:val="24"/>
          <w:lang w:eastAsia="zh-CN"/>
        </w:rPr>
        <w:t>. Comme on a enregistr</w:t>
      </w:r>
      <w:ins w:id="261" w:author="GOUTAUDIER Sébastien" w:date="2025-08-01T11:12:00Z">
        <w:r w:rsidR="00307DED">
          <w:rPr>
            <w:rFonts w:ascii="3DS V2" w:hAnsi="3DS V2"/>
            <w:noProof/>
            <w:sz w:val="24"/>
            <w:szCs w:val="24"/>
            <w:lang w:eastAsia="zh-CN"/>
          </w:rPr>
          <w:t>é</w:t>
        </w:r>
      </w:ins>
      <w:del w:id="262" w:author="GOUTAUDIER Sébastien" w:date="2025-08-01T11:12:00Z">
        <w:r w:rsidR="002D3616" w:rsidDel="00307DED">
          <w:rPr>
            <w:rFonts w:ascii="3DS V2" w:hAnsi="3DS V2"/>
            <w:noProof/>
            <w:sz w:val="24"/>
            <w:szCs w:val="24"/>
            <w:lang w:eastAsia="zh-CN"/>
          </w:rPr>
          <w:delText xml:space="preserve">er </w:delText>
        </w:r>
      </w:del>
      <w:r w:rsidR="002D3616">
        <w:rPr>
          <w:rFonts w:ascii="3DS V2" w:hAnsi="3DS V2"/>
          <w:noProof/>
          <w:sz w:val="24"/>
          <w:szCs w:val="24"/>
          <w:lang w:eastAsia="zh-CN"/>
        </w:rPr>
        <w:t xml:space="preserve">précédement ce header dans le « CATELEditorHeaders h », </w:t>
      </w:r>
      <w:r w:rsidR="006C602F">
        <w:rPr>
          <w:rFonts w:ascii="3DS V2" w:hAnsi="3DS V2"/>
          <w:noProof/>
          <w:sz w:val="24"/>
          <w:szCs w:val="24"/>
          <w:lang w:eastAsia="zh-CN"/>
        </w:rPr>
        <w:t xml:space="preserve">on trouvera </w:t>
      </w:r>
      <w:r>
        <w:rPr>
          <w:rFonts w:ascii="3DS V2" w:hAnsi="3DS V2"/>
          <w:noProof/>
          <w:sz w:val="24"/>
          <w:szCs w:val="24"/>
          <w:lang w:eastAsia="zh-CN"/>
        </w:rPr>
        <w:t xml:space="preserve">un pointeur du type </w:t>
      </w:r>
      <w:r w:rsidRPr="0040636C">
        <w:rPr>
          <w:rFonts w:ascii="Cascadia Mono" w:hAnsi="Cascadia Mono" w:cs="Cascadia Mono"/>
          <w:color w:val="2B91AF"/>
          <w:sz w:val="20"/>
          <w:szCs w:val="20"/>
        </w:rPr>
        <w:t>CATCommandHeader*</w:t>
      </w:r>
      <w:r w:rsidR="006C602F">
        <w:rPr>
          <w:rFonts w:ascii="3DS V2" w:hAnsi="3DS V2"/>
          <w:noProof/>
          <w:sz w:val="24"/>
          <w:szCs w:val="24"/>
          <w:lang w:eastAsia="zh-CN"/>
        </w:rPr>
        <w:t xml:space="preserve">, </w:t>
      </w:r>
      <w:r>
        <w:rPr>
          <w:rFonts w:ascii="3DS V2" w:hAnsi="3DS V2"/>
          <w:noProof/>
          <w:sz w:val="24"/>
          <w:szCs w:val="24"/>
          <w:lang w:eastAsia="zh-CN"/>
        </w:rPr>
        <w:t>qui a u</w:t>
      </w:r>
      <w:r w:rsidR="006C602F">
        <w:rPr>
          <w:rFonts w:ascii="3DS V2" w:hAnsi="3DS V2"/>
          <w:noProof/>
          <w:sz w:val="24"/>
          <w:szCs w:val="24"/>
          <w:lang w:eastAsia="zh-CN"/>
        </w:rPr>
        <w:t xml:space="preserve">ne méthode qui s’apelle </w:t>
      </w:r>
      <w:r w:rsidRPr="0040636C">
        <w:rPr>
          <w:rFonts w:ascii="Cascadia Mono" w:hAnsi="Cascadia Mono" w:cs="Cascadia Mono"/>
          <w:color w:val="000000"/>
          <w:sz w:val="19"/>
          <w:szCs w:val="19"/>
        </w:rPr>
        <w:t>StartCommand()</w:t>
      </w:r>
      <w:r>
        <w:rPr>
          <w:rFonts w:ascii="3DS V2" w:hAnsi="3DS V2"/>
          <w:noProof/>
          <w:sz w:val="24"/>
          <w:szCs w:val="24"/>
          <w:lang w:eastAsia="zh-CN"/>
        </w:rPr>
        <w:t xml:space="preserve"> pour lancer notre commande. </w:t>
      </w:r>
    </w:p>
    <w:p w14:paraId="739BD9B6" w14:textId="3B3681BC" w:rsidR="005D6F4E" w:rsidRDefault="0083501B"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lastRenderedPageBreak/>
        <w:drawing>
          <wp:anchor distT="0" distB="0" distL="114300" distR="114300" simplePos="0" relativeHeight="251710976" behindDoc="1" locked="0" layoutInCell="1" allowOverlap="1" wp14:anchorId="187AED55" wp14:editId="40CFB7D9">
            <wp:simplePos x="0" y="0"/>
            <wp:positionH relativeFrom="margin">
              <wp:align>center</wp:align>
            </wp:positionH>
            <wp:positionV relativeFrom="paragraph">
              <wp:posOffset>367018</wp:posOffset>
            </wp:positionV>
            <wp:extent cx="6007735" cy="5049520"/>
            <wp:effectExtent l="0" t="0" r="0" b="0"/>
            <wp:wrapTight wrapText="bothSides">
              <wp:wrapPolygon edited="0">
                <wp:start x="0" y="0"/>
                <wp:lineTo x="0" y="9290"/>
                <wp:lineTo x="15616" y="10431"/>
                <wp:lineTo x="15616" y="10675"/>
                <wp:lineTo x="17876" y="11734"/>
                <wp:lineTo x="0" y="11979"/>
                <wp:lineTo x="0" y="21513"/>
                <wp:lineTo x="21506" y="21513"/>
                <wp:lineTo x="21506" y="11979"/>
                <wp:lineTo x="19315" y="11734"/>
                <wp:lineTo x="21506" y="10757"/>
                <wp:lineTo x="2143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07735" cy="504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ACF86" w14:textId="6EF9F2CD" w:rsidR="005D6F4E" w:rsidRDefault="005D6F4E" w:rsidP="00CD6C95">
      <w:pPr>
        <w:autoSpaceDE w:val="0"/>
        <w:autoSpaceDN w:val="0"/>
        <w:adjustRightInd w:val="0"/>
        <w:spacing w:after="0" w:line="240" w:lineRule="auto"/>
        <w:rPr>
          <w:rFonts w:ascii="3DS V2" w:hAnsi="3DS V2"/>
          <w:noProof/>
          <w:sz w:val="24"/>
          <w:szCs w:val="24"/>
          <w:lang w:eastAsia="zh-CN"/>
        </w:rPr>
      </w:pPr>
    </w:p>
    <w:p w14:paraId="180CA41B" w14:textId="342B90D7"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387275F6" w:rsidR="005D6F4E" w:rsidRDefault="0083501B"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1A241E22">
                <wp:simplePos x="0" y="0"/>
                <wp:positionH relativeFrom="margin">
                  <wp:align>center</wp:align>
                </wp:positionH>
                <wp:positionV relativeFrom="paragraph">
                  <wp:posOffset>2796624</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02435BDD" w:rsidR="005D6F4E" w:rsidRPr="0052067F" w:rsidRDefault="005D6F4E" w:rsidP="005D6F4E">
                            <w:pPr>
                              <w:pStyle w:val="Caption"/>
                              <w:jc w:val="center"/>
                              <w:rPr>
                                <w:rFonts w:ascii="3DS V2" w:hAnsi="3DS V2"/>
                                <w:noProof/>
                                <w:sz w:val="24"/>
                                <w:szCs w:val="24"/>
                              </w:rPr>
                            </w:pPr>
                            <w:r>
                              <w:t xml:space="preserve">Figure </w:t>
                            </w:r>
                            <w:fldSimple w:instr=" SEQ Figure \* ARABIC ">
                              <w:r w:rsidR="004D4217">
                                <w:rPr>
                                  <w:noProof/>
                                </w:rPr>
                                <w:t>30</w:t>
                              </w:r>
                            </w:fldSimple>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42" type="#_x0000_t202" style="position:absolute;margin-left:0;margin-top:220.2pt;width:473.05pt;height:.05pt;z-index:-251603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" stroked="f">
                <v:textbox style="mso-fit-shape-to-text:t" inset="0,0,0,0">
                  <w:txbxContent>
                    <w:p w14:paraId="29252753" w14:textId="02435BDD" w:rsidR="005D6F4E" w:rsidRPr="0052067F" w:rsidRDefault="005D6F4E" w:rsidP="005D6F4E">
                      <w:pPr>
                        <w:pStyle w:val="Caption"/>
                        <w:jc w:val="center"/>
                        <w:rPr>
                          <w:rFonts w:ascii="3DS V2" w:hAnsi="3DS V2"/>
                          <w:noProof/>
                          <w:sz w:val="24"/>
                          <w:szCs w:val="24"/>
                        </w:rPr>
                      </w:pPr>
                      <w:r>
                        <w:t xml:space="preserve">Figure </w:t>
                      </w:r>
                      <w:fldSimple w:instr=" SEQ Figure \* ARABIC ">
                        <w:r w:rsidR="004D4217">
                          <w:rPr>
                            <w:noProof/>
                          </w:rPr>
                          <w:t>30</w:t>
                        </w:r>
                      </w:fldSimple>
                      <w:r>
                        <w:t xml:space="preserve"> : Mode de fonctionnement de la commande</w:t>
                      </w:r>
                    </w:p>
                  </w:txbxContent>
                </v:textbox>
                <w10:wrap type="tight" anchorx="margin"/>
              </v:shape>
            </w:pict>
          </mc:Fallback>
        </mc:AlternateContent>
      </w:r>
    </w:p>
    <w:p w14:paraId="73BA2259" w14:textId="69C04694" w:rsidR="00C7571A" w:rsidRPr="00AD36E0" w:rsidRDefault="00C7571A" w:rsidP="00F87C62">
      <w:pPr>
        <w:rPr>
          <w:rFonts w:ascii="3DS V2" w:hAnsi="3DS V2"/>
          <w:sz w:val="24"/>
          <w:szCs w:val="24"/>
          <w:lang w:eastAsia="zh-CN"/>
        </w:rPr>
      </w:pPr>
      <w:r w:rsidRPr="00F87C62">
        <w:rPr>
          <w:rFonts w:ascii="3DS V2" w:hAnsi="3DS V2"/>
          <w:noProof/>
          <w:sz w:val="16"/>
          <w:szCs w:val="16"/>
        </w:rPr>
        <w:br w:type="page"/>
      </w:r>
    </w:p>
    <w:p w14:paraId="644A0169" w14:textId="370C7805" w:rsidR="008D5545" w:rsidRDefault="003F0104" w:rsidP="008D5545">
      <w:pPr>
        <w:pStyle w:val="Heading3"/>
        <w:rPr>
          <w:rFonts w:ascii="3DS V2" w:hAnsi="3DS V2"/>
          <w:sz w:val="32"/>
          <w:szCs w:val="32"/>
        </w:rPr>
      </w:pPr>
      <w:bookmarkStart w:id="263" w:name="_Toc204887656"/>
      <w:r>
        <w:rPr>
          <w:rFonts w:ascii="3DS V2" w:hAnsi="3DS V2"/>
          <w:sz w:val="32"/>
          <w:szCs w:val="32"/>
        </w:rPr>
        <w:lastRenderedPageBreak/>
        <w:t>Nouvelle classe de cavité</w:t>
      </w:r>
      <w:r w:rsidR="00BD4FC0">
        <w:rPr>
          <w:rFonts w:ascii="3DS V2" w:hAnsi="3DS V2"/>
          <w:sz w:val="32"/>
          <w:szCs w:val="32"/>
        </w:rPr>
        <w:t>, câble et fil</w:t>
      </w:r>
      <w:bookmarkEnd w:id="263"/>
    </w:p>
    <w:p w14:paraId="795CECDF" w14:textId="1AA90DB6" w:rsidR="001F20EE" w:rsidDel="002D3D15" w:rsidRDefault="002D3D15" w:rsidP="001F20EE">
      <w:pPr>
        <w:rPr>
          <w:del w:id="264" w:author="GOUTAUDIER Sébastien" w:date="2025-08-01T11:13:00Z"/>
          <w:rFonts w:ascii="3DS V2" w:hAnsi="3DS V2"/>
          <w:sz w:val="24"/>
          <w:szCs w:val="24"/>
        </w:rPr>
      </w:pPr>
      <w:ins w:id="265" w:author="GOUTAUDIER Sébastien" w:date="2025-08-01T11:13:00Z">
        <w:r>
          <w:t>Dans CATIA, on distingue la notion d’objet « logique » de celle d’objet « physique ». Chacun possède sa propre définition et son propre comportement : le premier définit l’aspect logique (le fonctionnement ou le comportement), tandis que le second décrit les caractéristiques physiques.</w:t>
        </w:r>
      </w:ins>
      <w:del w:id="266" w:author="GOUTAUDIER Sébastien" w:date="2025-08-01T11:13:00Z">
        <w:r w:rsidR="002123CA" w:rsidRPr="00766471" w:rsidDel="002D3D15">
          <w:rPr>
            <w:rFonts w:ascii="3DS V2" w:hAnsi="3DS V2"/>
            <w:sz w:val="24"/>
            <w:szCs w:val="24"/>
          </w:rPr>
          <w:delText xml:space="preserve">Dans </w:delText>
        </w:r>
        <w:r w:rsidR="00FF0D6A" w:rsidDel="002D3D15">
          <w:rPr>
            <w:rFonts w:ascii="3DS V2" w:hAnsi="3DS V2"/>
            <w:sz w:val="24"/>
            <w:szCs w:val="24"/>
          </w:rPr>
          <w:delText>CATIA</w:delText>
        </w:r>
        <w:r w:rsidR="002123CA" w:rsidRPr="00766471" w:rsidDel="002D3D15">
          <w:rPr>
            <w:rFonts w:ascii="3DS V2" w:hAnsi="3DS V2"/>
            <w:sz w:val="24"/>
            <w:szCs w:val="24"/>
          </w:rPr>
          <w:delText xml:space="preserve">, </w:delText>
        </w:r>
        <w:r w:rsidR="000176DA" w:rsidDel="002D3D15">
          <w:rPr>
            <w:rFonts w:ascii="3DS V2" w:hAnsi="3DS V2"/>
            <w:sz w:val="24"/>
            <w:szCs w:val="24"/>
          </w:rPr>
          <w:delText xml:space="preserve">nous </w:delText>
        </w:r>
        <w:r w:rsidR="007551F9" w:rsidDel="002D3D15">
          <w:rPr>
            <w:rFonts w:ascii="3DS V2" w:hAnsi="3DS V2"/>
            <w:sz w:val="24"/>
            <w:szCs w:val="24"/>
          </w:rPr>
          <w:delText>distinguons</w:delText>
        </w:r>
        <w:r w:rsidR="000176DA" w:rsidDel="002D3D15">
          <w:rPr>
            <w:rFonts w:ascii="3DS V2" w:hAnsi="3DS V2"/>
            <w:sz w:val="24"/>
            <w:szCs w:val="24"/>
          </w:rPr>
          <w:delText xml:space="preserve"> la notion d’objet « logique » et d’objets « physique »</w:delText>
        </w:r>
        <w:r w:rsidR="002123CA" w:rsidRPr="00766471" w:rsidDel="002D3D15">
          <w:rPr>
            <w:rFonts w:ascii="3DS V2" w:hAnsi="3DS V2"/>
            <w:sz w:val="24"/>
            <w:szCs w:val="24"/>
          </w:rPr>
          <w:delText xml:space="preserve">. Chacun </w:delText>
        </w:r>
        <w:r w:rsidR="00EE4F2E" w:rsidDel="002D3D15">
          <w:rPr>
            <w:rFonts w:ascii="3DS V2" w:hAnsi="3DS V2"/>
            <w:sz w:val="24"/>
            <w:szCs w:val="24"/>
          </w:rPr>
          <w:delText xml:space="preserve">a </w:delText>
        </w:r>
        <w:r w:rsidR="002123CA" w:rsidRPr="00766471" w:rsidDel="002D3D15">
          <w:rPr>
            <w:rFonts w:ascii="3DS V2" w:hAnsi="3DS V2"/>
            <w:sz w:val="24"/>
            <w:szCs w:val="24"/>
          </w:rPr>
          <w:delText xml:space="preserve">sa </w:delText>
        </w:r>
        <w:r w:rsidR="00EE4F2E" w:rsidDel="002D3D15">
          <w:rPr>
            <w:rFonts w:ascii="3DS V2" w:hAnsi="3DS V2"/>
            <w:sz w:val="24"/>
            <w:szCs w:val="24"/>
          </w:rPr>
          <w:delText xml:space="preserve">propre </w:delText>
        </w:r>
        <w:r w:rsidR="002123CA" w:rsidRPr="00766471" w:rsidDel="002D3D15">
          <w:rPr>
            <w:rFonts w:ascii="3DS V2" w:hAnsi="3DS V2"/>
            <w:sz w:val="24"/>
            <w:szCs w:val="24"/>
          </w:rPr>
          <w:delText xml:space="preserve">définition et comportement. </w:delText>
        </w:r>
        <w:r w:rsidR="001F20EE" w:rsidDel="002D3D15">
          <w:rPr>
            <w:rFonts w:ascii="3DS V2" w:hAnsi="3DS V2"/>
            <w:sz w:val="24"/>
            <w:szCs w:val="24"/>
          </w:rPr>
          <w:delText>L’un définit, la logique (le comportement), l’autre les caractéristiques physiques.</w:delText>
        </w:r>
      </w:del>
    </w:p>
    <w:p w14:paraId="14E2F571" w14:textId="65794332" w:rsidR="008D5545" w:rsidRPr="00766471" w:rsidRDefault="00D3668D" w:rsidP="008D5545">
      <w:pPr>
        <w:rPr>
          <w:rFonts w:ascii="3DS V2" w:hAnsi="3DS V2"/>
          <w:sz w:val="24"/>
          <w:szCs w:val="24"/>
        </w:rPr>
      </w:pPr>
      <w:r w:rsidRPr="00766471">
        <w:rPr>
          <w:rFonts w:ascii="3DS V2" w:hAnsi="3DS V2"/>
          <w:sz w:val="24"/>
          <w:szCs w:val="24"/>
        </w:rPr>
        <w:t>Cependant</w:t>
      </w:r>
      <w:r w:rsidR="002123CA" w:rsidRPr="00766471">
        <w:rPr>
          <w:rFonts w:ascii="3DS V2" w:hAnsi="3DS V2"/>
          <w:sz w:val="24"/>
          <w:szCs w:val="24"/>
        </w:rPr>
        <w:t>,</w:t>
      </w:r>
      <w:r w:rsidR="00A137D6">
        <w:rPr>
          <w:rFonts w:ascii="3DS V2" w:hAnsi="3DS V2"/>
          <w:sz w:val="24"/>
          <w:szCs w:val="24"/>
        </w:rPr>
        <w:t xml:space="preserve"> dans le contexte d’</w:t>
      </w:r>
      <w:ins w:id="267" w:author="GOUTAUDIER Sébastien" w:date="2025-08-01T11:13:00Z">
        <w:r w:rsidR="00925757">
          <w:rPr>
            <w:rFonts w:ascii="3DS V2" w:hAnsi="3DS V2"/>
            <w:sz w:val="24"/>
            <w:szCs w:val="24"/>
          </w:rPr>
          <w:t>E</w:t>
        </w:r>
      </w:ins>
      <w:del w:id="268" w:author="GOUTAUDIER Sébastien" w:date="2025-08-01T11:13:00Z">
        <w:r w:rsidR="00A137D6" w:rsidRPr="009D4812" w:rsidDel="00925757">
          <w:rPr>
            <w:rFonts w:ascii="3DS V2" w:hAnsi="3DS V2"/>
            <w:sz w:val="24"/>
            <w:szCs w:val="24"/>
          </w:rPr>
          <w:delText>e</w:delText>
        </w:r>
      </w:del>
      <w:r w:rsidR="00A137D6" w:rsidRPr="009D4812">
        <w:rPr>
          <w:rFonts w:ascii="3DS V2" w:hAnsi="3DS V2"/>
          <w:sz w:val="24"/>
          <w:szCs w:val="24"/>
        </w:rPr>
        <w:t>lectrical system design</w:t>
      </w:r>
      <w:r w:rsidR="00A137D6">
        <w:rPr>
          <w:rFonts w:ascii="3DS V2" w:hAnsi="3DS V2"/>
          <w:sz w:val="24"/>
          <w:szCs w:val="24"/>
        </w:rPr>
        <w:t>,</w:t>
      </w:r>
      <w:r w:rsidR="002123CA" w:rsidRPr="00766471">
        <w:rPr>
          <w:rFonts w:ascii="3DS V2" w:hAnsi="3DS V2"/>
          <w:sz w:val="24"/>
          <w:szCs w:val="24"/>
        </w:rPr>
        <w:t xml:space="preserve"> ces deux types d’objet</w:t>
      </w:r>
      <w:ins w:id="269" w:author="GOUTAUDIER Sébastien" w:date="2025-08-01T11:13:00Z">
        <w:r w:rsidR="00DC2838">
          <w:rPr>
            <w:rFonts w:ascii="3DS V2" w:hAnsi="3DS V2"/>
            <w:sz w:val="24"/>
            <w:szCs w:val="24"/>
          </w:rPr>
          <w:t>s</w:t>
        </w:r>
      </w:ins>
      <w:r w:rsidR="002123CA" w:rsidRPr="00766471">
        <w:rPr>
          <w:rFonts w:ascii="3DS V2" w:hAnsi="3DS V2"/>
          <w:sz w:val="24"/>
          <w:szCs w:val="24"/>
        </w:rPr>
        <w:t xml:space="preserve"> portent le même nom</w:t>
      </w:r>
      <w:r w:rsidR="00BE562A" w:rsidRPr="00766471">
        <w:rPr>
          <w:rFonts w:ascii="3DS V2" w:hAnsi="3DS V2"/>
          <w:sz w:val="24"/>
          <w:szCs w:val="24"/>
        </w:rPr>
        <w:t>, i</w:t>
      </w:r>
      <w:r w:rsidR="002123CA" w:rsidRPr="00766471">
        <w:rPr>
          <w:rFonts w:ascii="3DS V2" w:hAnsi="3DS V2"/>
          <w:sz w:val="24"/>
          <w:szCs w:val="24"/>
        </w:rPr>
        <w:t xml:space="preserve">ls sont donc </w:t>
      </w:r>
      <w:r w:rsidR="008021B5" w:rsidRPr="00766471">
        <w:rPr>
          <w:rFonts w:ascii="3DS V2" w:hAnsi="3DS V2"/>
          <w:sz w:val="24"/>
          <w:szCs w:val="24"/>
        </w:rPr>
        <w:t>reliés</w:t>
      </w:r>
      <w:r w:rsidR="002123CA" w:rsidRPr="00766471">
        <w:rPr>
          <w:rFonts w:ascii="3DS V2" w:hAnsi="3DS V2"/>
          <w:sz w:val="24"/>
          <w:szCs w:val="24"/>
        </w:rPr>
        <w:t xml:space="preserve"> par ce nom</w:t>
      </w:r>
      <w:r w:rsidR="00BE562A" w:rsidRPr="00766471">
        <w:rPr>
          <w:rFonts w:ascii="3DS V2" w:hAnsi="3DS V2"/>
          <w:sz w:val="24"/>
          <w:szCs w:val="24"/>
        </w:rPr>
        <w:t xml:space="preserve"> en commun</w:t>
      </w:r>
      <w:r w:rsidR="002123CA" w:rsidRPr="00766471">
        <w:rPr>
          <w:rFonts w:ascii="3DS V2" w:hAnsi="3DS V2"/>
          <w:sz w:val="24"/>
          <w:szCs w:val="24"/>
        </w:rPr>
        <w:t xml:space="preserve">. </w:t>
      </w:r>
      <w:r w:rsidR="00C752B1">
        <w:rPr>
          <w:rFonts w:ascii="3DS V2" w:hAnsi="3DS V2"/>
          <w:sz w:val="24"/>
          <w:szCs w:val="24"/>
        </w:rPr>
        <w:t>Notre projet d’</w:t>
      </w:r>
      <w:r w:rsidR="00611CA0">
        <w:rPr>
          <w:rFonts w:ascii="3DS V2" w:hAnsi="3DS V2"/>
          <w:sz w:val="24"/>
          <w:szCs w:val="24"/>
        </w:rPr>
        <w:t xml:space="preserve">allocation automatique </w:t>
      </w:r>
      <w:r w:rsidR="001B7AEA" w:rsidRPr="00766471">
        <w:rPr>
          <w:rFonts w:ascii="3DS V2" w:hAnsi="3DS V2"/>
          <w:sz w:val="24"/>
          <w:szCs w:val="24"/>
        </w:rPr>
        <w:t>est un projet mixte entre le niveau « </w:t>
      </w:r>
      <w:r w:rsidR="001B7AEA" w:rsidRPr="0040636C">
        <w:rPr>
          <w:rFonts w:ascii="3DS V2" w:hAnsi="3DS V2"/>
          <w:sz w:val="24"/>
          <w:szCs w:val="24"/>
        </w:rPr>
        <w:t>logical</w:t>
      </w:r>
      <w:r w:rsidR="001B7AEA" w:rsidRPr="00766471">
        <w:rPr>
          <w:rFonts w:ascii="3DS V2" w:hAnsi="3DS V2"/>
          <w:sz w:val="24"/>
          <w:szCs w:val="24"/>
        </w:rPr>
        <w:t> » et le niveau « </w:t>
      </w:r>
      <w:r w:rsidR="001B7AEA" w:rsidRPr="0040636C">
        <w:rPr>
          <w:rFonts w:ascii="3DS V2" w:hAnsi="3DS V2"/>
          <w:sz w:val="24"/>
          <w:szCs w:val="24"/>
        </w:rPr>
        <w:t>physical</w:t>
      </w:r>
      <w:r w:rsidR="001B7AEA" w:rsidRPr="00766471">
        <w:rPr>
          <w:rFonts w:ascii="3DS V2" w:hAnsi="3DS V2"/>
          <w:sz w:val="24"/>
          <w:szCs w:val="24"/>
        </w:rPr>
        <w:t> »</w:t>
      </w:r>
      <w:r w:rsidR="00611CA0">
        <w:rPr>
          <w:rFonts w:ascii="3DS V2" w:hAnsi="3DS V2"/>
          <w:sz w:val="24"/>
          <w:szCs w:val="24"/>
        </w:rPr>
        <w:t xml:space="preserve">, elle </w:t>
      </w:r>
      <w:r w:rsidR="00067A08" w:rsidRPr="00766471">
        <w:rPr>
          <w:rFonts w:ascii="3DS V2" w:hAnsi="3DS V2"/>
          <w:sz w:val="24"/>
          <w:szCs w:val="24"/>
        </w:rPr>
        <w:t xml:space="preserve">a besoin </w:t>
      </w:r>
      <w:r w:rsidR="00E105F7">
        <w:rPr>
          <w:rFonts w:ascii="3DS V2" w:hAnsi="3DS V2"/>
          <w:sz w:val="24"/>
          <w:szCs w:val="24"/>
        </w:rPr>
        <w:t xml:space="preserve">de </w:t>
      </w:r>
      <w:r w:rsidR="00067A08" w:rsidRPr="00766471">
        <w:rPr>
          <w:rFonts w:ascii="3DS V2" w:hAnsi="3DS V2"/>
          <w:sz w:val="24"/>
          <w:szCs w:val="24"/>
        </w:rPr>
        <w:t xml:space="preserve">ces deux </w:t>
      </w:r>
      <w:ins w:id="270" w:author="GOUTAUDIER Sébastien" w:date="2025-08-01T11:13:00Z">
        <w:r w:rsidR="00860621">
          <w:rPr>
            <w:rFonts w:ascii="3DS V2" w:hAnsi="3DS V2"/>
            <w:sz w:val="24"/>
            <w:szCs w:val="24"/>
          </w:rPr>
          <w:t xml:space="preserve">types </w:t>
        </w:r>
      </w:ins>
      <w:r w:rsidR="00067A08" w:rsidRPr="00766471">
        <w:rPr>
          <w:rFonts w:ascii="3DS V2" w:hAnsi="3DS V2"/>
          <w:sz w:val="24"/>
          <w:szCs w:val="24"/>
        </w:rPr>
        <w:t xml:space="preserve">objets </w:t>
      </w:r>
      <w:r w:rsidR="007C184F">
        <w:rPr>
          <w:rFonts w:ascii="3DS V2" w:hAnsi="3DS V2"/>
          <w:sz w:val="24"/>
          <w:szCs w:val="24"/>
        </w:rPr>
        <w:t>de cavité</w:t>
      </w:r>
      <w:r w:rsidR="002E670D">
        <w:rPr>
          <w:rFonts w:ascii="3DS V2" w:hAnsi="3DS V2"/>
          <w:sz w:val="24"/>
          <w:szCs w:val="24"/>
        </w:rPr>
        <w:t>. En effet, l</w:t>
      </w:r>
      <w:r w:rsidR="007C184F">
        <w:rPr>
          <w:rFonts w:ascii="3DS V2" w:hAnsi="3DS V2"/>
          <w:sz w:val="24"/>
          <w:szCs w:val="24"/>
        </w:rPr>
        <w:t>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BC62CA">
        <w:rPr>
          <w:rFonts w:ascii="3DS V2" w:hAnsi="3DS V2"/>
          <w:sz w:val="24"/>
          <w:szCs w:val="24"/>
        </w:rPr>
        <w:t>sa connexion avec le fil</w:t>
      </w:r>
      <w:r w:rsidR="004E5B9D" w:rsidRPr="00766471">
        <w:rPr>
          <w:rFonts w:ascii="3DS V2" w:hAnsi="3DS V2"/>
          <w:sz w:val="24"/>
          <w:szCs w:val="24"/>
        </w:rPr>
        <w:t xml:space="preserve">.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w:t>
      </w:r>
      <w:del w:id="271" w:author="GOUTAUDIER Sébastien" w:date="2025-08-01T11:13:00Z">
        <w:r w:rsidR="00620607" w:rsidRPr="00766471" w:rsidDel="00860621">
          <w:rPr>
            <w:rFonts w:ascii="3DS V2" w:hAnsi="3DS V2"/>
            <w:sz w:val="24"/>
            <w:szCs w:val="24"/>
          </w:rPr>
          <w:delText xml:space="preserve">procède </w:delText>
        </w:r>
      </w:del>
      <w:ins w:id="272" w:author="GOUTAUDIER Sébastien" w:date="2025-08-01T11:13:00Z">
        <w:r w:rsidR="00860621">
          <w:rPr>
            <w:rFonts w:ascii="3DS V2" w:hAnsi="3DS V2"/>
            <w:sz w:val="24"/>
            <w:szCs w:val="24"/>
          </w:rPr>
          <w:t>connait</w:t>
        </w:r>
        <w:r w:rsidR="00860621" w:rsidRPr="00766471">
          <w:rPr>
            <w:rFonts w:ascii="3DS V2" w:hAnsi="3DS V2"/>
            <w:sz w:val="24"/>
            <w:szCs w:val="24"/>
          </w:rPr>
          <w:t xml:space="preserve"> </w:t>
        </w:r>
      </w:ins>
      <w:r w:rsidR="00301905">
        <w:rPr>
          <w:rFonts w:ascii="3DS V2" w:hAnsi="3DS V2"/>
          <w:sz w:val="24"/>
          <w:szCs w:val="24"/>
        </w:rPr>
        <w:t>ses</w:t>
      </w:r>
      <w:r w:rsidR="00620607" w:rsidRPr="00766471">
        <w:rPr>
          <w:rFonts w:ascii="3DS V2" w:hAnsi="3DS V2"/>
          <w:sz w:val="24"/>
          <w:szCs w:val="24"/>
        </w:rPr>
        <w:t xml:space="preserve"> coordonnée</w:t>
      </w:r>
      <w:r w:rsidR="00301905">
        <w:rPr>
          <w:rFonts w:ascii="3DS V2" w:hAnsi="3DS V2"/>
          <w:sz w:val="24"/>
          <w:szCs w:val="24"/>
        </w:rPr>
        <w:t>s</w:t>
      </w:r>
      <w:r w:rsidR="00620607" w:rsidRPr="00766471">
        <w:rPr>
          <w:rFonts w:ascii="3DS V2" w:hAnsi="3DS V2"/>
          <w:sz w:val="24"/>
          <w:szCs w:val="24"/>
        </w:rPr>
        <w:t xml:space="preserve"> </w:t>
      </w:r>
      <w:r w:rsidR="00301905">
        <w:rPr>
          <w:rFonts w:ascii="3DS V2" w:hAnsi="3DS V2"/>
          <w:sz w:val="24"/>
          <w:szCs w:val="24"/>
        </w:rPr>
        <w:t>« </w:t>
      </w:r>
      <w:r w:rsidR="00620607" w:rsidRPr="00766471">
        <w:rPr>
          <w:rFonts w:ascii="3DS V2" w:hAnsi="3DS V2"/>
          <w:sz w:val="24"/>
          <w:szCs w:val="24"/>
        </w:rPr>
        <w:t>3D</w:t>
      </w:r>
      <w:r w:rsidR="00301905">
        <w:rPr>
          <w:rFonts w:ascii="3DS V2" w:hAnsi="3DS V2"/>
          <w:sz w:val="24"/>
          <w:szCs w:val="24"/>
        </w:rPr>
        <w:t> »</w:t>
      </w:r>
      <w:r w:rsidR="00620607" w:rsidRPr="00766471">
        <w:rPr>
          <w:rFonts w:ascii="3DS V2" w:hAnsi="3DS V2"/>
          <w:sz w:val="24"/>
          <w:szCs w:val="24"/>
        </w:rPr>
        <w:t xml:space="preserve">, </w:t>
      </w:r>
      <w:r w:rsidR="00BB1BD6">
        <w:rPr>
          <w:rFonts w:ascii="3DS V2" w:hAnsi="3DS V2"/>
          <w:sz w:val="24"/>
          <w:szCs w:val="24"/>
        </w:rPr>
        <w:t xml:space="preserve">ce </w:t>
      </w:r>
      <w:r w:rsidR="00620607" w:rsidRPr="00766471">
        <w:rPr>
          <w:rFonts w:ascii="3DS V2" w:hAnsi="3DS V2"/>
          <w:sz w:val="24"/>
          <w:szCs w:val="24"/>
        </w:rPr>
        <w:t xml:space="preserve">qui est crucial pour le calcul de liste d’adjacence. </w:t>
      </w:r>
      <w:r w:rsidR="003C6CDC" w:rsidRPr="00766471">
        <w:rPr>
          <w:rFonts w:ascii="3DS V2" w:hAnsi="3DS V2"/>
          <w:sz w:val="24"/>
          <w:szCs w:val="24"/>
        </w:rPr>
        <w:t xml:space="preserve">La création d’un </w:t>
      </w:r>
      <w:del w:id="273" w:author="GOUTAUDIER Sébastien" w:date="2025-08-01T11:13:00Z">
        <w:r w:rsidR="003C6CDC" w:rsidRPr="00766471" w:rsidDel="00395D24">
          <w:rPr>
            <w:rFonts w:ascii="3DS V2" w:hAnsi="3DS V2"/>
            <w:sz w:val="24"/>
            <w:szCs w:val="24"/>
          </w:rPr>
          <w:delText xml:space="preserve">nouvel </w:delText>
        </w:r>
      </w:del>
      <w:ins w:id="274" w:author="GOUTAUDIER Sébastien" w:date="2025-08-01T11:13:00Z">
        <w:r w:rsidR="00395D24">
          <w:rPr>
            <w:rFonts w:ascii="3DS V2" w:hAnsi="3DS V2"/>
            <w:sz w:val="24"/>
            <w:szCs w:val="24"/>
          </w:rPr>
          <w:t>nouveau</w:t>
        </w:r>
        <w:r w:rsidR="00395D24" w:rsidRPr="00766471">
          <w:rPr>
            <w:rFonts w:ascii="3DS V2" w:hAnsi="3DS V2"/>
            <w:sz w:val="24"/>
            <w:szCs w:val="24"/>
          </w:rPr>
          <w:t xml:space="preserve"> </w:t>
        </w:r>
      </w:ins>
      <w:del w:id="275" w:author="GOUTAUDIER Sébastien" w:date="2025-08-01T11:13:00Z">
        <w:r w:rsidR="003C6CDC" w:rsidRPr="00766471" w:rsidDel="00E6232C">
          <w:rPr>
            <w:rFonts w:ascii="3DS V2" w:hAnsi="3DS V2"/>
            <w:sz w:val="24"/>
            <w:szCs w:val="24"/>
          </w:rPr>
          <w:delText>component</w:delText>
        </w:r>
        <w:r w:rsidR="00657C4E" w:rsidDel="00E6232C">
          <w:rPr>
            <w:rFonts w:ascii="3DS V2" w:hAnsi="3DS V2"/>
            <w:sz w:val="24"/>
            <w:szCs w:val="24"/>
          </w:rPr>
          <w:delText xml:space="preserve"> </w:delText>
        </w:r>
      </w:del>
      <w:ins w:id="276" w:author="GOUTAUDIER Sébastien" w:date="2025-08-01T11:13:00Z">
        <w:r w:rsidR="00E6232C">
          <w:rPr>
            <w:rFonts w:ascii="3DS V2" w:hAnsi="3DS V2"/>
            <w:sz w:val="24"/>
            <w:szCs w:val="24"/>
          </w:rPr>
          <w:t>composant</w:t>
        </w:r>
        <w:r w:rsidR="00E6232C">
          <w:rPr>
            <w:rFonts w:ascii="3DS V2" w:hAnsi="3DS V2"/>
            <w:sz w:val="24"/>
            <w:szCs w:val="24"/>
          </w:rPr>
          <w:t xml:space="preserve"> </w:t>
        </w:r>
      </w:ins>
      <w:r w:rsidR="00657C4E">
        <w:rPr>
          <w:rFonts w:ascii="3DS V2" w:hAnsi="3DS V2"/>
          <w:sz w:val="24"/>
          <w:szCs w:val="24"/>
        </w:rPr>
        <w:t>de cavité</w:t>
      </w:r>
      <w:r w:rsidR="003C6CDC" w:rsidRPr="00766471">
        <w:rPr>
          <w:rFonts w:ascii="3DS V2" w:hAnsi="3DS V2"/>
          <w:sz w:val="24"/>
          <w:szCs w:val="24"/>
        </w:rPr>
        <w:t xml:space="preserve">, qui </w:t>
      </w:r>
      <w:r w:rsidR="00112546">
        <w:rPr>
          <w:rFonts w:ascii="3DS V2" w:hAnsi="3DS V2"/>
          <w:sz w:val="24"/>
          <w:szCs w:val="24"/>
        </w:rPr>
        <w:t>réalise la</w:t>
      </w:r>
      <w:r w:rsidR="003C6CDC" w:rsidRPr="00766471">
        <w:rPr>
          <w:rFonts w:ascii="3DS V2" w:hAnsi="3DS V2"/>
          <w:sz w:val="24"/>
          <w:szCs w:val="24"/>
        </w:rPr>
        <w:t xml:space="preserve"> combinaison des</w:t>
      </w:r>
      <w:r w:rsidR="00112546">
        <w:rPr>
          <w:rFonts w:ascii="3DS V2" w:hAnsi="3DS V2"/>
          <w:sz w:val="24"/>
          <w:szCs w:val="24"/>
        </w:rPr>
        <w:t xml:space="preserve"> toutes ces caractéristiques</w:t>
      </w:r>
      <w:r w:rsidR="003C6CDC" w:rsidRPr="00766471">
        <w:rPr>
          <w:rFonts w:ascii="3DS V2" w:hAnsi="3DS V2"/>
          <w:sz w:val="24"/>
          <w:szCs w:val="24"/>
        </w:rPr>
        <w:t xml:space="preserve">, est donc nécessaire. </w:t>
      </w:r>
    </w:p>
    <w:p w14:paraId="637C0D2B" w14:textId="29120908" w:rsidR="00FC755F" w:rsidRDefault="00AB3A5E" w:rsidP="000266DD">
      <w:pPr>
        <w:spacing w:line="240" w:lineRule="auto"/>
        <w:rPr>
          <w:rFonts w:ascii="3DS V2" w:hAnsi="3DS V2"/>
          <w:sz w:val="24"/>
          <w:szCs w:val="24"/>
        </w:rPr>
      </w:pPr>
      <w:r>
        <w:rPr>
          <w:rFonts w:ascii="3DS V2" w:hAnsi="3DS V2"/>
          <w:sz w:val="24"/>
          <w:szCs w:val="24"/>
        </w:rPr>
        <w:t>L</w:t>
      </w:r>
      <w:r w:rsidRPr="00766471">
        <w:rPr>
          <w:rFonts w:ascii="3DS V2" w:hAnsi="3DS V2"/>
          <w:sz w:val="24"/>
          <w:szCs w:val="24"/>
        </w:rPr>
        <w:t xml:space="preserve">’approche </w:t>
      </w:r>
      <w:r w:rsidR="004146E7">
        <w:rPr>
          <w:rFonts w:ascii="3DS V2" w:hAnsi="3DS V2"/>
          <w:sz w:val="24"/>
          <w:szCs w:val="24"/>
        </w:rPr>
        <w:t xml:space="preserve">la </w:t>
      </w:r>
      <w:r w:rsidRPr="00766471">
        <w:rPr>
          <w:rFonts w:ascii="3DS V2" w:hAnsi="3DS V2"/>
          <w:sz w:val="24"/>
          <w:szCs w:val="24"/>
        </w:rPr>
        <w:t xml:space="preserve">plus simple et intuitive </w:t>
      </w:r>
      <w:r w:rsidR="009110A1">
        <w:rPr>
          <w:rFonts w:ascii="3DS V2" w:hAnsi="3DS V2"/>
          <w:sz w:val="24"/>
          <w:szCs w:val="24"/>
        </w:rPr>
        <w:t xml:space="preserve">est de </w:t>
      </w:r>
      <w:r w:rsidR="00E45EEE" w:rsidRPr="00766471">
        <w:rPr>
          <w:rFonts w:ascii="3DS V2" w:hAnsi="3DS V2"/>
          <w:sz w:val="24"/>
          <w:szCs w:val="24"/>
        </w:rPr>
        <w:t xml:space="preserve">garder un </w:t>
      </w:r>
      <w:r w:rsidR="00690A17">
        <w:rPr>
          <w:rFonts w:ascii="3DS V2" w:hAnsi="3DS V2"/>
          <w:sz w:val="24"/>
          <w:szCs w:val="24"/>
        </w:rPr>
        <w:t>pointeur</w:t>
      </w:r>
      <w:r w:rsidR="00E45EEE" w:rsidRPr="00766471">
        <w:rPr>
          <w:rFonts w:ascii="3DS V2" w:hAnsi="3DS V2"/>
          <w:sz w:val="24"/>
          <w:szCs w:val="24"/>
        </w:rPr>
        <w:t xml:space="preserve"> pour chaque </w:t>
      </w:r>
      <w:r w:rsidR="009110A1">
        <w:rPr>
          <w:rFonts w:ascii="3DS V2" w:hAnsi="3DS V2"/>
          <w:sz w:val="24"/>
          <w:szCs w:val="24"/>
        </w:rPr>
        <w:t>type d’</w:t>
      </w:r>
      <w:r w:rsidR="00E45EEE" w:rsidRPr="00766471">
        <w:rPr>
          <w:rFonts w:ascii="3DS V2" w:hAnsi="3DS V2"/>
          <w:sz w:val="24"/>
          <w:szCs w:val="24"/>
        </w:rPr>
        <w:t>objet :</w:t>
      </w:r>
    </w:p>
    <w:p w14:paraId="7D8D9FFF" w14:textId="562C897D" w:rsidR="00E45EEE" w:rsidRPr="000266DD" w:rsidRDefault="00E45EEE" w:rsidP="000266DD">
      <w:pPr>
        <w:autoSpaceDE w:val="0"/>
        <w:autoSpaceDN w:val="0"/>
        <w:adjustRightInd w:val="0"/>
        <w:spacing w:after="0" w:line="240" w:lineRule="auto"/>
        <w:rPr>
          <w:rFonts w:ascii="Cascadia Mono" w:hAnsi="Cascadia Mono" w:cs="Cascadia Mono"/>
          <w:noProof/>
          <w:color w:val="000000"/>
          <w:sz w:val="20"/>
          <w:szCs w:val="20"/>
          <w:lang w:val="en-US"/>
        </w:rPr>
      </w:pPr>
      <w:r w:rsidRPr="009D4812">
        <w:rPr>
          <w:rFonts w:ascii="Cascadia Mono" w:hAnsi="Cascadia Mono" w:cs="Cascadia Mono"/>
          <w:noProof/>
          <w:color w:val="000000"/>
          <w:sz w:val="24"/>
          <w:szCs w:val="24"/>
        </w:rPr>
        <w:tab/>
      </w:r>
      <w:r w:rsidRPr="000266DD">
        <w:rPr>
          <w:rFonts w:ascii="Cascadia Mono" w:hAnsi="Cascadia Mono" w:cs="Cascadia Mono"/>
          <w:noProof/>
          <w:color w:val="0000FF"/>
          <w:sz w:val="20"/>
          <w:szCs w:val="20"/>
          <w:lang w:val="en-US"/>
        </w:rPr>
        <w:t>CATOmxSR</w:t>
      </w:r>
      <w:r w:rsidRPr="000266DD">
        <w:rPr>
          <w:rFonts w:ascii="Cascadia Mono" w:hAnsi="Cascadia Mono" w:cs="Cascadia Mono"/>
          <w:noProof/>
          <w:color w:val="000000"/>
          <w:sz w:val="20"/>
          <w:szCs w:val="20"/>
          <w:lang w:val="en-US"/>
        </w:rPr>
        <w:t>&lt;</w:t>
      </w:r>
      <w:r w:rsidRPr="000266DD">
        <w:rPr>
          <w:rFonts w:ascii="Cascadia Mono" w:hAnsi="Cascadia Mono" w:cs="Cascadia Mono"/>
          <w:noProof/>
          <w:color w:val="2B91AF"/>
          <w:sz w:val="20"/>
          <w:szCs w:val="20"/>
          <w:lang w:val="en-US"/>
        </w:rPr>
        <w:t>CATBaseUnknown</w:t>
      </w:r>
      <w:r w:rsidRPr="000266DD">
        <w:rPr>
          <w:rFonts w:ascii="Cascadia Mono" w:hAnsi="Cascadia Mono" w:cs="Cascadia Mono"/>
          <w:noProof/>
          <w:color w:val="000000"/>
          <w:sz w:val="20"/>
          <w:szCs w:val="20"/>
          <w:lang w:val="en-US"/>
        </w:rPr>
        <w:t>&gt; _sr</w:t>
      </w:r>
      <w:r w:rsidR="004C25BE" w:rsidRPr="000266DD">
        <w:rPr>
          <w:rFonts w:ascii="Cascadia Mono" w:hAnsi="Cascadia Mono" w:cs="Cascadia Mono"/>
          <w:noProof/>
          <w:color w:val="000000"/>
          <w:sz w:val="20"/>
          <w:szCs w:val="20"/>
          <w:lang w:val="en-US"/>
        </w:rPr>
        <w:t>PhysicalObj</w:t>
      </w:r>
      <w:r w:rsidRPr="000266DD">
        <w:rPr>
          <w:rFonts w:ascii="Cascadia Mono" w:hAnsi="Cascadia Mono" w:cs="Cascadia Mono"/>
          <w:noProof/>
          <w:color w:val="000000"/>
          <w:sz w:val="20"/>
          <w:szCs w:val="20"/>
          <w:lang w:val="en-US"/>
        </w:rPr>
        <w:t>;</w:t>
      </w:r>
      <w:r w:rsidR="0090760A" w:rsidRPr="000266DD">
        <w:rPr>
          <w:rFonts w:ascii="Cascadia Mono" w:hAnsi="Cascadia Mono" w:cs="Cascadia Mono"/>
          <w:noProof/>
          <w:color w:val="008000"/>
          <w:sz w:val="20"/>
          <w:szCs w:val="20"/>
          <w:lang w:val="en-US"/>
        </w:rPr>
        <w:t xml:space="preserve"> //Locigal </w:t>
      </w:r>
      <w:r w:rsidR="00126266" w:rsidRPr="000266DD">
        <w:rPr>
          <w:rFonts w:ascii="Cascadia Mono" w:hAnsi="Cascadia Mono" w:cs="Cascadia Mono" w:hint="eastAsia"/>
          <w:noProof/>
          <w:color w:val="008000"/>
          <w:sz w:val="20"/>
          <w:szCs w:val="20"/>
          <w:lang w:val="en-US" w:eastAsia="zh-CN"/>
        </w:rPr>
        <w:t xml:space="preserve"> </w:t>
      </w:r>
      <w:r w:rsidR="0090760A" w:rsidRPr="000266DD">
        <w:rPr>
          <w:rFonts w:ascii="Cascadia Mono" w:hAnsi="Cascadia Mono" w:cs="Cascadia Mono"/>
          <w:noProof/>
          <w:color w:val="008000"/>
          <w:sz w:val="20"/>
          <w:szCs w:val="20"/>
          <w:lang w:val="en-US"/>
        </w:rPr>
        <w:t>object pointer</w:t>
      </w:r>
    </w:p>
    <w:p w14:paraId="224E3C4E" w14:textId="6B35A891" w:rsidR="00E45EEE" w:rsidRPr="000266DD" w:rsidRDefault="0043573A" w:rsidP="000266DD">
      <w:pPr>
        <w:autoSpaceDE w:val="0"/>
        <w:autoSpaceDN w:val="0"/>
        <w:adjustRightInd w:val="0"/>
        <w:spacing w:after="0" w:line="240" w:lineRule="auto"/>
        <w:rPr>
          <w:rFonts w:ascii="Cascadia Mono" w:hAnsi="Cascadia Mono" w:cs="Cascadia Mono"/>
          <w:noProof/>
          <w:color w:val="008000"/>
          <w:sz w:val="20"/>
          <w:szCs w:val="20"/>
          <w:lang w:val="en-US"/>
        </w:rPr>
      </w:pPr>
      <w:r w:rsidRPr="000266DD">
        <w:rPr>
          <w:rFonts w:ascii="Cascadia Mono" w:hAnsi="Cascadia Mono" w:cs="Cascadia Mono"/>
          <w:noProof/>
          <w:color w:val="000000"/>
          <w:sz w:val="20"/>
          <w:szCs w:val="20"/>
          <w:lang w:val="en-US"/>
        </w:rPr>
        <w:tab/>
      </w:r>
      <w:r w:rsidRPr="000266DD">
        <w:rPr>
          <w:rFonts w:ascii="Cascadia Mono" w:hAnsi="Cascadia Mono" w:cs="Cascadia Mono"/>
          <w:noProof/>
          <w:color w:val="0000FF"/>
          <w:sz w:val="20"/>
          <w:szCs w:val="20"/>
          <w:lang w:val="en-US"/>
        </w:rPr>
        <w:t>CATOmxSR</w:t>
      </w:r>
      <w:r w:rsidRPr="000266DD">
        <w:rPr>
          <w:rFonts w:ascii="Cascadia Mono" w:hAnsi="Cascadia Mono" w:cs="Cascadia Mono"/>
          <w:noProof/>
          <w:color w:val="000000"/>
          <w:sz w:val="20"/>
          <w:szCs w:val="20"/>
          <w:lang w:val="en-US"/>
        </w:rPr>
        <w:t>&lt;</w:t>
      </w:r>
      <w:r w:rsidRPr="000266DD">
        <w:rPr>
          <w:rFonts w:ascii="Cascadia Mono" w:hAnsi="Cascadia Mono" w:cs="Cascadia Mono"/>
          <w:noProof/>
          <w:color w:val="2B91AF"/>
          <w:sz w:val="20"/>
          <w:szCs w:val="20"/>
          <w:lang w:val="en-US"/>
        </w:rPr>
        <w:t>CATBaseUnknown</w:t>
      </w:r>
      <w:r w:rsidRPr="000266DD">
        <w:rPr>
          <w:rFonts w:ascii="Cascadia Mono" w:hAnsi="Cascadia Mono" w:cs="Cascadia Mono"/>
          <w:noProof/>
          <w:color w:val="000000"/>
          <w:sz w:val="20"/>
          <w:szCs w:val="20"/>
          <w:lang w:val="en-US"/>
        </w:rPr>
        <w:t>&gt; _srPhysicalObj;</w:t>
      </w:r>
      <w:r w:rsidR="0090760A" w:rsidRPr="000266DD">
        <w:rPr>
          <w:rFonts w:ascii="Cascadia Mono" w:hAnsi="Cascadia Mono" w:cs="Cascadia Mono"/>
          <w:noProof/>
          <w:color w:val="000000"/>
          <w:sz w:val="20"/>
          <w:szCs w:val="20"/>
          <w:lang w:val="en-US"/>
        </w:rPr>
        <w:t xml:space="preserve"> </w:t>
      </w:r>
      <w:r w:rsidR="0090760A" w:rsidRPr="000266DD">
        <w:rPr>
          <w:rFonts w:ascii="Cascadia Mono" w:hAnsi="Cascadia Mono" w:cs="Cascadia Mono"/>
          <w:noProof/>
          <w:color w:val="008000"/>
          <w:sz w:val="20"/>
          <w:szCs w:val="20"/>
          <w:lang w:val="en-US"/>
        </w:rPr>
        <w:t>//Physical object pointer</w:t>
      </w:r>
    </w:p>
    <w:p w14:paraId="0490A955" w14:textId="77777777" w:rsidR="000266DD" w:rsidRPr="00614BEA" w:rsidRDefault="000266DD" w:rsidP="00614BEA">
      <w:pPr>
        <w:autoSpaceDE w:val="0"/>
        <w:autoSpaceDN w:val="0"/>
        <w:adjustRightInd w:val="0"/>
        <w:spacing w:after="0" w:line="160" w:lineRule="exact"/>
        <w:rPr>
          <w:rFonts w:ascii="Cascadia Mono" w:hAnsi="Cascadia Mono" w:cs="Cascadia Mono"/>
          <w:noProof/>
          <w:color w:val="000000"/>
          <w:sz w:val="16"/>
          <w:szCs w:val="16"/>
          <w:lang w:val="en-US"/>
        </w:rPr>
      </w:pPr>
    </w:p>
    <w:p w14:paraId="64C404FA" w14:textId="77777777" w:rsidR="00FC755F" w:rsidRDefault="006B5BE5" w:rsidP="004403F4">
      <w:pPr>
        <w:rPr>
          <w:rFonts w:ascii="3DS V2" w:hAnsi="3DS V2"/>
          <w:sz w:val="24"/>
          <w:szCs w:val="24"/>
        </w:rPr>
      </w:pPr>
      <w:r w:rsidRPr="00766471">
        <w:rPr>
          <w:rFonts w:ascii="3DS V2" w:hAnsi="3DS V2"/>
          <w:sz w:val="24"/>
          <w:szCs w:val="24"/>
        </w:rPr>
        <w:t xml:space="preserve">Avec ces deux </w:t>
      </w:r>
      <w:r w:rsidR="00690A17">
        <w:rPr>
          <w:rFonts w:ascii="3DS V2" w:hAnsi="3DS V2"/>
          <w:sz w:val="24"/>
          <w:szCs w:val="24"/>
        </w:rPr>
        <w:t>pointeur</w:t>
      </w:r>
      <w:r w:rsidRPr="00766471">
        <w:rPr>
          <w:rFonts w:ascii="3DS V2" w:hAnsi="3DS V2"/>
          <w:sz w:val="24"/>
          <w:szCs w:val="24"/>
        </w:rPr>
        <w:t xml:space="preserve">s, il est </w:t>
      </w:r>
      <w:r w:rsidR="00234C0F" w:rsidRPr="00766471">
        <w:rPr>
          <w:rFonts w:ascii="3DS V2" w:hAnsi="3DS V2"/>
          <w:sz w:val="24"/>
          <w:szCs w:val="24"/>
        </w:rPr>
        <w:t xml:space="preserve">toujours </w:t>
      </w:r>
      <w:r w:rsidRPr="00766471">
        <w:rPr>
          <w:rFonts w:ascii="3DS V2" w:hAnsi="3DS V2"/>
          <w:sz w:val="24"/>
          <w:szCs w:val="24"/>
        </w:rPr>
        <w:t>possible</w:t>
      </w:r>
      <w:r w:rsidR="00234C0F" w:rsidRPr="00766471">
        <w:rPr>
          <w:rFonts w:ascii="3DS V2" w:hAnsi="3DS V2"/>
          <w:sz w:val="24"/>
          <w:szCs w:val="24"/>
        </w:rPr>
        <w:t xml:space="preserve"> de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p>
    <w:p w14:paraId="470E2336" w14:textId="77777777" w:rsidR="00FC755F" w:rsidRDefault="00FE74F6" w:rsidP="004403F4">
      <w:pPr>
        <w:rPr>
          <w:rFonts w:ascii="3DS V2" w:hAnsi="3DS V2"/>
          <w:sz w:val="24"/>
          <w:szCs w:val="24"/>
        </w:rPr>
      </w:pPr>
      <w:r w:rsidRPr="00FE74F6">
        <w:rPr>
          <w:rFonts w:ascii="3DS V2" w:hAnsi="3DS V2"/>
          <w:sz w:val="24"/>
          <w:szCs w:val="24"/>
        </w:rPr>
        <w:t xml:space="preserve">Néanmoins, elle comporte un inconvénient : nous ne sommes pas responsables des objets pointés. Utiliser un smart pointeur pour un objet dont on ne possède pas la propriété est très dangereux, car cela </w:t>
      </w:r>
      <w:r w:rsidR="00D45737" w:rsidRPr="00D45737">
        <w:rPr>
          <w:rFonts w:ascii="3DS V2" w:hAnsi="3DS V2"/>
          <w:sz w:val="24"/>
          <w:szCs w:val="24"/>
        </w:rPr>
        <w:t>cela introduit une ambiguïté dans la gestion de la durée de vie de l’objet</w:t>
      </w:r>
      <w:r w:rsidRPr="00FE74F6">
        <w:rPr>
          <w:rFonts w:ascii="3DS V2" w:hAnsi="3DS V2"/>
          <w:sz w:val="24"/>
          <w:szCs w:val="24"/>
        </w:rPr>
        <w:t xml:space="preserve">. L’objet pourrait ne pas être supprimé au </w:t>
      </w:r>
      <w:r w:rsidR="007018A1">
        <w:rPr>
          <w:rFonts w:ascii="3DS V2" w:hAnsi="3DS V2"/>
          <w:sz w:val="24"/>
          <w:szCs w:val="24"/>
        </w:rPr>
        <w:t xml:space="preserve">bon </w:t>
      </w:r>
      <w:r w:rsidRPr="00FE74F6">
        <w:rPr>
          <w:rFonts w:ascii="3DS V2" w:hAnsi="3DS V2"/>
          <w:sz w:val="24"/>
          <w:szCs w:val="24"/>
        </w:rPr>
        <w:t>moment</w:t>
      </w:r>
      <w:r w:rsidR="007018A1">
        <w:rPr>
          <w:rFonts w:ascii="3DS V2" w:hAnsi="3DS V2"/>
          <w:sz w:val="24"/>
          <w:szCs w:val="24"/>
        </w:rPr>
        <w:t xml:space="preserve"> car</w:t>
      </w:r>
      <w:r w:rsidRPr="00FE74F6">
        <w:rPr>
          <w:rFonts w:ascii="3DS V2" w:hAnsi="3DS V2"/>
          <w:sz w:val="24"/>
          <w:szCs w:val="24"/>
        </w:rPr>
        <w:t xml:space="preserve"> le compteur de références restant à 1 du fait de la présence de ce pointeur.</w:t>
      </w:r>
      <w:r w:rsidR="0039386F">
        <w:rPr>
          <w:rFonts w:ascii="3DS V2" w:hAnsi="3DS V2"/>
          <w:sz w:val="24"/>
          <w:szCs w:val="24"/>
        </w:rPr>
        <w:t xml:space="preserve"> </w:t>
      </w:r>
      <w:r w:rsidRPr="00FE74F6">
        <w:rPr>
          <w:rFonts w:ascii="3DS V2" w:hAnsi="3DS V2"/>
          <w:sz w:val="24"/>
          <w:szCs w:val="24"/>
        </w:rPr>
        <w:t>Cette situation peut entraîner des fuites mémoire ou d’autres comportements indéfinis.</w:t>
      </w:r>
      <w:r w:rsidR="00614BEA">
        <w:rPr>
          <w:rFonts w:ascii="3DS V2" w:hAnsi="3DS V2"/>
          <w:sz w:val="24"/>
          <w:szCs w:val="24"/>
        </w:rPr>
        <w:t xml:space="preserve"> </w:t>
      </w:r>
    </w:p>
    <w:p w14:paraId="7CB6C7E8" w14:textId="3CB374E0" w:rsidR="00407651" w:rsidRDefault="00FE74F6" w:rsidP="004403F4">
      <w:pPr>
        <w:rPr>
          <w:rFonts w:ascii="3DS V2" w:hAnsi="3DS V2"/>
          <w:sz w:val="24"/>
          <w:szCs w:val="24"/>
        </w:rPr>
      </w:pPr>
      <w:r w:rsidRPr="00FE74F6">
        <w:rPr>
          <w:rFonts w:ascii="3DS V2" w:hAnsi="3DS V2"/>
          <w:sz w:val="24"/>
          <w:szCs w:val="24"/>
        </w:rPr>
        <w:t xml:space="preserve">À l’inverse, avec des pointeurs classiques, </w:t>
      </w:r>
      <w:r w:rsidR="00A13C48">
        <w:rPr>
          <w:rFonts w:ascii="3DS V2" w:hAnsi="3DS V2" w:hint="eastAsia"/>
          <w:sz w:val="24"/>
          <w:szCs w:val="24"/>
          <w:lang w:eastAsia="zh-CN"/>
        </w:rPr>
        <w:t>s</w:t>
      </w:r>
      <w:r w:rsidR="00A13C48" w:rsidRPr="00A13C48">
        <w:rPr>
          <w:rFonts w:ascii="3DS V2" w:hAnsi="3DS V2"/>
          <w:sz w:val="24"/>
          <w:szCs w:val="24"/>
        </w:rPr>
        <w:t xml:space="preserve">i l’objet pointé a déjà été détruit au moment de l’utilisation du pointeur, le programme </w:t>
      </w:r>
      <w:del w:id="277" w:author="GOUTAUDIER Sébastien" w:date="2025-08-01T11:15:00Z">
        <w:r w:rsidR="00A13C48" w:rsidRPr="00A13C48" w:rsidDel="008B7892">
          <w:rPr>
            <w:rFonts w:ascii="3DS V2" w:hAnsi="3DS V2"/>
            <w:sz w:val="24"/>
            <w:szCs w:val="24"/>
          </w:rPr>
          <w:delText>plantera avec</w:delText>
        </w:r>
      </w:del>
      <w:ins w:id="278" w:author="GOUTAUDIER Sébastien" w:date="2025-08-01T11:15:00Z">
        <w:r w:rsidR="008B7892">
          <w:rPr>
            <w:rFonts w:ascii="3DS V2" w:hAnsi="3DS V2"/>
            <w:sz w:val="24"/>
            <w:szCs w:val="24"/>
          </w:rPr>
          <w:t>provoquera</w:t>
        </w:r>
      </w:ins>
      <w:r w:rsidR="00A13C48" w:rsidRPr="00A13C48">
        <w:rPr>
          <w:rFonts w:ascii="3DS V2" w:hAnsi="3DS V2"/>
          <w:sz w:val="24"/>
          <w:szCs w:val="24"/>
        </w:rPr>
        <w:t xml:space="preserve"> une erreur de segmentation (</w:t>
      </w:r>
      <w:r w:rsidR="00A13C48" w:rsidRPr="009D4812">
        <w:rPr>
          <w:rFonts w:ascii="3DS V2" w:hAnsi="3DS V2"/>
          <w:i/>
          <w:iCs/>
          <w:sz w:val="24"/>
          <w:szCs w:val="24"/>
        </w:rPr>
        <w:t>segmentation fault</w:t>
      </w:r>
      <w:r w:rsidR="00A13C48" w:rsidRPr="00A13C48">
        <w:rPr>
          <w:rFonts w:ascii="3DS V2" w:hAnsi="3DS V2"/>
          <w:sz w:val="24"/>
          <w:szCs w:val="24"/>
        </w:rPr>
        <w:t>) ou une violation d’accès mémoire (</w:t>
      </w:r>
      <w:r w:rsidR="00A13C48" w:rsidRPr="009D4812">
        <w:rPr>
          <w:rFonts w:ascii="3DS V2" w:hAnsi="3DS V2"/>
          <w:i/>
          <w:iCs/>
          <w:sz w:val="24"/>
          <w:szCs w:val="24"/>
        </w:rPr>
        <w:t>access violation</w:t>
      </w:r>
      <w:r w:rsidR="00A13C48" w:rsidRPr="00A13C48">
        <w:rPr>
          <w:rFonts w:ascii="3DS V2" w:hAnsi="3DS V2"/>
          <w:sz w:val="24"/>
          <w:szCs w:val="24"/>
        </w:rPr>
        <w:t>).</w:t>
      </w:r>
      <w:r w:rsidR="00A13C48">
        <w:rPr>
          <w:rFonts w:ascii="3DS V2" w:hAnsi="3DS V2"/>
          <w:sz w:val="24"/>
          <w:szCs w:val="24"/>
        </w:rPr>
        <w:t xml:space="preserve"> </w:t>
      </w:r>
    </w:p>
    <w:p w14:paraId="28566020" w14:textId="0B20128F" w:rsidR="00C61950" w:rsidRDefault="005C67FC" w:rsidP="004403F4">
      <w:pPr>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DB04D5">
        <w:rPr>
          <w:rFonts w:ascii="3DS V2" w:hAnsi="3DS V2"/>
          <w:sz w:val="24"/>
          <w:szCs w:val="24"/>
        </w:rPr>
        <w:t>au moment de</w:t>
      </w:r>
      <w:r>
        <w:rPr>
          <w:rFonts w:ascii="3DS V2" w:hAnsi="3DS V2"/>
          <w:sz w:val="24"/>
          <w:szCs w:val="24"/>
        </w:rPr>
        <w:t xml:space="preserve"> l’initialisation. Le coût de copie des propriétés</w:t>
      </w:r>
      <w:r w:rsidR="00CB4FCC">
        <w:rPr>
          <w:rFonts w:ascii="3DS V2" w:hAnsi="3DS V2"/>
          <w:sz w:val="24"/>
          <w:szCs w:val="24"/>
        </w:rPr>
        <w:t>,</w:t>
      </w:r>
      <w:r w:rsidR="00ED7C57">
        <w:rPr>
          <w:rFonts w:ascii="3DS V2" w:hAnsi="3DS V2"/>
          <w:sz w:val="24"/>
          <w:szCs w:val="24"/>
        </w:rPr>
        <w:t xml:space="preserve"> comme les petites chaînes de caractères ou nombre à virgule flottant</w:t>
      </w:r>
      <w:r w:rsidR="00CB4FCC">
        <w:rPr>
          <w:rFonts w:ascii="3DS V2" w:hAnsi="3DS V2"/>
          <w:sz w:val="24"/>
          <w:szCs w:val="24"/>
        </w:rPr>
        <w:t>,</w:t>
      </w:r>
      <w:r w:rsidR="00ED7C57">
        <w:rPr>
          <w:rFonts w:ascii="3DS V2" w:hAnsi="3DS V2"/>
          <w:sz w:val="24"/>
          <w:szCs w:val="24"/>
        </w:rPr>
        <w:t xml:space="preserve"> </w:t>
      </w:r>
      <w:r>
        <w:rPr>
          <w:rFonts w:ascii="3DS V2" w:hAnsi="3DS V2"/>
          <w:sz w:val="24"/>
          <w:szCs w:val="24"/>
        </w:rPr>
        <w:t xml:space="preserve">est </w:t>
      </w:r>
      <w:r w:rsidR="003776F3">
        <w:rPr>
          <w:rFonts w:ascii="3DS V2" w:hAnsi="3DS V2"/>
          <w:sz w:val="24"/>
          <w:szCs w:val="24"/>
        </w:rPr>
        <w:t>assez raisonnable</w:t>
      </w:r>
      <w:r w:rsidR="00ED7C57">
        <w:rPr>
          <w:rFonts w:ascii="3DS V2" w:hAnsi="3DS V2"/>
          <w:sz w:val="24"/>
          <w:szCs w:val="24"/>
        </w:rPr>
        <w:t xml:space="preserve">. De cette façon nous possédons nous-même les informations que nous avons besoin et nous 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lastRenderedPageBreak/>
        <w:t>l’appel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peut coûter très cher pour un objet dans CATIA. </w:t>
      </w:r>
      <w:r w:rsidR="00C61950">
        <w:rPr>
          <w:rFonts w:ascii="3DS V2" w:hAnsi="3DS V2"/>
          <w:sz w:val="24"/>
          <w:szCs w:val="24"/>
        </w:rPr>
        <w:t>Ce processus de récupération</w:t>
      </w:r>
      <w:r w:rsidR="003F62CA">
        <w:rPr>
          <w:rFonts w:ascii="3DS V2" w:hAnsi="3DS V2"/>
          <w:sz w:val="24"/>
          <w:szCs w:val="24"/>
        </w:rPr>
        <w:t xml:space="preserve"> est composé de 3 </w:t>
      </w:r>
      <w:r w:rsidR="00676AE3">
        <w:rPr>
          <w:rFonts w:ascii="3DS V2" w:hAnsi="3DS V2"/>
          <w:sz w:val="24"/>
          <w:szCs w:val="24"/>
        </w:rPr>
        <w:t>étape</w:t>
      </w:r>
      <w:r w:rsidR="003F62CA">
        <w:rPr>
          <w:rFonts w:ascii="3DS V2" w:hAnsi="3DS V2"/>
          <w:sz w:val="24"/>
          <w:szCs w:val="24"/>
        </w:rPr>
        <w:t xml:space="preserve"> générale. </w:t>
      </w:r>
    </w:p>
    <w:p w14:paraId="4B1666DA" w14:textId="77777777" w:rsidR="00FC755F" w:rsidRDefault="00FC755F" w:rsidP="00A81575">
      <w:pPr>
        <w:rPr>
          <w:rFonts w:ascii="3DS V2" w:hAnsi="3DS V2"/>
          <w:b/>
          <w:bCs/>
          <w:sz w:val="24"/>
          <w:szCs w:val="24"/>
        </w:rPr>
      </w:pPr>
    </w:p>
    <w:p w14:paraId="277E80A7" w14:textId="33F14CA7" w:rsidR="00A81575" w:rsidRPr="00A81575" w:rsidRDefault="00834F18" w:rsidP="00A81575">
      <w:pPr>
        <w:rPr>
          <w:rFonts w:ascii="3DS V2" w:hAnsi="3DS V2"/>
          <w:sz w:val="24"/>
          <w:szCs w:val="24"/>
        </w:rPr>
      </w:pPr>
      <w:r>
        <w:rPr>
          <w:rFonts w:ascii="3DS V2" w:hAnsi="3DS V2"/>
          <w:b/>
          <w:bCs/>
          <w:sz w:val="24"/>
          <w:szCs w:val="24"/>
        </w:rPr>
        <w:t xml:space="preserve">Etape 1 : </w:t>
      </w:r>
      <w:r w:rsidR="00A81575" w:rsidRPr="00A81575">
        <w:rPr>
          <w:rFonts w:ascii="3DS V2" w:hAnsi="3DS V2"/>
          <w:b/>
          <w:bCs/>
          <w:sz w:val="24"/>
          <w:szCs w:val="24"/>
        </w:rPr>
        <w:t xml:space="preserve">Extraction des </w:t>
      </w:r>
      <w:r w:rsidR="006E0859">
        <w:rPr>
          <w:rFonts w:ascii="3DS V2" w:hAnsi="3DS V2"/>
          <w:b/>
          <w:bCs/>
          <w:sz w:val="24"/>
          <w:szCs w:val="24"/>
        </w:rPr>
        <w:t xml:space="preserve">cavités </w:t>
      </w:r>
      <w:r w:rsidR="00A81575" w:rsidRPr="00A81575">
        <w:rPr>
          <w:rFonts w:ascii="3DS V2" w:hAnsi="3DS V2"/>
          <w:b/>
          <w:bCs/>
          <w:sz w:val="24"/>
          <w:szCs w:val="24"/>
        </w:rPr>
        <w:t xml:space="preserve">logiques à partir de </w:t>
      </w:r>
      <w:r w:rsidR="00A676EF">
        <w:rPr>
          <w:rFonts w:ascii="3DS V2" w:hAnsi="3DS V2"/>
          <w:b/>
          <w:bCs/>
          <w:sz w:val="24"/>
          <w:szCs w:val="24"/>
        </w:rPr>
        <w:t>« </w:t>
      </w:r>
      <w:r w:rsidR="00A81575" w:rsidRPr="00A81575">
        <w:rPr>
          <w:rFonts w:ascii="3DS V2" w:hAnsi="3DS V2"/>
          <w:b/>
          <w:bCs/>
          <w:sz w:val="24"/>
          <w:szCs w:val="24"/>
        </w:rPr>
        <w:t>VOD</w:t>
      </w:r>
      <w:r w:rsidR="00A676EF">
        <w:rPr>
          <w:rFonts w:ascii="3DS V2" w:hAnsi="3DS V2"/>
          <w:b/>
          <w:bCs/>
          <w:sz w:val="24"/>
          <w:szCs w:val="24"/>
        </w:rPr>
        <w:t> »</w:t>
      </w:r>
      <w:r w:rsidR="00A81575" w:rsidRPr="00A81575">
        <w:rPr>
          <w:rFonts w:ascii="3DS V2" w:hAnsi="3DS V2"/>
          <w:b/>
          <w:bCs/>
          <w:sz w:val="24"/>
          <w:szCs w:val="24"/>
        </w:rPr>
        <w:t xml:space="preserve"> du </w:t>
      </w:r>
      <w:r w:rsidR="006E0859">
        <w:rPr>
          <w:rFonts w:ascii="3DS V2" w:hAnsi="3DS V2"/>
          <w:b/>
          <w:bCs/>
          <w:sz w:val="24"/>
          <w:szCs w:val="24"/>
        </w:rPr>
        <w:t>connecter</w:t>
      </w:r>
    </w:p>
    <w:p w14:paraId="320C75E9" w14:textId="10C257EA" w:rsidR="00043FBD" w:rsidDel="006C491A" w:rsidRDefault="006C491A" w:rsidP="00A81575">
      <w:pPr>
        <w:rPr>
          <w:del w:id="279" w:author="GOUTAUDIER Sébastien" w:date="2025-08-01T11:15:00Z"/>
          <w:rFonts w:ascii="3DS V2" w:hAnsi="3DS V2"/>
          <w:sz w:val="24"/>
          <w:szCs w:val="24"/>
        </w:rPr>
      </w:pPr>
      <w:ins w:id="280" w:author="GOUTAUDIER Sébastien" w:date="2025-08-01T11:15:00Z">
        <w:r>
          <w:t>Tout part du paramètre d’entrée, le « Virtual Object Descriptor » du connecteur. Il s’agit du descripteur numérique de l’objet dans le système PLM, qui permet d’accéder à l’ensemble des informations associées à cet objet.</w:t>
        </w:r>
      </w:ins>
      <w:del w:id="281" w:author="GOUTAUDIER Sébastien" w:date="2025-08-01T11:15:00Z">
        <w:r w:rsidR="00341928" w:rsidDel="006C491A">
          <w:rPr>
            <w:rFonts w:ascii="3DS V2" w:hAnsi="3DS V2"/>
            <w:sz w:val="24"/>
            <w:szCs w:val="24"/>
          </w:rPr>
          <w:delText>Tout est partir du</w:delText>
        </w:r>
        <w:r w:rsidR="00A81575" w:rsidRPr="00A81575" w:rsidDel="006C491A">
          <w:rPr>
            <w:rFonts w:ascii="3DS V2" w:hAnsi="3DS V2"/>
            <w:sz w:val="24"/>
            <w:szCs w:val="24"/>
          </w:rPr>
          <w:delText xml:space="preserve"> paramètre d’entrée, </w:delText>
        </w:r>
        <w:r w:rsidR="00341928" w:rsidDel="006C491A">
          <w:rPr>
            <w:rFonts w:ascii="3DS V2" w:hAnsi="3DS V2"/>
            <w:sz w:val="24"/>
            <w:szCs w:val="24"/>
          </w:rPr>
          <w:delText>le «</w:delText>
        </w:r>
        <w:r w:rsidR="00FF6CB5" w:rsidDel="006C491A">
          <w:rPr>
            <w:rFonts w:ascii="3DS V2" w:hAnsi="3DS V2"/>
            <w:sz w:val="24"/>
            <w:szCs w:val="24"/>
          </w:rPr>
          <w:delText xml:space="preserve"> </w:delText>
        </w:r>
        <w:r w:rsidR="00341928" w:rsidRPr="0040636C" w:rsidDel="006C491A">
          <w:rPr>
            <w:rFonts w:ascii="3DS V2" w:hAnsi="3DS V2"/>
            <w:sz w:val="24"/>
            <w:szCs w:val="24"/>
          </w:rPr>
          <w:delText>Virtual Object Descriptor</w:delText>
        </w:r>
        <w:r w:rsidR="00FF6CB5" w:rsidRPr="0040636C" w:rsidDel="006C491A">
          <w:rPr>
            <w:rFonts w:ascii="3DS V2" w:hAnsi="3DS V2"/>
            <w:sz w:val="24"/>
            <w:szCs w:val="24"/>
          </w:rPr>
          <w:delText xml:space="preserve"> </w:delText>
        </w:r>
        <w:r w:rsidR="00341928" w:rsidDel="006C491A">
          <w:rPr>
            <w:rFonts w:ascii="3DS V2" w:hAnsi="3DS V2"/>
            <w:sz w:val="24"/>
            <w:szCs w:val="24"/>
          </w:rPr>
          <w:delText>» du connect</w:delText>
        </w:r>
        <w:r w:rsidR="001874CD" w:rsidDel="006C491A">
          <w:rPr>
            <w:rFonts w:ascii="3DS V2" w:hAnsi="3DS V2"/>
            <w:sz w:val="24"/>
            <w:szCs w:val="24"/>
          </w:rPr>
          <w:delText>o</w:delText>
        </w:r>
        <w:r w:rsidR="00341928" w:rsidDel="006C491A">
          <w:rPr>
            <w:rFonts w:ascii="3DS V2" w:hAnsi="3DS V2"/>
            <w:sz w:val="24"/>
            <w:szCs w:val="24"/>
          </w:rPr>
          <w:delText xml:space="preserve">r. </w:delText>
        </w:r>
        <w:r w:rsidR="00085FF6" w:rsidRPr="00085FF6" w:rsidDel="006C491A">
          <w:rPr>
            <w:rFonts w:ascii="3DS V2" w:hAnsi="3DS V2"/>
            <w:sz w:val="24"/>
            <w:szCs w:val="24"/>
          </w:rPr>
          <w:delText xml:space="preserve">C’est </w:delText>
        </w:r>
        <w:r w:rsidR="00C67EFD" w:rsidDel="006C491A">
          <w:rPr>
            <w:rFonts w:ascii="3DS V2" w:hAnsi="3DS V2"/>
            <w:sz w:val="24"/>
            <w:szCs w:val="24"/>
          </w:rPr>
          <w:delText>le</w:delText>
        </w:r>
        <w:r w:rsidR="00085FF6" w:rsidRPr="00085FF6" w:rsidDel="006C491A">
          <w:rPr>
            <w:rFonts w:ascii="3DS V2" w:hAnsi="3DS V2"/>
            <w:sz w:val="24"/>
            <w:szCs w:val="24"/>
          </w:rPr>
          <w:delText xml:space="preserve"> descripteur numérique d</w:delText>
        </w:r>
        <w:r w:rsidR="00C67EFD" w:rsidDel="006C491A">
          <w:rPr>
            <w:rFonts w:ascii="3DS V2" w:hAnsi="3DS V2"/>
            <w:sz w:val="24"/>
            <w:szCs w:val="24"/>
          </w:rPr>
          <w:delText xml:space="preserve">’objet </w:delText>
        </w:r>
        <w:r w:rsidR="00085FF6" w:rsidRPr="00085FF6" w:rsidDel="006C491A">
          <w:rPr>
            <w:rFonts w:ascii="3DS V2" w:hAnsi="3DS V2"/>
            <w:sz w:val="24"/>
            <w:szCs w:val="24"/>
          </w:rPr>
          <w:delText>dans le système PLM. Il permet d’accéder à toutes les informations associées à cet objet</w:delText>
        </w:r>
        <w:r w:rsidR="007F0B2B" w:rsidDel="006C491A">
          <w:rPr>
            <w:rFonts w:ascii="3DS V2" w:hAnsi="3DS V2"/>
            <w:sz w:val="24"/>
            <w:szCs w:val="24"/>
          </w:rPr>
          <w:delText xml:space="preserve">. </w:delText>
        </w:r>
      </w:del>
    </w:p>
    <w:p w14:paraId="355A4727" w14:textId="7D60BDA7" w:rsidR="00A81575" w:rsidRPr="00A81575" w:rsidRDefault="00085FF6" w:rsidP="00A81575">
      <w:pPr>
        <w:rPr>
          <w:rFonts w:ascii="3DS V2" w:hAnsi="3DS V2"/>
          <w:sz w:val="24"/>
          <w:szCs w:val="24"/>
        </w:rPr>
      </w:pPr>
      <w:r>
        <w:rPr>
          <w:rFonts w:ascii="3DS V2" w:hAnsi="3DS V2"/>
          <w:sz w:val="24"/>
          <w:szCs w:val="24"/>
        </w:rPr>
        <w:t>Avec ce descript</w:t>
      </w:r>
      <w:r w:rsidR="00BA5890">
        <w:rPr>
          <w:rFonts w:ascii="3DS V2" w:hAnsi="3DS V2"/>
          <w:sz w:val="24"/>
          <w:szCs w:val="24"/>
        </w:rPr>
        <w:t>eur</w:t>
      </w:r>
      <w:r>
        <w:rPr>
          <w:rFonts w:ascii="3DS V2" w:hAnsi="3DS V2"/>
          <w:sz w:val="24"/>
          <w:szCs w:val="24"/>
        </w:rPr>
        <w:t>, o</w:t>
      </w:r>
      <w:r w:rsidR="00A81575" w:rsidRPr="00A81575">
        <w:rPr>
          <w:rFonts w:ascii="3DS V2" w:hAnsi="3DS V2"/>
          <w:sz w:val="24"/>
          <w:szCs w:val="24"/>
        </w:rPr>
        <w:t xml:space="preserve">n récupère </w:t>
      </w:r>
      <w:r w:rsidR="00BA5890">
        <w:rPr>
          <w:rFonts w:ascii="3DS V2" w:hAnsi="3DS V2"/>
          <w:sz w:val="24"/>
          <w:szCs w:val="24"/>
        </w:rPr>
        <w:t>l’instance d</w:t>
      </w:r>
      <w:r w:rsidR="00647080">
        <w:rPr>
          <w:rFonts w:ascii="3DS V2" w:hAnsi="3DS V2"/>
          <w:sz w:val="24"/>
          <w:szCs w:val="24"/>
        </w:rPr>
        <w:t>u</w:t>
      </w:r>
      <w:r w:rsidR="00BA5890">
        <w:rPr>
          <w:rFonts w:ascii="3DS V2" w:hAnsi="3DS V2"/>
          <w:sz w:val="24"/>
          <w:szCs w:val="24"/>
        </w:rPr>
        <w:t xml:space="preserve"> </w:t>
      </w:r>
      <w:del w:id="282" w:author="GOUTAUDIER Sébastien" w:date="2025-08-01T11:15:00Z">
        <w:r w:rsidR="00BA5890" w:rsidDel="00690CCA">
          <w:rPr>
            <w:rFonts w:ascii="3DS V2" w:hAnsi="3DS V2"/>
            <w:sz w:val="24"/>
            <w:szCs w:val="24"/>
          </w:rPr>
          <w:delText>connector</w:delText>
        </w:r>
        <w:r w:rsidR="00A81575" w:rsidRPr="00A81575" w:rsidDel="00690CCA">
          <w:rPr>
            <w:rFonts w:ascii="3DS V2" w:hAnsi="3DS V2"/>
            <w:sz w:val="24"/>
            <w:szCs w:val="24"/>
          </w:rPr>
          <w:delText xml:space="preserve"> </w:delText>
        </w:r>
      </w:del>
      <w:ins w:id="283" w:author="GOUTAUDIER Sébastien" w:date="2025-08-01T11:15:00Z">
        <w:r w:rsidR="00690CCA">
          <w:rPr>
            <w:rFonts w:ascii="3DS V2" w:hAnsi="3DS V2"/>
            <w:sz w:val="24"/>
            <w:szCs w:val="24"/>
          </w:rPr>
          <w:t>connecteur</w:t>
        </w:r>
        <w:r w:rsidR="00690CCA" w:rsidRPr="00A81575">
          <w:rPr>
            <w:rFonts w:ascii="3DS V2" w:hAnsi="3DS V2"/>
            <w:sz w:val="24"/>
            <w:szCs w:val="24"/>
          </w:rPr>
          <w:t xml:space="preserve"> </w:t>
        </w:r>
      </w:ins>
      <w:r w:rsidR="008342A6">
        <w:rPr>
          <w:rFonts w:ascii="3DS V2" w:hAnsi="3DS V2"/>
          <w:sz w:val="24"/>
          <w:szCs w:val="24"/>
        </w:rPr>
        <w:t xml:space="preserve">et consulter </w:t>
      </w:r>
      <w:r w:rsidR="0001614D">
        <w:rPr>
          <w:rFonts w:ascii="3DS V2" w:hAnsi="3DS V2"/>
          <w:sz w:val="24"/>
          <w:szCs w:val="24"/>
        </w:rPr>
        <w:t xml:space="preserve">la référence </w:t>
      </w:r>
      <w:r w:rsidR="0001614D" w:rsidRPr="00A81575">
        <w:rPr>
          <w:rFonts w:ascii="3DS V2" w:hAnsi="3DS V2"/>
          <w:sz w:val="24"/>
          <w:szCs w:val="24"/>
        </w:rPr>
        <w:t>associée</w:t>
      </w:r>
      <w:r w:rsidR="00D12BFE">
        <w:rPr>
          <w:rFonts w:ascii="3DS V2" w:hAnsi="3DS V2"/>
          <w:sz w:val="24"/>
          <w:szCs w:val="24"/>
        </w:rPr>
        <w:t xml:space="preserve"> </w:t>
      </w:r>
      <w:r w:rsidR="008342A6">
        <w:rPr>
          <w:rFonts w:ascii="3DS V2" w:hAnsi="3DS V2"/>
          <w:sz w:val="24"/>
          <w:szCs w:val="24"/>
        </w:rPr>
        <w:t xml:space="preserve">de cette instance. </w:t>
      </w:r>
      <w:r w:rsidR="00A81575" w:rsidRPr="00A81575">
        <w:rPr>
          <w:rFonts w:ascii="3DS V2" w:hAnsi="3DS V2"/>
          <w:sz w:val="24"/>
          <w:szCs w:val="24"/>
        </w:rPr>
        <w:t xml:space="preserve">À partir de </w:t>
      </w:r>
      <w:r w:rsidR="008342A6">
        <w:rPr>
          <w:rFonts w:ascii="3DS V2" w:hAnsi="3DS V2"/>
          <w:sz w:val="24"/>
          <w:szCs w:val="24"/>
        </w:rPr>
        <w:t>la</w:t>
      </w:r>
      <w:r w:rsidR="00A81575" w:rsidRPr="00A81575">
        <w:rPr>
          <w:rFonts w:ascii="3DS V2" w:hAnsi="3DS V2"/>
          <w:sz w:val="24"/>
          <w:szCs w:val="24"/>
        </w:rPr>
        <w:t xml:space="preserve"> référence, on obtient les </w:t>
      </w:r>
      <w:r w:rsidR="00437782">
        <w:rPr>
          <w:rFonts w:ascii="3DS V2" w:hAnsi="3DS V2"/>
          <w:sz w:val="24"/>
          <w:szCs w:val="24"/>
        </w:rPr>
        <w:t>« </w:t>
      </w:r>
      <w:r w:rsidR="00A81575" w:rsidRPr="00A81575">
        <w:rPr>
          <w:rFonts w:ascii="3DS V2" w:hAnsi="3DS V2"/>
          <w:sz w:val="24"/>
          <w:szCs w:val="24"/>
        </w:rPr>
        <w:t>ports</w:t>
      </w:r>
      <w:r w:rsidR="00437782">
        <w:rPr>
          <w:rFonts w:ascii="3DS V2" w:hAnsi="3DS V2"/>
          <w:sz w:val="24"/>
          <w:szCs w:val="24"/>
        </w:rPr>
        <w:t> »</w:t>
      </w:r>
      <w:r w:rsidR="00A81575" w:rsidRPr="00A81575">
        <w:rPr>
          <w:rFonts w:ascii="3DS V2" w:hAnsi="3DS V2"/>
          <w:sz w:val="24"/>
          <w:szCs w:val="24"/>
        </w:rPr>
        <w:t xml:space="preserve"> du connect</w:t>
      </w:r>
      <w:r w:rsidR="008342A6">
        <w:rPr>
          <w:rFonts w:ascii="3DS V2" w:hAnsi="3DS V2"/>
          <w:sz w:val="24"/>
          <w:szCs w:val="24"/>
        </w:rPr>
        <w:t>o</w:t>
      </w:r>
      <w:r w:rsidR="00A81575" w:rsidRPr="00A81575">
        <w:rPr>
          <w:rFonts w:ascii="3DS V2" w:hAnsi="3DS V2"/>
          <w:sz w:val="24"/>
          <w:szCs w:val="24"/>
        </w:rPr>
        <w:t xml:space="preserve">r, puis leurs </w:t>
      </w:r>
      <w:r w:rsidR="00782FA9">
        <w:rPr>
          <w:rFonts w:ascii="3DS V2" w:hAnsi="3DS V2"/>
          <w:sz w:val="24"/>
          <w:szCs w:val="24"/>
        </w:rPr>
        <w:t>cavités</w:t>
      </w:r>
      <w:r w:rsidR="00A81575" w:rsidRPr="00A81575">
        <w:rPr>
          <w:rFonts w:ascii="3DS V2" w:hAnsi="3DS V2"/>
          <w:sz w:val="24"/>
          <w:szCs w:val="24"/>
        </w:rPr>
        <w:t xml:space="preserve"> logiques internes.</w:t>
      </w:r>
    </w:p>
    <w:p w14:paraId="63687D9B" w14:textId="069A155D" w:rsidR="00A81575" w:rsidRPr="00A81575" w:rsidRDefault="00834F18" w:rsidP="00A81575">
      <w:pPr>
        <w:rPr>
          <w:rFonts w:ascii="3DS V2" w:hAnsi="3DS V2"/>
          <w:sz w:val="24"/>
          <w:szCs w:val="24"/>
        </w:rPr>
      </w:pPr>
      <w:r>
        <w:rPr>
          <w:rFonts w:ascii="3DS V2" w:hAnsi="3DS V2"/>
          <w:b/>
          <w:bCs/>
          <w:sz w:val="24"/>
          <w:szCs w:val="24"/>
        </w:rPr>
        <w:t xml:space="preserve">Etape 2 : </w:t>
      </w:r>
      <w:r w:rsidR="00A81575" w:rsidRPr="00A81575">
        <w:rPr>
          <w:rFonts w:ascii="3DS V2" w:hAnsi="3DS V2"/>
          <w:b/>
          <w:bCs/>
          <w:sz w:val="24"/>
          <w:szCs w:val="24"/>
        </w:rPr>
        <w:t xml:space="preserve">Récupération des coordonnées physiques des </w:t>
      </w:r>
      <w:del w:id="284" w:author="GOUTAUDIER Sébastien" w:date="2025-08-01T11:16:00Z">
        <w:r w:rsidR="00A81575" w:rsidRPr="00A81575" w:rsidDel="00642DB1">
          <w:rPr>
            <w:rFonts w:ascii="3DS V2" w:hAnsi="3DS V2"/>
            <w:b/>
            <w:bCs/>
            <w:sz w:val="24"/>
            <w:szCs w:val="24"/>
          </w:rPr>
          <w:delText>ports</w:delText>
        </w:r>
      </w:del>
      <w:ins w:id="285" w:author="GOUTAUDIER Sébastien" w:date="2025-08-01T11:16:00Z">
        <w:r w:rsidR="00642DB1">
          <w:rPr>
            <w:rFonts w:ascii="3DS V2" w:hAnsi="3DS V2"/>
            <w:b/>
            <w:bCs/>
            <w:sz w:val="24"/>
            <w:szCs w:val="24"/>
          </w:rPr>
          <w:t>cavités</w:t>
        </w:r>
      </w:ins>
    </w:p>
    <w:p w14:paraId="47DA7C92" w14:textId="1D8BF995" w:rsidR="00A81575" w:rsidRPr="00A81575" w:rsidRDefault="00A81575" w:rsidP="00A81575">
      <w:pPr>
        <w:rPr>
          <w:rFonts w:ascii="3DS V2" w:hAnsi="3DS V2"/>
          <w:sz w:val="24"/>
          <w:szCs w:val="24"/>
        </w:rPr>
      </w:pPr>
      <w:r w:rsidRPr="00A81575">
        <w:rPr>
          <w:rFonts w:ascii="3DS V2" w:hAnsi="3DS V2"/>
          <w:sz w:val="24"/>
          <w:szCs w:val="24"/>
        </w:rPr>
        <w:t xml:space="preserve">On accède à une information dans l’objet logique appelé </w:t>
      </w:r>
      <w:r w:rsidR="0001614D">
        <w:rPr>
          <w:rFonts w:ascii="3DS V2" w:hAnsi="3DS V2"/>
          <w:sz w:val="24"/>
          <w:szCs w:val="24"/>
        </w:rPr>
        <w:t>« </w:t>
      </w:r>
      <w:r w:rsidRPr="00A81575">
        <w:rPr>
          <w:rFonts w:ascii="3DS V2" w:hAnsi="3DS V2"/>
          <w:sz w:val="24"/>
          <w:szCs w:val="24"/>
        </w:rPr>
        <w:t>PredefinedPartNumber</w:t>
      </w:r>
      <w:r w:rsidR="0001614D">
        <w:rPr>
          <w:rFonts w:ascii="3DS V2" w:hAnsi="3DS V2"/>
          <w:sz w:val="24"/>
          <w:szCs w:val="24"/>
        </w:rPr>
        <w:t> »</w:t>
      </w:r>
      <w:r w:rsidRPr="00A81575">
        <w:rPr>
          <w:rFonts w:ascii="3DS V2" w:hAnsi="3DS V2"/>
          <w:sz w:val="24"/>
          <w:szCs w:val="24"/>
        </w:rPr>
        <w:t>, qui donne un indice sur le composant physique correspondant.</w:t>
      </w:r>
      <w:r w:rsidR="0001614D">
        <w:rPr>
          <w:rFonts w:ascii="3DS V2" w:hAnsi="3DS V2"/>
          <w:sz w:val="24"/>
          <w:szCs w:val="24"/>
        </w:rPr>
        <w:t xml:space="preserve"> </w:t>
      </w:r>
      <w:r w:rsidRPr="00A81575">
        <w:rPr>
          <w:rFonts w:ascii="3DS V2" w:hAnsi="3DS V2"/>
          <w:sz w:val="24"/>
          <w:szCs w:val="24"/>
        </w:rPr>
        <w:t xml:space="preserve">À partir de </w:t>
      </w:r>
      <w:r w:rsidR="0001614D">
        <w:rPr>
          <w:rFonts w:ascii="3DS V2" w:hAnsi="3DS V2"/>
          <w:sz w:val="24"/>
          <w:szCs w:val="24"/>
        </w:rPr>
        <w:t>lui</w:t>
      </w:r>
      <w:r w:rsidRPr="00A81575">
        <w:rPr>
          <w:rFonts w:ascii="3DS V2" w:hAnsi="3DS V2"/>
          <w:sz w:val="24"/>
          <w:szCs w:val="24"/>
        </w:rPr>
        <w:t xml:space="preserve">, on interroge </w:t>
      </w:r>
      <w:r w:rsidR="00BC7179">
        <w:rPr>
          <w:rFonts w:ascii="3DS V2" w:hAnsi="3DS V2"/>
          <w:sz w:val="24"/>
          <w:szCs w:val="24"/>
        </w:rPr>
        <w:t xml:space="preserve">la </w:t>
      </w:r>
      <w:r w:rsidRPr="00A81575">
        <w:rPr>
          <w:rFonts w:ascii="3DS V2" w:hAnsi="3DS V2"/>
          <w:sz w:val="24"/>
          <w:szCs w:val="24"/>
        </w:rPr>
        <w:t>base de données pour obtenir l’identifiant du composant physique.</w:t>
      </w:r>
    </w:p>
    <w:p w14:paraId="23E9BE43" w14:textId="77777777" w:rsidR="00A81575" w:rsidRPr="00A81575" w:rsidRDefault="00A81575" w:rsidP="00A81575">
      <w:pPr>
        <w:rPr>
          <w:rFonts w:ascii="3DS V2" w:hAnsi="3DS V2"/>
          <w:sz w:val="24"/>
          <w:szCs w:val="24"/>
        </w:rPr>
      </w:pPr>
      <w:r w:rsidRPr="00A81575">
        <w:rPr>
          <w:rFonts w:ascii="3DS V2" w:hAnsi="3DS V2"/>
          <w:sz w:val="24"/>
          <w:szCs w:val="24"/>
        </w:rPr>
        <w:t>Si tout est trouvé, on charge ce composant physique en mémoire (ou on le récupère depuis un cache), et on l’interroge pour obtenir la liste de ses ports physiques de type "Cavity".</w:t>
      </w:r>
    </w:p>
    <w:p w14:paraId="19D1B472" w14:textId="1B4B5488" w:rsidR="00026BBB" w:rsidRDefault="00834F18" w:rsidP="00A81575">
      <w:pPr>
        <w:rPr>
          <w:rFonts w:ascii="3DS V2" w:hAnsi="3DS V2"/>
          <w:sz w:val="24"/>
          <w:szCs w:val="24"/>
        </w:rPr>
      </w:pPr>
      <w:r>
        <w:rPr>
          <w:rFonts w:ascii="3DS V2" w:hAnsi="3DS V2"/>
          <w:b/>
          <w:bCs/>
          <w:sz w:val="24"/>
          <w:szCs w:val="24"/>
        </w:rPr>
        <w:t xml:space="preserve">Etape 3 : </w:t>
      </w:r>
      <w:r w:rsidR="00A81575" w:rsidRPr="00A81575">
        <w:rPr>
          <w:rFonts w:ascii="3DS V2" w:hAnsi="3DS V2"/>
          <w:b/>
          <w:bCs/>
          <w:sz w:val="24"/>
          <w:szCs w:val="24"/>
        </w:rPr>
        <w:t>Association logique ↔ physique</w:t>
      </w:r>
    </w:p>
    <w:p w14:paraId="0A05B7B9" w14:textId="5FCEC3FF" w:rsidR="0038552A" w:rsidRDefault="00026BBB" w:rsidP="00A81575">
      <w:pPr>
        <w:rPr>
          <w:rFonts w:ascii="3DS V2" w:hAnsi="3DS V2"/>
          <w:sz w:val="24"/>
          <w:szCs w:val="24"/>
        </w:rPr>
      </w:pPr>
      <w:r>
        <w:rPr>
          <w:rFonts w:ascii="3DS V2" w:hAnsi="3DS V2"/>
          <w:sz w:val="24"/>
          <w:szCs w:val="24"/>
        </w:rPr>
        <w:t xml:space="preserve">Si les processus précédents ont </w:t>
      </w:r>
      <w:r w:rsidR="00E7489C">
        <w:rPr>
          <w:rFonts w:ascii="3DS V2" w:hAnsi="3DS V2"/>
          <w:sz w:val="24"/>
          <w:szCs w:val="24"/>
        </w:rPr>
        <w:t>fonctionné</w:t>
      </w:r>
      <w:r>
        <w:rPr>
          <w:rFonts w:ascii="3DS V2" w:hAnsi="3DS V2"/>
          <w:sz w:val="24"/>
          <w:szCs w:val="24"/>
        </w:rPr>
        <w:t xml:space="preserve"> correctement, </w:t>
      </w:r>
      <w:r w:rsidR="002B0328">
        <w:rPr>
          <w:rFonts w:ascii="3DS V2" w:hAnsi="3DS V2"/>
          <w:sz w:val="24"/>
          <w:szCs w:val="24"/>
        </w:rPr>
        <w:t xml:space="preserve">on peut </w:t>
      </w:r>
      <w:r w:rsidR="002B0328" w:rsidRPr="00A81575">
        <w:rPr>
          <w:rFonts w:ascii="3DS V2" w:hAnsi="3DS V2"/>
          <w:sz w:val="24"/>
          <w:szCs w:val="24"/>
        </w:rPr>
        <w:t xml:space="preserve">associe </w:t>
      </w:r>
      <w:r w:rsidR="002B0328">
        <w:rPr>
          <w:rFonts w:ascii="3DS V2" w:hAnsi="3DS V2"/>
          <w:sz w:val="24"/>
          <w:szCs w:val="24"/>
        </w:rPr>
        <w:t>les cavités</w:t>
      </w:r>
      <w:r w:rsidR="00A81575" w:rsidRPr="00A81575">
        <w:rPr>
          <w:rFonts w:ascii="3DS V2" w:hAnsi="3DS V2"/>
          <w:sz w:val="24"/>
          <w:szCs w:val="24"/>
        </w:rPr>
        <w:t xml:space="preserve"> logiques </w:t>
      </w:r>
      <w:r w:rsidR="002B0328">
        <w:rPr>
          <w:rFonts w:ascii="3DS V2" w:hAnsi="3DS V2"/>
          <w:sz w:val="24"/>
          <w:szCs w:val="24"/>
        </w:rPr>
        <w:t>et</w:t>
      </w:r>
      <w:r w:rsidR="00A81575" w:rsidRPr="00A81575">
        <w:rPr>
          <w:rFonts w:ascii="3DS V2" w:hAnsi="3DS V2"/>
          <w:sz w:val="24"/>
          <w:szCs w:val="24"/>
        </w:rPr>
        <w:t xml:space="preserve"> </w:t>
      </w:r>
      <w:r w:rsidR="002B0328">
        <w:rPr>
          <w:rFonts w:ascii="3DS V2" w:hAnsi="3DS V2"/>
          <w:sz w:val="24"/>
          <w:szCs w:val="24"/>
        </w:rPr>
        <w:t>les</w:t>
      </w:r>
      <w:r w:rsidR="00A81575" w:rsidRPr="00A81575">
        <w:rPr>
          <w:rFonts w:ascii="3DS V2" w:hAnsi="3DS V2"/>
          <w:sz w:val="24"/>
          <w:szCs w:val="24"/>
        </w:rPr>
        <w:t xml:space="preserve"> ports physiques un</w:t>
      </w:r>
      <w:r w:rsidR="002B0328">
        <w:rPr>
          <w:rFonts w:ascii="3DS V2" w:hAnsi="3DS V2"/>
          <w:sz w:val="24"/>
          <w:szCs w:val="24"/>
        </w:rPr>
        <w:t>e</w:t>
      </w:r>
      <w:r w:rsidR="00A81575" w:rsidRPr="00A81575">
        <w:rPr>
          <w:rFonts w:ascii="3DS V2" w:hAnsi="3DS V2"/>
          <w:sz w:val="24"/>
          <w:szCs w:val="24"/>
        </w:rPr>
        <w:t xml:space="preserve"> à un</w:t>
      </w:r>
      <w:r w:rsidR="002B0328">
        <w:rPr>
          <w:rFonts w:ascii="3DS V2" w:hAnsi="3DS V2"/>
          <w:sz w:val="24"/>
          <w:szCs w:val="24"/>
        </w:rPr>
        <w:t>e</w:t>
      </w:r>
      <w:r w:rsidR="00A81575" w:rsidRPr="00A81575">
        <w:rPr>
          <w:rFonts w:ascii="3DS V2" w:hAnsi="3DS V2"/>
          <w:sz w:val="24"/>
          <w:szCs w:val="24"/>
        </w:rPr>
        <w:t>.</w:t>
      </w:r>
      <w:r w:rsidR="002B0328">
        <w:rPr>
          <w:rFonts w:ascii="3DS V2" w:hAnsi="3DS V2"/>
          <w:sz w:val="24"/>
          <w:szCs w:val="24"/>
        </w:rPr>
        <w:t xml:space="preserve"> </w:t>
      </w:r>
      <w:r w:rsidR="00A81575" w:rsidRPr="00A81575">
        <w:rPr>
          <w:rFonts w:ascii="3DS V2" w:hAnsi="3DS V2"/>
          <w:sz w:val="24"/>
          <w:szCs w:val="24"/>
        </w:rPr>
        <w:t>Pour chaque paire, on crée un objet CATELEditor3DCavity</w:t>
      </w:r>
      <w:r w:rsidR="00545E25">
        <w:rPr>
          <w:rFonts w:ascii="3DS V2" w:hAnsi="3DS V2"/>
          <w:sz w:val="24"/>
          <w:szCs w:val="24"/>
        </w:rPr>
        <w:t xml:space="preserve">. Dans son constructeur, </w:t>
      </w:r>
      <w:r w:rsidR="00F715B0">
        <w:rPr>
          <w:rFonts w:ascii="3DS V2" w:hAnsi="3DS V2"/>
          <w:sz w:val="24"/>
          <w:szCs w:val="24"/>
        </w:rPr>
        <w:t xml:space="preserve">la propriété </w:t>
      </w:r>
      <w:r w:rsidR="00545E25">
        <w:rPr>
          <w:rFonts w:ascii="3DS V2" w:hAnsi="3DS V2"/>
          <w:sz w:val="24"/>
          <w:szCs w:val="24"/>
        </w:rPr>
        <w:t>« contact gauge »</w:t>
      </w:r>
      <w:r w:rsidR="00A628E1">
        <w:rPr>
          <w:rFonts w:ascii="3DS V2" w:hAnsi="3DS V2"/>
          <w:sz w:val="24"/>
          <w:szCs w:val="24"/>
        </w:rPr>
        <w:t xml:space="preserve"> qui représente la taille de cavité en AWG</w:t>
      </w:r>
      <w:r w:rsidR="00545E25">
        <w:rPr>
          <w:rFonts w:ascii="3DS V2" w:hAnsi="3DS V2"/>
          <w:sz w:val="24"/>
          <w:szCs w:val="24"/>
        </w:rPr>
        <w:t xml:space="preserve"> </w:t>
      </w:r>
      <w:r w:rsidR="00F715B0">
        <w:rPr>
          <w:rFonts w:ascii="3DS V2" w:hAnsi="3DS V2"/>
          <w:sz w:val="24"/>
          <w:szCs w:val="24"/>
        </w:rPr>
        <w:t xml:space="preserve">est récupérer </w:t>
      </w:r>
      <w:r w:rsidR="00545E25">
        <w:rPr>
          <w:rFonts w:ascii="3DS V2" w:hAnsi="3DS V2"/>
          <w:sz w:val="24"/>
          <w:szCs w:val="24"/>
        </w:rPr>
        <w:t>depuis</w:t>
      </w:r>
      <w:r w:rsidR="00F715B0">
        <w:rPr>
          <w:rFonts w:ascii="3DS V2" w:hAnsi="3DS V2"/>
          <w:sz w:val="24"/>
          <w:szCs w:val="24"/>
        </w:rPr>
        <w:t xml:space="preserve"> la</w:t>
      </w:r>
      <w:r w:rsidR="00545E25">
        <w:rPr>
          <w:rFonts w:ascii="3DS V2" w:hAnsi="3DS V2"/>
          <w:sz w:val="24"/>
          <w:szCs w:val="24"/>
        </w:rPr>
        <w:t xml:space="preserve"> cavité </w:t>
      </w:r>
      <w:commentRangeStart w:id="286"/>
      <w:r w:rsidR="00545E25">
        <w:rPr>
          <w:rFonts w:ascii="3DS V2" w:hAnsi="3DS V2"/>
          <w:sz w:val="24"/>
          <w:szCs w:val="24"/>
        </w:rPr>
        <w:t>logique</w:t>
      </w:r>
      <w:commentRangeEnd w:id="286"/>
      <w:r w:rsidR="00055A54">
        <w:rPr>
          <w:rStyle w:val="CommentReference"/>
          <w:rFonts w:ascii="Times New Roman" w:eastAsia="Times New Roman" w:hAnsi="Times New Roman" w:cs="Times New Roman"/>
          <w:szCs w:val="20"/>
        </w:rPr>
        <w:commentReference w:id="286"/>
      </w:r>
      <w:r w:rsidR="00545E25">
        <w:rPr>
          <w:rFonts w:ascii="3DS V2" w:hAnsi="3DS V2"/>
          <w:sz w:val="24"/>
          <w:szCs w:val="24"/>
        </w:rPr>
        <w:t xml:space="preserve">, </w:t>
      </w:r>
      <w:r w:rsidR="000E68BB">
        <w:rPr>
          <w:rFonts w:ascii="3DS V2" w:hAnsi="3DS V2"/>
          <w:sz w:val="24"/>
          <w:szCs w:val="24"/>
        </w:rPr>
        <w:t>ses coordonnées 3D</w:t>
      </w:r>
      <w:r w:rsidR="00545E25">
        <w:rPr>
          <w:rFonts w:ascii="3DS V2" w:hAnsi="3DS V2"/>
          <w:sz w:val="24"/>
          <w:szCs w:val="24"/>
        </w:rPr>
        <w:t xml:space="preserve"> depuis cavité physique, et son nom depuis les deux, pour vérifier que </w:t>
      </w:r>
      <w:r w:rsidR="002076D9">
        <w:rPr>
          <w:rFonts w:ascii="3DS V2" w:hAnsi="3DS V2"/>
          <w:sz w:val="24"/>
          <w:szCs w:val="24"/>
        </w:rPr>
        <w:t>l’association entre deux objet</w:t>
      </w:r>
      <w:r w:rsidR="004868A0">
        <w:rPr>
          <w:rFonts w:ascii="3DS V2" w:hAnsi="3DS V2"/>
          <w:sz w:val="24"/>
          <w:szCs w:val="24"/>
        </w:rPr>
        <w:t>s</w:t>
      </w:r>
      <w:r w:rsidR="002076D9">
        <w:rPr>
          <w:rFonts w:ascii="3DS V2" w:hAnsi="3DS V2"/>
          <w:sz w:val="24"/>
          <w:szCs w:val="24"/>
        </w:rPr>
        <w:t xml:space="preserve"> </w:t>
      </w:r>
      <w:r w:rsidR="00545E25">
        <w:rPr>
          <w:rFonts w:ascii="3DS V2" w:hAnsi="3DS V2"/>
          <w:sz w:val="24"/>
          <w:szCs w:val="24"/>
        </w:rPr>
        <w:t>est correcte.</w:t>
      </w:r>
    </w:p>
    <w:p w14:paraId="48EE5F19" w14:textId="589CBE81" w:rsidR="00A81575" w:rsidRDefault="00A81575" w:rsidP="004403F4">
      <w:pPr>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xml:space="preserve">, nouvellement crée,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 xml:space="preserve">et que notre algorithme de triangulation Delaunay est conçu pour le cas 2D, il faut faire une réduction de dimensionnalité pour supprimer la troisième dimension inutile. CATIA propose des outils géométriques internes simple et puissant.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w:t>
      </w:r>
      <w:del w:id="287" w:author="GOUTAUDIER Sébastien" w:date="2025-08-01T11:18:00Z">
        <w:r w:rsidR="002F139B" w:rsidDel="00D32BCD">
          <w:rPr>
            <w:rFonts w:ascii="3DS V2" w:hAnsi="3DS V2"/>
            <w:sz w:val="24"/>
            <w:szCs w:val="24"/>
          </w:rPr>
          <w:delText>fait une</w:delText>
        </w:r>
      </w:del>
      <w:ins w:id="288" w:author="GOUTAUDIER Sébastien" w:date="2025-08-01T11:18:00Z">
        <w:r w:rsidR="00D32BCD">
          <w:rPr>
            <w:rFonts w:ascii="3DS V2" w:hAnsi="3DS V2"/>
            <w:sz w:val="24"/>
            <w:szCs w:val="24"/>
          </w:rPr>
          <w:t>réalise la</w:t>
        </w:r>
      </w:ins>
      <w:r w:rsidR="002F139B">
        <w:rPr>
          <w:rFonts w:ascii="3DS V2" w:hAnsi="3DS V2"/>
          <w:sz w:val="24"/>
          <w:szCs w:val="24"/>
        </w:rPr>
        <w:t xml:space="preserve"> triangulation Delaunay, pour la construction de la liste d’adjacence de cavité</w:t>
      </w:r>
      <w:ins w:id="289" w:author="GOUTAUDIER Sébastien" w:date="2025-08-01T11:18:00Z">
        <w:r w:rsidR="0048351A">
          <w:rPr>
            <w:rFonts w:ascii="3DS V2" w:hAnsi="3DS V2"/>
            <w:sz w:val="24"/>
            <w:szCs w:val="24"/>
          </w:rPr>
          <w:t>s</w:t>
        </w:r>
      </w:ins>
      <w:r w:rsidR="002F139B">
        <w:rPr>
          <w:rFonts w:ascii="3DS V2" w:hAnsi="3DS V2"/>
          <w:sz w:val="24"/>
          <w:szCs w:val="24"/>
        </w:rPr>
        <w:t xml:space="preserve"> dans le connector actuel.</w:t>
      </w:r>
    </w:p>
    <w:p w14:paraId="06D79674" w14:textId="7738B981" w:rsidR="00FB1D7F" w:rsidRDefault="00E6104C" w:rsidP="006F1E6F">
      <w:pPr>
        <w:rPr>
          <w:rFonts w:ascii="3DS V2" w:hAnsi="3DS V2"/>
          <w:sz w:val="24"/>
          <w:szCs w:val="24"/>
        </w:rPr>
      </w:pPr>
      <w:r>
        <w:rPr>
          <w:rFonts w:ascii="3DS V2" w:hAnsi="3DS V2"/>
          <w:sz w:val="24"/>
          <w:szCs w:val="24"/>
        </w:rPr>
        <w:lastRenderedPageBreak/>
        <w:t>La nouvelle classe de câbles n</w:t>
      </w:r>
      <w:r w:rsidR="00F54E21">
        <w:rPr>
          <w:rFonts w:ascii="3DS V2" w:hAnsi="3DS V2"/>
          <w:sz w:val="24"/>
          <w:szCs w:val="24"/>
        </w:rPr>
        <w:t xml:space="preserve">’est </w:t>
      </w:r>
      <w:r>
        <w:rPr>
          <w:rFonts w:ascii="3DS V2" w:hAnsi="3DS V2"/>
          <w:sz w:val="24"/>
          <w:szCs w:val="24"/>
        </w:rPr>
        <w:t xml:space="preserve">pas aussi complexe que la nouvelle classe </w:t>
      </w:r>
      <w:r w:rsidR="00975D85">
        <w:rPr>
          <w:rFonts w:ascii="3DS V2" w:hAnsi="3DS V2"/>
          <w:sz w:val="24"/>
          <w:szCs w:val="24"/>
        </w:rPr>
        <w:t xml:space="preserve">de </w:t>
      </w:r>
      <w:r>
        <w:rPr>
          <w:rFonts w:ascii="3DS V2" w:hAnsi="3DS V2"/>
          <w:sz w:val="24"/>
          <w:szCs w:val="24"/>
        </w:rPr>
        <w:t xml:space="preserve">cavité qui doit faire fusionner les objets de deux niveaux. </w:t>
      </w:r>
      <w:r w:rsidR="006F1E6F">
        <w:rPr>
          <w:rFonts w:ascii="3DS V2" w:hAnsi="3DS V2"/>
          <w:sz w:val="24"/>
          <w:szCs w:val="24"/>
        </w:rPr>
        <w:t>Elle</w:t>
      </w:r>
      <w:r w:rsidR="00EB5112">
        <w:rPr>
          <w:rFonts w:ascii="3DS V2" w:hAnsi="3DS V2"/>
          <w:sz w:val="24"/>
          <w:szCs w:val="24"/>
        </w:rPr>
        <w:t xml:space="preserve"> accepte le VOD du câble et trouver </w:t>
      </w:r>
      <w:r w:rsidR="00844098">
        <w:rPr>
          <w:rFonts w:ascii="3DS V2" w:hAnsi="3DS V2"/>
          <w:sz w:val="24"/>
          <w:szCs w:val="24"/>
        </w:rPr>
        <w:t xml:space="preserve">les fils logiques </w:t>
      </w:r>
      <w:r w:rsidR="00836B4B">
        <w:rPr>
          <w:rFonts w:ascii="3DS V2" w:hAnsi="3DS V2"/>
          <w:sz w:val="24"/>
          <w:szCs w:val="24"/>
        </w:rPr>
        <w:t>ainsi que la ségrégation du câble.</w:t>
      </w:r>
      <w:r w:rsidR="00BD4FC0">
        <w:rPr>
          <w:rFonts w:ascii="3DS V2" w:hAnsi="3DS V2"/>
          <w:sz w:val="24"/>
          <w:szCs w:val="24"/>
        </w:rPr>
        <w:t xml:space="preserve"> </w:t>
      </w:r>
      <w:r w:rsidR="00844098">
        <w:rPr>
          <w:rFonts w:ascii="3DS V2" w:hAnsi="3DS V2"/>
          <w:sz w:val="24"/>
          <w:szCs w:val="24"/>
        </w:rPr>
        <w:t>Elle passe le VOD et l’objet logique du fil au constructeur de la nouvelle classe de fil, qui construire son propre VOD et récupère sa taille en gauge.</w:t>
      </w:r>
      <w:r w:rsidR="009D54C0">
        <w:rPr>
          <w:rFonts w:ascii="3DS V2" w:hAnsi="3DS V2"/>
          <w:sz w:val="24"/>
          <w:szCs w:val="24"/>
        </w:rPr>
        <w:br w:type="page"/>
      </w:r>
    </w:p>
    <w:p w14:paraId="31BDF67D" w14:textId="4823D8BD" w:rsidR="00FB1D7F" w:rsidRDefault="00FB1D7F" w:rsidP="00FB1D7F">
      <w:pPr>
        <w:pStyle w:val="Heading3"/>
        <w:rPr>
          <w:rFonts w:ascii="3DS V2" w:hAnsi="3DS V2"/>
          <w:sz w:val="32"/>
          <w:szCs w:val="32"/>
        </w:rPr>
      </w:pPr>
      <w:bookmarkStart w:id="290" w:name="_Toc204887657"/>
      <w:r>
        <w:rPr>
          <w:rFonts w:ascii="3DS V2" w:hAnsi="3DS V2"/>
          <w:sz w:val="32"/>
          <w:szCs w:val="32"/>
        </w:rPr>
        <w:lastRenderedPageBreak/>
        <w:t xml:space="preserve">Extension </w:t>
      </w:r>
      <w:r w:rsidR="00EB165C">
        <w:rPr>
          <w:rFonts w:ascii="3DS V2" w:hAnsi="3DS V2"/>
          <w:sz w:val="32"/>
          <w:szCs w:val="32"/>
        </w:rPr>
        <w:t>d’infrastructure</w:t>
      </w:r>
      <w:r w:rsidR="00FD15B6">
        <w:rPr>
          <w:rFonts w:ascii="3DS V2" w:hAnsi="3DS V2"/>
          <w:sz w:val="32"/>
          <w:szCs w:val="32"/>
        </w:rPr>
        <w:t xml:space="preserve"> DS</w:t>
      </w:r>
      <w:bookmarkEnd w:id="290"/>
    </w:p>
    <w:p w14:paraId="37505BF2" w14:textId="27E11D0D" w:rsidR="00FF2BF4" w:rsidDel="00BB0CA2" w:rsidRDefault="00BB0CA2">
      <w:pPr>
        <w:rPr>
          <w:del w:id="291" w:author="GOUTAUDIER Sébastien" w:date="2025-08-01T11:19:00Z"/>
          <w:rFonts w:ascii="3DS V2" w:hAnsi="3DS V2"/>
          <w:b/>
          <w:bCs/>
          <w:sz w:val="24"/>
          <w:szCs w:val="24"/>
        </w:rPr>
      </w:pPr>
      <w:ins w:id="292" w:author="GOUTAUDIER Sébastien" w:date="2025-08-01T11:19:00Z">
        <w:r>
          <w:t>L’utilisation de la STL a été historiquement interdite chez Dassault Systèmes. Bien que cette restriction ait été levée depuis 2019, la majorité du code existant continue de fonctionner sans recourir à la STL. Cela pose des difficultés lors de la migration et de l’intégration de code algorithmique dans CATIA. Toutefois, il est possible de remplacer les outils de la STL par des boucles et des instructions conditionnelles manuelles. La solution la plus simple reste souvent de réécrire ces outils algorithmiques en s’inspirant de l’implémentation de la STL.</w:t>
        </w:r>
      </w:ins>
      <w:del w:id="293" w:author="GOUTAUDIER Sébastien" w:date="2025-08-01T11:19:00Z">
        <w:r w:rsidR="004C2A6F" w:rsidDel="00BB0CA2">
          <w:rPr>
            <w:rFonts w:ascii="3DS V2" w:hAnsi="3DS V2"/>
            <w:sz w:val="24"/>
            <w:szCs w:val="24"/>
          </w:rPr>
          <w:delText xml:space="preserve">L’utilisation de STL est historiquement interdite </w:delText>
        </w:r>
        <w:r w:rsidR="005160D4" w:rsidDel="00BB0CA2">
          <w:rPr>
            <w:rFonts w:ascii="3DS V2" w:hAnsi="3DS V2"/>
            <w:sz w:val="24"/>
            <w:szCs w:val="24"/>
          </w:rPr>
          <w:delText>dans</w:delText>
        </w:r>
        <w:r w:rsidR="004C2A6F" w:rsidDel="00BB0CA2">
          <w:rPr>
            <w:rFonts w:ascii="3DS V2" w:hAnsi="3DS V2"/>
            <w:sz w:val="24"/>
            <w:szCs w:val="24"/>
          </w:rPr>
          <w:delText xml:space="preserve"> Dassault Systèmes. Malgré cette interdiction a été enlevé depuis 2019, </w:delText>
        </w:r>
        <w:r w:rsidR="00EC616A" w:rsidDel="00BB0CA2">
          <w:rPr>
            <w:rFonts w:ascii="3DS V2" w:hAnsi="3DS V2"/>
            <w:sz w:val="24"/>
            <w:szCs w:val="24"/>
          </w:rPr>
          <w:delText xml:space="preserve">la </w:delText>
        </w:r>
        <w:r w:rsidR="009B5665" w:rsidDel="00BB0CA2">
          <w:rPr>
            <w:rFonts w:ascii="3DS V2" w:hAnsi="3DS V2"/>
            <w:sz w:val="24"/>
            <w:szCs w:val="24"/>
          </w:rPr>
          <w:delText>plupart</w:delText>
        </w:r>
        <w:r w:rsidR="004C2A6F" w:rsidDel="00BB0CA2">
          <w:rPr>
            <w:rFonts w:ascii="3DS V2" w:hAnsi="3DS V2"/>
            <w:sz w:val="24"/>
            <w:szCs w:val="24"/>
          </w:rPr>
          <w:delText xml:space="preserve"> de code </w:delText>
        </w:r>
        <w:r w:rsidR="00EC616A" w:rsidDel="00BB0CA2">
          <w:rPr>
            <w:rFonts w:ascii="3DS V2" w:hAnsi="3DS V2"/>
            <w:sz w:val="24"/>
            <w:szCs w:val="24"/>
          </w:rPr>
          <w:delText>fonctionne</w:delText>
        </w:r>
        <w:r w:rsidR="004C2A6F" w:rsidDel="00BB0CA2">
          <w:rPr>
            <w:rFonts w:ascii="3DS V2" w:hAnsi="3DS V2"/>
            <w:sz w:val="24"/>
            <w:szCs w:val="24"/>
          </w:rPr>
          <w:delText xml:space="preserve"> sans éléments de STL. Cela cause des problèmes pour la migration et </w:delText>
        </w:r>
        <w:r w:rsidR="009B5665" w:rsidDel="00BB0CA2">
          <w:rPr>
            <w:rFonts w:ascii="3DS V2" w:hAnsi="3DS V2"/>
            <w:sz w:val="24"/>
            <w:szCs w:val="24"/>
          </w:rPr>
          <w:delText>l’</w:delText>
        </w:r>
        <w:r w:rsidR="004C2A6F" w:rsidDel="00BB0CA2">
          <w:rPr>
            <w:rFonts w:ascii="3DS V2" w:hAnsi="3DS V2"/>
            <w:sz w:val="24"/>
            <w:szCs w:val="24"/>
          </w:rPr>
          <w:delText xml:space="preserve">intégration de code </w:delText>
        </w:r>
        <w:r w:rsidR="00EE3FD8" w:rsidDel="00BB0CA2">
          <w:rPr>
            <w:rFonts w:ascii="3DS V2" w:hAnsi="3DS V2"/>
            <w:sz w:val="24"/>
            <w:szCs w:val="24"/>
          </w:rPr>
          <w:delText>algorithm</w:delText>
        </w:r>
        <w:r w:rsidR="009B5665" w:rsidDel="00BB0CA2">
          <w:rPr>
            <w:rFonts w:ascii="3DS V2" w:hAnsi="3DS V2"/>
            <w:sz w:val="24"/>
            <w:szCs w:val="24"/>
          </w:rPr>
          <w:delText>ique</w:delText>
        </w:r>
        <w:r w:rsidR="00EE3FD8" w:rsidDel="00BB0CA2">
          <w:rPr>
            <w:rFonts w:ascii="3DS V2" w:hAnsi="3DS V2"/>
            <w:sz w:val="24"/>
            <w:szCs w:val="24"/>
          </w:rPr>
          <w:delText xml:space="preserve"> </w:delText>
        </w:r>
        <w:r w:rsidR="004C2A6F" w:rsidDel="00BB0CA2">
          <w:rPr>
            <w:rFonts w:ascii="3DS V2" w:hAnsi="3DS V2"/>
            <w:sz w:val="24"/>
            <w:szCs w:val="24"/>
          </w:rPr>
          <w:delText>dans CATIA</w:delText>
        </w:r>
        <w:r w:rsidR="00E23AE3" w:rsidDel="00BB0CA2">
          <w:rPr>
            <w:rFonts w:ascii="3DS V2" w:hAnsi="3DS V2"/>
            <w:sz w:val="24"/>
            <w:szCs w:val="24"/>
          </w:rPr>
          <w:delText>.</w:delText>
        </w:r>
        <w:r w:rsidR="009061EA" w:rsidDel="00BB0CA2">
          <w:rPr>
            <w:rFonts w:ascii="3DS V2" w:hAnsi="3DS V2"/>
            <w:sz w:val="24"/>
            <w:szCs w:val="24"/>
          </w:rPr>
          <w:delText xml:space="preserve"> </w:delText>
        </w:r>
        <w:r w:rsidR="00B76997" w:rsidDel="00BB0CA2">
          <w:rPr>
            <w:rFonts w:ascii="3DS V2" w:hAnsi="3DS V2"/>
            <w:sz w:val="24"/>
            <w:szCs w:val="24"/>
          </w:rPr>
          <w:delText>Mais</w:delText>
        </w:r>
        <w:r w:rsidR="00DE31B1" w:rsidDel="00BB0CA2">
          <w:rPr>
            <w:rFonts w:ascii="3DS V2" w:hAnsi="3DS V2"/>
            <w:sz w:val="24"/>
            <w:szCs w:val="24"/>
          </w:rPr>
          <w:delText xml:space="preserve"> </w:delText>
        </w:r>
        <w:r w:rsidR="005A3A93" w:rsidDel="00BB0CA2">
          <w:rPr>
            <w:rFonts w:ascii="3DS V2" w:hAnsi="3DS V2"/>
            <w:sz w:val="24"/>
            <w:szCs w:val="24"/>
          </w:rPr>
          <w:delText>i</w:delText>
        </w:r>
        <w:r w:rsidR="009061EA" w:rsidDel="00BB0CA2">
          <w:rPr>
            <w:rFonts w:ascii="3DS V2" w:hAnsi="3DS V2"/>
            <w:sz w:val="24"/>
            <w:szCs w:val="24"/>
          </w:rPr>
          <w:delText xml:space="preserve">l est possible de remplacer tous les outils de STL par </w:delText>
        </w:r>
        <w:r w:rsidR="005B63A4" w:rsidDel="00BB0CA2">
          <w:rPr>
            <w:rFonts w:ascii="3DS V2" w:hAnsi="3DS V2"/>
            <w:sz w:val="24"/>
            <w:szCs w:val="24"/>
          </w:rPr>
          <w:delText>des</w:delText>
        </w:r>
        <w:r w:rsidR="009061EA" w:rsidDel="00BB0CA2">
          <w:rPr>
            <w:rFonts w:ascii="3DS V2" w:hAnsi="3DS V2"/>
            <w:sz w:val="24"/>
            <w:szCs w:val="24"/>
          </w:rPr>
          <w:delText xml:space="preserve"> boucles et </w:delText>
        </w:r>
        <w:r w:rsidR="005B63A4" w:rsidDel="00BB0CA2">
          <w:rPr>
            <w:rFonts w:ascii="3DS V2" w:hAnsi="3DS V2"/>
            <w:sz w:val="24"/>
            <w:szCs w:val="24"/>
          </w:rPr>
          <w:delText>des</w:delText>
        </w:r>
        <w:r w:rsidR="009061EA" w:rsidDel="00BB0CA2">
          <w:rPr>
            <w:rFonts w:ascii="3DS V2" w:hAnsi="3DS V2"/>
            <w:sz w:val="24"/>
            <w:szCs w:val="24"/>
          </w:rPr>
          <w:delText xml:space="preserve"> instructions conditionnelles </w:delText>
        </w:r>
        <w:r w:rsidR="00D623D7" w:rsidDel="00BB0CA2">
          <w:rPr>
            <w:rFonts w:ascii="3DS V2" w:hAnsi="3DS V2"/>
            <w:sz w:val="24"/>
            <w:szCs w:val="24"/>
          </w:rPr>
          <w:delText>manuellement</w:delText>
        </w:r>
        <w:r w:rsidR="009061EA" w:rsidDel="00BB0CA2">
          <w:rPr>
            <w:rFonts w:ascii="3DS V2" w:hAnsi="3DS V2"/>
            <w:sz w:val="24"/>
            <w:szCs w:val="24"/>
          </w:rPr>
          <w:delText xml:space="preserve">, </w:delText>
        </w:r>
        <w:r w:rsidR="00B17168" w:rsidDel="00BB0CA2">
          <w:rPr>
            <w:rFonts w:ascii="3DS V2" w:hAnsi="3DS V2"/>
            <w:sz w:val="24"/>
            <w:szCs w:val="24"/>
          </w:rPr>
          <w:delText>le plus simple</w:delText>
        </w:r>
        <w:r w:rsidR="009061EA" w:rsidDel="00BB0CA2">
          <w:rPr>
            <w:rFonts w:ascii="3DS V2" w:hAnsi="3DS V2"/>
            <w:sz w:val="24"/>
            <w:szCs w:val="24"/>
          </w:rPr>
          <w:delText xml:space="preserve"> est de réécrire ces outils algorithmiques en imitant l’implémentation de STL.</w:delText>
        </w:r>
        <w:r w:rsidR="00FF2BF4" w:rsidRPr="00FF2BF4" w:rsidDel="00BB0CA2">
          <w:rPr>
            <w:rFonts w:ascii="3DS V2" w:hAnsi="3DS V2"/>
            <w:b/>
            <w:bCs/>
            <w:sz w:val="24"/>
            <w:szCs w:val="24"/>
          </w:rPr>
          <w:delText xml:space="preserve"> </w:delText>
        </w:r>
      </w:del>
    </w:p>
    <w:p w14:paraId="22E1C8B0" w14:textId="418C1D64" w:rsidR="009061EA" w:rsidRDefault="00FF2BF4">
      <w:pPr>
        <w:rPr>
          <w:rFonts w:ascii="3DS V2" w:hAnsi="3DS V2"/>
          <w:sz w:val="24"/>
          <w:szCs w:val="24"/>
        </w:rPr>
      </w:pPr>
      <w:r w:rsidRPr="00FF2BF4">
        <w:rPr>
          <w:rFonts w:ascii="3DS V2" w:hAnsi="3DS V2"/>
          <w:b/>
          <w:bCs/>
          <w:sz w:val="24"/>
          <w:szCs w:val="24"/>
        </w:rPr>
        <w:t>std::erase_if</w:t>
      </w:r>
    </w:p>
    <w:p w14:paraId="2975AAA2" w14:textId="64317D20" w:rsidR="00DB002E" w:rsidRDefault="00FF2BF4">
      <w:pPr>
        <w:rPr>
          <w:rFonts w:ascii="3DS V2" w:hAnsi="3DS V2"/>
          <w:sz w:val="24"/>
          <w:szCs w:val="24"/>
          <w:lang w:eastAsia="zh-CN"/>
        </w:rPr>
      </w:pPr>
      <w:r>
        <w:rPr>
          <w:rFonts w:ascii="3DS V2" w:hAnsi="3DS V2"/>
          <w:sz w:val="24"/>
          <w:szCs w:val="24"/>
        </w:rPr>
        <w:t xml:space="preserve">Elle </w:t>
      </w:r>
      <w:r w:rsidR="007A72D5">
        <w:rPr>
          <w:rFonts w:ascii="3DS V2" w:hAnsi="3DS V2"/>
          <w:sz w:val="24"/>
          <w:szCs w:val="24"/>
        </w:rPr>
        <w:t xml:space="preserve">est </w:t>
      </w:r>
      <w:r>
        <w:rPr>
          <w:rFonts w:ascii="3DS V2" w:hAnsi="3DS V2"/>
          <w:sz w:val="24"/>
          <w:szCs w:val="24"/>
        </w:rPr>
        <w:t>une de l</w:t>
      </w:r>
      <w:r w:rsidR="00DB002E">
        <w:rPr>
          <w:rFonts w:ascii="3DS V2" w:hAnsi="3DS V2"/>
          <w:sz w:val="24"/>
          <w:szCs w:val="24"/>
        </w:rPr>
        <w:t>a fonction</w:t>
      </w:r>
      <w:r w:rsidR="002E7810">
        <w:rPr>
          <w:rFonts w:ascii="3DS V2" w:hAnsi="3DS V2"/>
          <w:sz w:val="24"/>
          <w:szCs w:val="24"/>
        </w:rPr>
        <w:t xml:space="preserve"> la</w:t>
      </w:r>
      <w:r w:rsidR="00DB002E">
        <w:rPr>
          <w:rFonts w:ascii="3DS V2" w:hAnsi="3DS V2"/>
          <w:sz w:val="24"/>
          <w:szCs w:val="24"/>
        </w:rPr>
        <w:t xml:space="preserve"> plus utilisée. Voici une version minimaliste de cette fonction : </w:t>
      </w:r>
    </w:p>
    <w:p w14:paraId="53D12CFC" w14:textId="019F4464" w:rsidR="00EE308D" w:rsidRDefault="00EE308D" w:rsidP="00EE308D">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13F6B4F0" w14:textId="48D9A2D4" w:rsidR="00EE308D" w:rsidRDefault="00EE308D" w:rsidP="00EE308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73311360" w14:textId="77777777" w:rsidR="00DB002E" w:rsidRDefault="00EE308D" w:rsidP="00DB002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9BCD8B8" w14:textId="71336DB8" w:rsidR="00DB002E" w:rsidRDefault="00EE308D" w:rsidP="008D6F68">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2BE7F71D" w14:textId="049EBACC" w:rsidR="00DB002E" w:rsidRDefault="00DB002E" w:rsidP="00DB002E">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ab/>
      </w:r>
      <w:r w:rsidR="008D6F68">
        <w:rPr>
          <w:rFonts w:ascii="Cascadia Mono" w:hAnsi="Cascadia Mono" w:cs="Cascadia Mono"/>
          <w:noProof/>
          <w:color w:val="0000FF"/>
          <w:sz w:val="19"/>
          <w:szCs w:val="19"/>
          <w:lang w:val="en-US"/>
        </w:rPr>
        <w:tab/>
      </w:r>
      <w:r w:rsidR="00EE308D">
        <w:rPr>
          <w:rFonts w:ascii="Cascadia Mono" w:hAnsi="Cascadia Mono" w:cs="Cascadia Mono"/>
          <w:noProof/>
          <w:color w:val="0000FF"/>
          <w:sz w:val="19"/>
          <w:szCs w:val="19"/>
          <w:lang w:val="en-US"/>
        </w:rPr>
        <w:t>if</w:t>
      </w:r>
      <w:r w:rsidR="00EE308D">
        <w:rPr>
          <w:rFonts w:ascii="Cascadia Mono" w:hAnsi="Cascadia Mono" w:cs="Cascadia Mono"/>
          <w:noProof/>
          <w:color w:val="000000"/>
          <w:sz w:val="19"/>
          <w:szCs w:val="19"/>
          <w:lang w:val="en-US"/>
        </w:rPr>
        <w:t xml:space="preserve"> (</w:t>
      </w:r>
      <w:r w:rsidR="00EE308D">
        <w:rPr>
          <w:rFonts w:ascii="Cascadia Mono" w:hAnsi="Cascadia Mono" w:cs="Cascadia Mono"/>
          <w:noProof/>
          <w:color w:val="808080"/>
          <w:sz w:val="19"/>
          <w:szCs w:val="19"/>
          <w:lang w:val="en-US"/>
        </w:rPr>
        <w:t>Pred</w:t>
      </w:r>
      <w:r w:rsidR="00EE308D">
        <w:rPr>
          <w:rFonts w:ascii="Cascadia Mono" w:hAnsi="Cascadia Mono" w:cs="Cascadia Mono"/>
          <w:noProof/>
          <w:color w:val="000000"/>
          <w:sz w:val="19"/>
          <w:szCs w:val="19"/>
          <w:lang w:val="en-US"/>
        </w:rPr>
        <w:t>(</w:t>
      </w:r>
      <w:r w:rsidR="00EE308D">
        <w:rPr>
          <w:rFonts w:ascii="Cascadia Mono" w:hAnsi="Cascadia Mono" w:cs="Cascadia Mono"/>
          <w:noProof/>
          <w:color w:val="808080"/>
          <w:sz w:val="19"/>
          <w:szCs w:val="19"/>
          <w:lang w:val="en-US"/>
        </w:rPr>
        <w:t>Arr</w:t>
      </w:r>
      <w:r w:rsidR="00EE308D">
        <w:rPr>
          <w:rFonts w:ascii="Cascadia Mono" w:hAnsi="Cascadia Mono" w:cs="Cascadia Mono"/>
          <w:noProof/>
          <w:color w:val="000000"/>
          <w:sz w:val="19"/>
          <w:szCs w:val="19"/>
          <w:lang w:val="en-US"/>
        </w:rPr>
        <w:t>[i]))</w:t>
      </w:r>
    </w:p>
    <w:p w14:paraId="32547AE0" w14:textId="5811557E" w:rsidR="00EE308D" w:rsidRDefault="00EE308D" w:rsidP="008D6F68">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4FD92AA1" w14:textId="77777777" w:rsidR="00AC63A8" w:rsidRPr="0040636C" w:rsidRDefault="00EE308D" w:rsidP="00EE308D">
      <w:pPr>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sidRPr="0040636C">
        <w:rPr>
          <w:rFonts w:ascii="Cascadia Mono" w:hAnsi="Cascadia Mono" w:cs="Cascadia Mono"/>
          <w:noProof/>
          <w:color w:val="000000"/>
          <w:sz w:val="19"/>
          <w:szCs w:val="19"/>
        </w:rPr>
        <w:t>}</w:t>
      </w:r>
    </w:p>
    <w:p w14:paraId="079EF509" w14:textId="768E6582" w:rsidR="00DB002E" w:rsidRDefault="00DB002E" w:rsidP="00EE308D">
      <w:pPr>
        <w:rPr>
          <w:rFonts w:ascii="3DS V2" w:hAnsi="3DS V2"/>
          <w:sz w:val="24"/>
          <w:szCs w:val="24"/>
          <w:lang w:eastAsia="zh-CN"/>
        </w:rPr>
      </w:pPr>
      <w:r>
        <w:rPr>
          <w:rFonts w:ascii="3DS V2" w:hAnsi="3DS V2"/>
          <w:noProof/>
          <w:sz w:val="24"/>
          <w:szCs w:val="24"/>
        </w:rPr>
        <w:t xml:space="preserve">Elle donne le même résultat final que </w:t>
      </w:r>
      <w:r w:rsidR="00D03B06" w:rsidRPr="0040636C">
        <w:rPr>
          <w:rFonts w:ascii="Cascadia Code" w:eastAsia="Times New Roman" w:hAnsi="Cascadia Code" w:cs="Cascadia Code"/>
          <w:noProof/>
          <w:color w:val="00B050"/>
          <w:sz w:val="20"/>
          <w:szCs w:val="20"/>
          <w:lang w:eastAsia="zh-CN"/>
        </w:rPr>
        <w:t>std</w:t>
      </w:r>
      <w:r w:rsidR="00D03B06" w:rsidRPr="0040636C">
        <w:rPr>
          <w:rFonts w:ascii="Cascadia Code" w:eastAsia="Times New Roman" w:hAnsi="Cascadia Code" w:cs="Times New Roman"/>
          <w:noProof/>
          <w:color w:val="4472C4"/>
          <w:sz w:val="24"/>
          <w:szCs w:val="24"/>
          <w:lang w:eastAsia="zh-CN"/>
        </w:rPr>
        <w:t>::</w:t>
      </w:r>
      <w:r w:rsidR="00D03B06" w:rsidRPr="0040636C">
        <w:rPr>
          <w:rFonts w:ascii="Cascadia Code" w:eastAsia="Times New Roman" w:hAnsi="Cascadia Code" w:cs="Cascadia Code"/>
          <w:noProof/>
          <w:color w:val="00B050"/>
          <w:sz w:val="20"/>
          <w:szCs w:val="20"/>
          <w:lang w:eastAsia="zh-CN"/>
        </w:rPr>
        <w:t>erase_if</w:t>
      </w:r>
      <w:r w:rsidR="005F2245">
        <w:rPr>
          <w:rFonts w:ascii="3DS V2" w:hAnsi="3DS V2"/>
          <w:sz w:val="24"/>
          <w:szCs w:val="24"/>
        </w:rPr>
        <w:t xml:space="preserve">, sauf qu’elle </w:t>
      </w:r>
      <w:r w:rsidR="00E44209">
        <w:rPr>
          <w:rFonts w:ascii="3DS V2" w:hAnsi="3DS V2"/>
          <w:sz w:val="24"/>
          <w:szCs w:val="24"/>
        </w:rPr>
        <w:t xml:space="preserve">présente </w:t>
      </w:r>
      <w:r w:rsidR="005F2245">
        <w:rPr>
          <w:rFonts w:ascii="3DS V2" w:hAnsi="3DS V2"/>
          <w:sz w:val="24"/>
          <w:szCs w:val="24"/>
        </w:rPr>
        <w:t xml:space="preserve">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sidR="005F2245">
        <w:rPr>
          <w:rFonts w:ascii="3DS V2" w:hAnsi="3DS V2"/>
          <w:sz w:val="24"/>
          <w:szCs w:val="24"/>
        </w:rPr>
        <w:t xml:space="preserve"> dans le pire cas.</w:t>
      </w:r>
      <w:r w:rsidR="00476E64">
        <w:rPr>
          <w:rFonts w:ascii="3DS V2" w:hAnsi="3DS V2" w:hint="eastAsia"/>
          <w:sz w:val="24"/>
          <w:szCs w:val="24"/>
          <w:lang w:eastAsia="zh-CN"/>
        </w:rPr>
        <w:t xml:space="preserve"> </w:t>
      </w:r>
    </w:p>
    <w:p w14:paraId="5DAAF026" w14:textId="552D7A23" w:rsidR="000770A6" w:rsidRDefault="0021360F" w:rsidP="000770A6">
      <w:pPr>
        <w:autoSpaceDE w:val="0"/>
        <w:autoSpaceDN w:val="0"/>
        <w:adjustRightInd w:val="0"/>
        <w:spacing w:after="0" w:line="240" w:lineRule="auto"/>
        <w:rPr>
          <w:rFonts w:ascii="3DS V2" w:hAnsi="3DS V2"/>
        </w:rPr>
      </w:pPr>
      <w:r>
        <w:rPr>
          <w:rFonts w:ascii="3DS V2" w:hAnsi="3DS V2"/>
          <w:sz w:val="24"/>
          <w:szCs w:val="24"/>
          <w:lang w:eastAsia="zh-CN"/>
        </w:rPr>
        <w:t>Une meilleure solution</w:t>
      </w:r>
      <w:r w:rsidR="00AF3DB5">
        <w:rPr>
          <w:rFonts w:ascii="3DS V2" w:hAnsi="3DS V2"/>
          <w:sz w:val="24"/>
          <w:szCs w:val="24"/>
          <w:lang w:eastAsia="zh-CN"/>
        </w:rPr>
        <w:t xml:space="preserve"> se trouve</w:t>
      </w:r>
      <w:r w:rsidR="00476E64" w:rsidRPr="00964EDB">
        <w:rPr>
          <w:rFonts w:ascii="3DS V2" w:hAnsi="3DS V2"/>
          <w:sz w:val="24"/>
          <w:szCs w:val="24"/>
          <w:lang w:eastAsia="zh-CN"/>
        </w:rPr>
        <w:t xml:space="preserve"> dans le code source de STL. L’implémentation de </w:t>
      </w:r>
      <w:r w:rsidR="00581306">
        <w:rPr>
          <w:rFonts w:ascii="3DS V2" w:hAnsi="3DS V2"/>
          <w:sz w:val="24"/>
          <w:szCs w:val="24"/>
          <w:lang w:eastAsia="zh-CN"/>
        </w:rPr>
        <w:t>GCC</w:t>
      </w:r>
      <w:r w:rsidR="00476E64" w:rsidRPr="00964EDB">
        <w:rPr>
          <w:rFonts w:ascii="3DS V2" w:hAnsi="3DS V2"/>
          <w:sz w:val="24"/>
          <w:szCs w:val="24"/>
          <w:lang w:eastAsia="zh-CN"/>
        </w:rPr>
        <w:t xml:space="preserve"> et de MSVC ont appliqué la même stratégie : d’abord déplacer les éléments à conserver (donc ceux qui ne satisfont pas le prédicat) vers le début du tableau, ensuite supprimer la partie</w:t>
      </w:r>
      <w:r w:rsidR="00441D9D" w:rsidRPr="00964EDB">
        <w:rPr>
          <w:rFonts w:ascii="3DS V2" w:hAnsi="3DS V2"/>
          <w:sz w:val="24"/>
          <w:szCs w:val="24"/>
          <w:lang w:eastAsia="zh-CN"/>
        </w:rPr>
        <w:t xml:space="preserve"> </w:t>
      </w:r>
      <w:r w:rsidR="00476E64" w:rsidRPr="00964EDB">
        <w:rPr>
          <w:rFonts w:ascii="3DS V2" w:hAnsi="3DS V2"/>
          <w:sz w:val="24"/>
          <w:szCs w:val="24"/>
          <w:lang w:eastAsia="zh-CN"/>
        </w:rPr>
        <w:t>restante à la fin du tableau</w:t>
      </w:r>
      <w:r w:rsidR="00441D9D" w:rsidRPr="00964EDB">
        <w:rPr>
          <w:rFonts w:ascii="3DS V2" w:hAnsi="3DS V2"/>
          <w:sz w:val="24"/>
          <w:szCs w:val="24"/>
          <w:lang w:eastAsia="zh-CN"/>
        </w:rPr>
        <w:t xml:space="preserve"> en une seule opération</w:t>
      </w:r>
      <w:r w:rsidR="00476E64" w:rsidRPr="00964EDB">
        <w:rPr>
          <w:rFonts w:ascii="3DS V2" w:hAnsi="3DS V2"/>
          <w:sz w:val="24"/>
          <w:szCs w:val="24"/>
          <w:lang w:eastAsia="zh-CN"/>
        </w:rPr>
        <w:t>.</w:t>
      </w:r>
      <w:r w:rsidR="000770A6" w:rsidRPr="00964EDB">
        <w:rPr>
          <w:rFonts w:ascii="3DS V2" w:hAnsi="3DS V2"/>
          <w:sz w:val="24"/>
          <w:szCs w:val="24"/>
          <w:lang w:eastAsia="zh-CN"/>
        </w:rPr>
        <w:t xml:space="preserve"> Avec cette méthode on n’a que besoins de réallouer une fois la mémoire et la complexité temporelle devient </w:t>
      </w:r>
      <m:oMath>
        <m:r>
          <w:rPr>
            <w:rFonts w:ascii="Cambria Math" w:hAnsi="Cambria Math"/>
            <w:sz w:val="24"/>
            <w:szCs w:val="24"/>
          </w:rPr>
          <m:t>O(n)</m:t>
        </m:r>
      </m:oMath>
      <w:r w:rsidR="000770A6" w:rsidRPr="00964EDB">
        <w:rPr>
          <w:rFonts w:ascii="3DS V2" w:hAnsi="3DS V2"/>
          <w:sz w:val="24"/>
          <w:szCs w:val="24"/>
        </w:rPr>
        <w:t>. L’amélioration de performance est considérable</w:t>
      </w:r>
      <w:r w:rsidR="000770A6">
        <w:rPr>
          <w:rFonts w:ascii="3DS V2" w:hAnsi="3DS V2"/>
        </w:rPr>
        <w:t xml:space="preserve">. </w:t>
      </w:r>
    </w:p>
    <w:p w14:paraId="42BF6DEB" w14:textId="77777777" w:rsidR="00721825" w:rsidRDefault="00721825" w:rsidP="000770A6">
      <w:pPr>
        <w:autoSpaceDE w:val="0"/>
        <w:autoSpaceDN w:val="0"/>
        <w:adjustRightInd w:val="0"/>
        <w:spacing w:after="0" w:line="240" w:lineRule="auto"/>
        <w:rPr>
          <w:rFonts w:ascii="3DS V2" w:hAnsi="3DS V2"/>
        </w:rPr>
      </w:pPr>
    </w:p>
    <w:p w14:paraId="6F3FD4BA" w14:textId="37AF5DB6" w:rsidR="000770A6" w:rsidRPr="0040636C" w:rsidRDefault="000770A6" w:rsidP="000770A6">
      <w:pPr>
        <w:autoSpaceDE w:val="0"/>
        <w:autoSpaceDN w:val="0"/>
        <w:adjustRightInd w:val="0"/>
        <w:spacing w:after="0" w:line="240" w:lineRule="auto"/>
        <w:ind w:firstLine="708"/>
        <w:rPr>
          <w:rFonts w:ascii="Cascadia Mono" w:hAnsi="Cascadia Mono" w:cs="Cascadia Mono"/>
          <w:noProof/>
          <w:color w:val="000000"/>
          <w:sz w:val="19"/>
          <w:szCs w:val="19"/>
        </w:rPr>
      </w:pPr>
      <w:r w:rsidRPr="0040636C">
        <w:rPr>
          <w:rFonts w:ascii="Cascadia Mono" w:hAnsi="Cascadia Mono" w:cs="Cascadia Mono"/>
          <w:noProof/>
          <w:color w:val="0000FF"/>
          <w:sz w:val="19"/>
          <w:szCs w:val="19"/>
        </w:rPr>
        <w:t>template</w:t>
      </w:r>
      <w:r w:rsidRPr="0040636C">
        <w:rPr>
          <w:rFonts w:ascii="Cascadia Mono" w:hAnsi="Cascadia Mono" w:cs="Cascadia Mono"/>
          <w:noProof/>
          <w:color w:val="000000"/>
          <w:sz w:val="19"/>
          <w:szCs w:val="19"/>
        </w:rPr>
        <w:t>&lt;</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T</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UnaryPredicate</w:t>
      </w:r>
      <w:r w:rsidRPr="0040636C">
        <w:rPr>
          <w:rFonts w:ascii="Cascadia Mono" w:hAnsi="Cascadia Mono" w:cs="Cascadia Mono"/>
          <w:noProof/>
          <w:color w:val="000000"/>
          <w:sz w:val="19"/>
          <w:szCs w:val="19"/>
        </w:rPr>
        <w:t>&gt;</w:t>
      </w:r>
    </w:p>
    <w:p w14:paraId="7ED0D78E"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noProof/>
          <w:color w:val="000000"/>
          <w:sz w:val="19"/>
          <w:szCs w:val="19"/>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2CEA69A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37E5253B" w14:textId="3C489180"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w:t>
      </w:r>
      <w:r w:rsidR="006E496F">
        <w:rPr>
          <w:rFonts w:ascii="Cascadia Mono" w:hAnsi="Cascadia Mono" w:cs="Cascadia Mono"/>
          <w:noProof/>
          <w:color w:val="000000"/>
          <w:sz w:val="19"/>
          <w:szCs w:val="19"/>
          <w:lang w:val="en-US"/>
        </w:rPr>
        <w:t xml:space="preserve">  </w:t>
      </w:r>
      <w:r>
        <w:rPr>
          <w:rFonts w:ascii="Cascadia Mono" w:hAnsi="Cascadia Mono" w:cs="Cascadia Mono"/>
          <w:noProof/>
          <w:color w:val="000000"/>
          <w:sz w:val="19"/>
          <w:szCs w:val="19"/>
          <w:lang w:val="en-US"/>
        </w:rPr>
        <w:t>= 1;</w:t>
      </w:r>
    </w:p>
    <w:p w14:paraId="6CD22D49"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2CC7F1D7" w14:textId="33D241AB" w:rsidR="000770A6" w:rsidRDefault="000770A6" w:rsidP="003C6418">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0D9584A6"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3C0E88FB"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521A6F28" w14:textId="5C7DD502" w:rsidR="000770A6" w:rsidRDefault="000770A6" w:rsidP="003C6418">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5B2725C0" w14:textId="7DF90ED6"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07E016E3" w14:textId="139BD66D"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3ADAB7AA"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73C4CD3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6002D795" w14:textId="7E26DBFC"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681545F8"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lastRenderedPageBreak/>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132A28F1"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537163F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4014E055"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.RemoveAt(Write, RemoveCount, </w:t>
      </w:r>
      <w:r>
        <w:rPr>
          <w:rFonts w:ascii="Cascadia Mono" w:hAnsi="Cascadia Mono" w:cs="Cascadia Mono"/>
          <w:noProof/>
          <w:color w:val="6F008A"/>
          <w:sz w:val="19"/>
          <w:szCs w:val="19"/>
          <w:lang w:val="en-US"/>
        </w:rPr>
        <w:t>TRUE</w:t>
      </w:r>
      <w:r>
        <w:rPr>
          <w:rFonts w:ascii="Cascadia Mono" w:hAnsi="Cascadia Mono" w:cs="Cascadia Mono"/>
          <w:noProof/>
          <w:color w:val="000000"/>
          <w:sz w:val="19"/>
          <w:szCs w:val="19"/>
          <w:lang w:val="en-US"/>
        </w:rPr>
        <w:t>);</w:t>
      </w:r>
    </w:p>
    <w:p w14:paraId="7BEF026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32FBF24A" w14:textId="77777777" w:rsidR="00964EDB" w:rsidRDefault="000770A6" w:rsidP="00964ED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RemoveCount;</w:t>
      </w:r>
    </w:p>
    <w:p w14:paraId="557F2959" w14:textId="46443CB0" w:rsidR="003C6418" w:rsidRDefault="000770A6" w:rsidP="00B26CB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2D8F4D8" w14:textId="77777777" w:rsidR="003C6418" w:rsidRDefault="003C6418">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br w:type="page"/>
      </w:r>
    </w:p>
    <w:p w14:paraId="7FBD557E" w14:textId="290E3D4D" w:rsidR="003C6418" w:rsidRPr="0040636C" w:rsidRDefault="003C6418" w:rsidP="002F2ADC">
      <w:pPr>
        <w:rPr>
          <w:rFonts w:ascii="3DS V2" w:hAnsi="3DS V2"/>
          <w:b/>
          <w:bCs/>
          <w:noProof/>
          <w:sz w:val="24"/>
          <w:szCs w:val="24"/>
          <w:lang w:val="en-US"/>
        </w:rPr>
      </w:pPr>
      <w:r w:rsidRPr="0040636C">
        <w:rPr>
          <w:rFonts w:ascii="3DS V2" w:hAnsi="3DS V2"/>
          <w:b/>
          <w:bCs/>
          <w:noProof/>
          <w:sz w:val="24"/>
          <w:szCs w:val="24"/>
          <w:lang w:val="en-US"/>
        </w:rPr>
        <w:lastRenderedPageBreak/>
        <w:t>std::vector&lt;T,Allocator&gt;::emplace_back</w:t>
      </w:r>
    </w:p>
    <w:p w14:paraId="22526C72" w14:textId="1CBAC76D" w:rsidR="002F2ADC" w:rsidDel="008C771E" w:rsidRDefault="008C771E" w:rsidP="002F2ADC">
      <w:pPr>
        <w:rPr>
          <w:del w:id="294" w:author="GOUTAUDIER Sébastien" w:date="2025-08-01T11:20:00Z"/>
          <w:rFonts w:ascii="3DS V2" w:hAnsi="3DS V2"/>
          <w:noProof/>
          <w:sz w:val="24"/>
          <w:szCs w:val="24"/>
        </w:rPr>
      </w:pPr>
      <w:ins w:id="295" w:author="GOUTAUDIER Sébastien" w:date="2025-08-01T11:20:00Z">
        <w:r>
          <w:t>Cette fonction a pour objectif de simplifier les cas où l’on doit créer un nouvel objet et l’ajouter à un vecteur, tout en évitant les coûts liés à la création d’un objet temporaire et à sa copie.</w:t>
        </w:r>
      </w:ins>
      <w:del w:id="296" w:author="GOUTAUDIER Sébastien" w:date="2025-08-01T11:20:00Z">
        <w:r w:rsidR="002F2ADC" w:rsidDel="008C771E">
          <w:rPr>
            <w:rFonts w:ascii="3DS V2" w:hAnsi="3DS V2"/>
            <w:noProof/>
            <w:sz w:val="24"/>
            <w:szCs w:val="24"/>
          </w:rPr>
          <w:delText xml:space="preserve">Cet fonction vise à faire simplifier le cas ou on a besoin de créer un </w:delText>
        </w:r>
        <w:r w:rsidR="002F2ADC" w:rsidDel="00DF6B63">
          <w:rPr>
            <w:rFonts w:ascii="3DS V2" w:hAnsi="3DS V2"/>
            <w:noProof/>
            <w:sz w:val="24"/>
            <w:szCs w:val="24"/>
          </w:rPr>
          <w:delText xml:space="preserve">nouvelle </w:delText>
        </w:r>
        <w:r w:rsidR="002F2ADC" w:rsidDel="008C771E">
          <w:rPr>
            <w:rFonts w:ascii="3DS V2" w:hAnsi="3DS V2"/>
            <w:noProof/>
            <w:sz w:val="24"/>
            <w:szCs w:val="24"/>
          </w:rPr>
          <w:delText>objet et l’ajouter dans un vecteur, en éviter de coût de créer un nouvel objet et de copie.</w:delText>
        </w:r>
        <w:r w:rsidR="002A1200" w:rsidDel="008C771E">
          <w:rPr>
            <w:rFonts w:ascii="3DS V2" w:hAnsi="3DS V2"/>
            <w:noProof/>
            <w:sz w:val="24"/>
            <w:szCs w:val="24"/>
          </w:rPr>
          <w:delText xml:space="preserve"> </w:delText>
        </w:r>
      </w:del>
    </w:p>
    <w:p w14:paraId="3ABEF52B" w14:textId="692325DD" w:rsidR="002A1200" w:rsidRDefault="002A1200" w:rsidP="002F2ADC">
      <w:pPr>
        <w:rPr>
          <w:rFonts w:ascii="3DS V2" w:hAnsi="3DS V2"/>
          <w:noProof/>
          <w:sz w:val="24"/>
          <w:szCs w:val="24"/>
        </w:rPr>
      </w:pPr>
      <w:r>
        <w:rPr>
          <w:rFonts w:ascii="3DS V2" w:hAnsi="3DS V2"/>
          <w:noProof/>
          <w:sz w:val="24"/>
          <w:szCs w:val="24"/>
        </w:rPr>
        <w:t>Pour en profiter au début de la commande dans la phase de récupation et construction des données, on peut faire une extension de CATOmxList :</w:t>
      </w:r>
    </w:p>
    <w:p w14:paraId="62503BA1"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color w:val="000000"/>
          <w:sz w:val="19"/>
          <w:szCs w:val="19"/>
        </w:rPr>
        <w:tab/>
      </w: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p>
    <w:p w14:paraId="3B0C7BC3"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CATOmxListEmplaceBack(</w:t>
      </w:r>
      <w:r>
        <w:rPr>
          <w:rFonts w:ascii="Cascadia Mono" w:hAnsi="Cascadia Mono" w:cs="Cascadia Mono"/>
          <w:noProof/>
          <w:color w:val="0000FF"/>
          <w:sz w:val="19"/>
          <w:szCs w:val="19"/>
          <w:lang w:val="en-US"/>
        </w:rPr>
        <w:t>CATOmxList</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 xml:space="preserve">&amp;&amp;... </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w:t>
      </w:r>
    </w:p>
    <w:p w14:paraId="68F4AD5F"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0DAC04EF"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&gt; obj(</w:t>
      </w:r>
      <w:r>
        <w:rPr>
          <w:rFonts w:ascii="Cascadia Mono" w:hAnsi="Cascadia Mono" w:cs="Cascadia Mono"/>
          <w:noProof/>
          <w:color w:val="0000FF"/>
          <w:sz w:val="19"/>
          <w:szCs w:val="19"/>
          <w:lang w:val="en-US"/>
        </w:rPr>
        <w:t>new</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(std::forward&lt;</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 xml:space="preserve">)...), </w:t>
      </w:r>
      <w:r>
        <w:rPr>
          <w:rFonts w:ascii="Cascadia Mono" w:hAnsi="Cascadia Mono" w:cs="Cascadia Mono"/>
          <w:noProof/>
          <w:color w:val="2F4F4F"/>
          <w:sz w:val="19"/>
          <w:szCs w:val="19"/>
          <w:lang w:val="en-US"/>
        </w:rPr>
        <w:t>Steal</w:t>
      </w:r>
      <w:r>
        <w:rPr>
          <w:rFonts w:ascii="Cascadia Mono" w:hAnsi="Cascadia Mono" w:cs="Cascadia Mono"/>
          <w:noProof/>
          <w:color w:val="000000"/>
          <w:sz w:val="19"/>
          <w:szCs w:val="19"/>
          <w:lang w:val="en-US"/>
        </w:rPr>
        <w:t>);</w:t>
      </w:r>
    </w:p>
    <w:p w14:paraId="1B45FC20" w14:textId="77777777" w:rsidR="002A1200" w:rsidRPr="0040636C" w:rsidRDefault="002A1200" w:rsidP="002A1200">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808080"/>
          <w:sz w:val="19"/>
          <w:szCs w:val="19"/>
        </w:rPr>
        <w:t>List</w:t>
      </w:r>
      <w:r w:rsidRPr="0040636C">
        <w:rPr>
          <w:rFonts w:ascii="Cascadia Mono" w:hAnsi="Cascadia Mono" w:cs="Cascadia Mono"/>
          <w:noProof/>
          <w:color w:val="000000"/>
          <w:sz w:val="19"/>
          <w:szCs w:val="19"/>
        </w:rPr>
        <w:t>.Append(obj);</w:t>
      </w:r>
    </w:p>
    <w:p w14:paraId="1C4E492E" w14:textId="35D2B4F8" w:rsidR="00EB165C" w:rsidRPr="0040636C" w:rsidRDefault="002A1200" w:rsidP="00075BDF">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t>}</w:t>
      </w:r>
    </w:p>
    <w:p w14:paraId="46126481" w14:textId="53A5B9D0" w:rsidR="00075BDF" w:rsidRDefault="00075BDF" w:rsidP="00075BDF">
      <w:pPr>
        <w:rPr>
          <w:rFonts w:ascii="3DS V2" w:hAnsi="3DS V2"/>
          <w:b/>
          <w:bCs/>
          <w:noProof/>
          <w:sz w:val="24"/>
          <w:szCs w:val="24"/>
        </w:rPr>
      </w:pPr>
      <w:r>
        <w:rPr>
          <w:rFonts w:ascii="3DS V2" w:hAnsi="3DS V2"/>
          <w:b/>
          <w:bCs/>
          <w:noProof/>
          <w:sz w:val="24"/>
          <w:szCs w:val="24"/>
        </w:rPr>
        <w:t>Comparaison de nombre à virgule flottant et opérateur « &lt;=&gt; »</w:t>
      </w:r>
    </w:p>
    <w:commentRangeStart w:id="297"/>
    <w:p w14:paraId="594F48D1" w14:textId="78F2EC29" w:rsidR="00C22F71" w:rsidRDefault="00371DED" w:rsidP="00075BDF">
      <w:pPr>
        <w:rPr>
          <w:rFonts w:ascii="3DS V2" w:hAnsi="3DS V2"/>
          <w:noProof/>
          <w:sz w:val="24"/>
          <w:szCs w:val="24"/>
        </w:rPr>
      </w:pPr>
      <w:r>
        <w:fldChar w:fldCharType="begin"/>
      </w:r>
      <w:r>
        <w:instrText xml:space="preserve"> HYPERLINK "https://floating-point-gui.de/errors/comparison/" </w:instrText>
      </w:r>
      <w:r>
        <w:fldChar w:fldCharType="separate"/>
      </w:r>
      <w:r w:rsidR="003A7CFF" w:rsidRPr="003A7CFF">
        <w:rPr>
          <w:rStyle w:val="Hyperlink"/>
          <w:rFonts w:ascii="3DS V2" w:hAnsi="3DS V2"/>
          <w:noProof/>
          <w:sz w:val="24"/>
          <w:szCs w:val="24"/>
        </w:rPr>
        <w:t>Le célèbre problème de comparaison entre deux nombre à virgule flottant</w:t>
      </w:r>
      <w:r>
        <w:rPr>
          <w:rStyle w:val="Hyperlink"/>
          <w:rFonts w:ascii="3DS V2" w:hAnsi="3DS V2"/>
          <w:noProof/>
          <w:sz w:val="24"/>
          <w:szCs w:val="24"/>
        </w:rPr>
        <w:fldChar w:fldCharType="end"/>
      </w:r>
      <w:r w:rsidR="003A7CFF">
        <w:rPr>
          <w:rFonts w:ascii="3DS V2" w:hAnsi="3DS V2"/>
          <w:noProof/>
          <w:sz w:val="24"/>
          <w:szCs w:val="24"/>
        </w:rPr>
        <w:t xml:space="preserve"> n’est pas été résolu dans l’infrastructure chez Dassault Systèmes. Mais il founit des macro qui permet de personnaliser </w:t>
      </w:r>
      <w:r w:rsidR="006B4088">
        <w:rPr>
          <w:rFonts w:ascii="3DS V2" w:hAnsi="3DS V2"/>
          <w:noProof/>
          <w:sz w:val="24"/>
          <w:szCs w:val="24"/>
        </w:rPr>
        <w:t>une</w:t>
      </w:r>
      <w:r w:rsidR="003A7CFF">
        <w:rPr>
          <w:rFonts w:ascii="3DS V2" w:hAnsi="3DS V2"/>
          <w:noProof/>
          <w:sz w:val="24"/>
          <w:szCs w:val="24"/>
        </w:rPr>
        <w:t xml:space="preserve"> fonction de comparaison. </w:t>
      </w:r>
      <w:commentRangeEnd w:id="297"/>
      <w:r w:rsidR="001B15D0">
        <w:rPr>
          <w:rStyle w:val="CommentReference"/>
          <w:rFonts w:ascii="Times New Roman" w:eastAsia="Times New Roman" w:hAnsi="Times New Roman" w:cs="Times New Roman"/>
          <w:szCs w:val="20"/>
        </w:rPr>
        <w:commentReference w:id="297"/>
      </w:r>
    </w:p>
    <w:p w14:paraId="1044FEFB" w14:textId="47515001" w:rsidR="00BD10EA" w:rsidRDefault="00BD10EA" w:rsidP="00075BDF">
      <w:pPr>
        <w:rPr>
          <w:rFonts w:ascii="3DS V2" w:hAnsi="3DS V2"/>
          <w:noProof/>
          <w:sz w:val="24"/>
          <w:szCs w:val="24"/>
        </w:rPr>
      </w:pPr>
      <w:r>
        <w:rPr>
          <w:rFonts w:ascii="3DS V2" w:hAnsi="3DS V2"/>
          <w:noProof/>
          <w:sz w:val="24"/>
          <w:szCs w:val="24"/>
        </w:rPr>
        <w:t xml:space="preserve">Il y a </w:t>
      </w:r>
      <w:r w:rsidR="006636B9">
        <w:rPr>
          <w:rFonts w:ascii="3DS V2" w:hAnsi="3DS V2"/>
          <w:noProof/>
          <w:sz w:val="24"/>
          <w:szCs w:val="24"/>
        </w:rPr>
        <w:t>cinq</w:t>
      </w:r>
      <w:r>
        <w:rPr>
          <w:rFonts w:ascii="3DS V2" w:hAnsi="3DS V2"/>
          <w:noProof/>
          <w:sz w:val="24"/>
          <w:szCs w:val="24"/>
        </w:rPr>
        <w:t xml:space="preserve"> opérateurs de comparaison : </w:t>
      </w:r>
      <w:r w:rsidR="006636B9">
        <w:rPr>
          <w:rFonts w:ascii="3DS V2" w:hAnsi="3DS V2"/>
          <w:noProof/>
          <w:sz w:val="24"/>
          <w:szCs w:val="24"/>
        </w:rPr>
        <w:t xml:space="preserve">&gt;, &gt;=, &lt;, &lt;=, =. Le </w:t>
      </w:r>
      <w:r w:rsidR="00BE148A">
        <w:rPr>
          <w:rFonts w:ascii="3DS V2" w:hAnsi="3DS V2"/>
          <w:noProof/>
          <w:sz w:val="24"/>
          <w:szCs w:val="24"/>
        </w:rPr>
        <w:t>symbol de comparaison trilatérale &lt;=&gt; a été introduit dans C++20, qui est indisponible pour notre projet. Une extension vise à similer cet opérateur est donc mis en place :</w:t>
      </w:r>
    </w:p>
    <w:p w14:paraId="68580318"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CATELEditorAllocationExtension::DblCompare(</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37BAFB3"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0B1022CC"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Diff   = 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0513AB81"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MaxAbs = (std::max)(std::fabs(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std::fabs(</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5EA71A9A"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p>
    <w:p w14:paraId="4BB45C43"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(Diff &lt;= CATEpsg || Diff &lt;= MaxAbs * CATEpsg)</w:t>
      </w:r>
    </w:p>
    <w:p w14:paraId="614459C5"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0;</w:t>
      </w:r>
    </w:p>
    <w:p w14:paraId="1634B5D5" w14:textId="77777777" w:rsidR="00EA56B3" w:rsidRDefault="00EA56B3" w:rsidP="00EA56B3">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else</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&lt;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7F3068FE" w14:textId="77777777" w:rsidR="00EA56B3" w:rsidRPr="0040636C" w:rsidRDefault="00EA56B3" w:rsidP="00EA56B3">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7F38D673" w14:textId="77777777" w:rsidR="00EA56B3" w:rsidRPr="0040636C" w:rsidRDefault="00EA56B3" w:rsidP="00EA56B3">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else</w:t>
      </w:r>
    </w:p>
    <w:p w14:paraId="4287F57C" w14:textId="77777777" w:rsidR="00EA56B3" w:rsidRPr="0040636C" w:rsidRDefault="00EA56B3" w:rsidP="00EA56B3">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2AFEC5B0" w14:textId="77777777" w:rsidR="00EA56B3" w:rsidRPr="0040636C" w:rsidRDefault="00EA56B3" w:rsidP="00EA56B3">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w:t>
      </w:r>
    </w:p>
    <w:p w14:paraId="5C6AFE7A" w14:textId="5A8AE7DA" w:rsidR="00CE3D6E" w:rsidRPr="00C22F71" w:rsidRDefault="00CE3D6E" w:rsidP="00EA56B3">
      <w:pPr>
        <w:rPr>
          <w:rFonts w:ascii="3DS V2" w:hAnsi="3DS V2"/>
          <w:noProof/>
          <w:sz w:val="24"/>
          <w:szCs w:val="24"/>
        </w:rPr>
      </w:pPr>
      <w:r>
        <w:rPr>
          <w:rFonts w:ascii="3DS V2" w:hAnsi="3DS V2"/>
          <w:noProof/>
          <w:sz w:val="24"/>
          <w:szCs w:val="24"/>
        </w:rPr>
        <w:t xml:space="preserve">Cette fonction garde le </w:t>
      </w:r>
      <w:del w:id="298" w:author="GOUTAUDIER Sébastien" w:date="2025-08-01T11:21:00Z">
        <w:r w:rsidDel="001B15D0">
          <w:rPr>
            <w:rFonts w:ascii="3DS V2" w:hAnsi="3DS V2"/>
            <w:noProof/>
            <w:sz w:val="24"/>
            <w:szCs w:val="24"/>
          </w:rPr>
          <w:delText xml:space="preserve">principle </w:delText>
        </w:r>
      </w:del>
      <w:ins w:id="299" w:author="GOUTAUDIER Sébastien" w:date="2025-08-01T11:21:00Z">
        <w:r w:rsidR="001B15D0">
          <w:rPr>
            <w:rFonts w:ascii="3DS V2" w:hAnsi="3DS V2"/>
            <w:noProof/>
            <w:sz w:val="24"/>
            <w:szCs w:val="24"/>
          </w:rPr>
          <w:t>principe</w:t>
        </w:r>
        <w:r w:rsidR="001B15D0">
          <w:rPr>
            <w:rFonts w:ascii="3DS V2" w:hAnsi="3DS V2"/>
            <w:noProof/>
            <w:sz w:val="24"/>
            <w:szCs w:val="24"/>
          </w:rPr>
          <w:t xml:space="preserve"> </w:t>
        </w:r>
      </w:ins>
      <w:r>
        <w:rPr>
          <w:rFonts w:ascii="3DS V2" w:hAnsi="3DS V2"/>
          <w:noProof/>
          <w:sz w:val="24"/>
          <w:szCs w:val="24"/>
        </w:rPr>
        <w:t>de comparaison trilatérale : elle prend deux paramètre A et B, elle retourne -1 si A et inférieur à B, 0 si A est égal à B et 1 si A est supérieur à B. Il y a donc plus besoin de définir cinq fonction ou opérateur surchagé différent pour la comparaison.</w:t>
      </w:r>
    </w:p>
    <w:p w14:paraId="7BC38FEC" w14:textId="1B568CFD" w:rsidR="00753284" w:rsidRDefault="00023904" w:rsidP="00EB165C">
      <w:r>
        <w:rPr>
          <w:rFonts w:ascii="3DS V2" w:hAnsi="3DS V2"/>
          <w:sz w:val="24"/>
          <w:szCs w:val="24"/>
          <w:lang w:eastAsia="zh-CN"/>
        </w:rPr>
        <w:br w:type="page"/>
      </w:r>
      <w:commentRangeStart w:id="300"/>
      <w:r w:rsidR="00753284" w:rsidRPr="00753284">
        <w:rPr>
          <w:rFonts w:ascii="3DS V2" w:hAnsi="3DS V2"/>
          <w:noProof/>
          <w:sz w:val="24"/>
          <w:szCs w:val="24"/>
          <w:lang w:eastAsia="zh-CN"/>
        </w:rPr>
        <w:lastRenderedPageBreak/>
        <w:drawing>
          <wp:inline distT="0" distB="0" distL="0" distR="0" wp14:anchorId="7628A347" wp14:editId="74390789">
            <wp:extent cx="5731510" cy="8373745"/>
            <wp:effectExtent l="0" t="0" r="2540" b="825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8373745"/>
                    </a:xfrm>
                    <a:prstGeom prst="rect">
                      <a:avLst/>
                    </a:prstGeom>
                  </pic:spPr>
                </pic:pic>
              </a:graphicData>
            </a:graphic>
          </wp:inline>
        </w:drawing>
      </w:r>
      <w:commentRangeEnd w:id="300"/>
      <w:r w:rsidR="00FD6A50">
        <w:rPr>
          <w:rStyle w:val="CommentReference"/>
          <w:rFonts w:ascii="Times New Roman" w:eastAsia="Times New Roman" w:hAnsi="Times New Roman" w:cs="Times New Roman"/>
          <w:szCs w:val="20"/>
        </w:rPr>
        <w:commentReference w:id="300"/>
      </w:r>
    </w:p>
    <w:p w14:paraId="0FF3DBBE" w14:textId="53BEDD08" w:rsidR="00023904" w:rsidRDefault="00753284" w:rsidP="00753284">
      <w:pPr>
        <w:pStyle w:val="Caption"/>
        <w:jc w:val="center"/>
        <w:rPr>
          <w:rFonts w:ascii="3DS V2" w:hAnsi="3DS V2"/>
          <w:sz w:val="24"/>
          <w:szCs w:val="24"/>
          <w:lang w:eastAsia="zh-CN"/>
        </w:rPr>
      </w:pPr>
      <w:r>
        <w:t xml:space="preserve">Figure </w:t>
      </w:r>
      <w:fldSimple w:instr=" SEQ Figure \* ARABIC ">
        <w:r w:rsidR="004D4217">
          <w:rPr>
            <w:noProof/>
          </w:rPr>
          <w:t>31</w:t>
        </w:r>
      </w:fldSimple>
      <w:r>
        <w:t xml:space="preserve"> : Résultat de </w:t>
      </w:r>
      <w:r w:rsidR="00FF2BF4">
        <w:t>l’allocation</w:t>
      </w:r>
      <w:r>
        <w:t xml:space="preserve"> - Fils alloués en attendant confirmation d'utilisateur</w:t>
      </w:r>
    </w:p>
    <w:p w14:paraId="43DD6B04" w14:textId="1D00E82E" w:rsidR="003878BC" w:rsidRDefault="003878BC" w:rsidP="003878BC">
      <w:pPr>
        <w:pStyle w:val="Heading2"/>
        <w:rPr>
          <w:rFonts w:ascii="3DS V2" w:hAnsi="3DS V2" w:cs="Arial"/>
          <w:sz w:val="40"/>
          <w:szCs w:val="40"/>
        </w:rPr>
      </w:pPr>
      <w:bookmarkStart w:id="301" w:name="_Toc204887658"/>
      <w:r>
        <w:rPr>
          <w:rFonts w:ascii="3DS V2" w:hAnsi="3DS V2" w:cs="Arial"/>
          <w:sz w:val="40"/>
          <w:szCs w:val="40"/>
        </w:rPr>
        <w:lastRenderedPageBreak/>
        <w:t>Conclusion</w:t>
      </w:r>
      <w:bookmarkEnd w:id="301"/>
    </w:p>
    <w:p w14:paraId="46D7FC0F" w14:textId="2D702FED" w:rsidR="003878BC" w:rsidRPr="003878BC" w:rsidRDefault="00FC75DF" w:rsidP="003878BC">
      <w:r>
        <w:t>C</w:t>
      </w:r>
      <w:r w:rsidR="003878BC">
        <w:t>onclusion</w:t>
      </w:r>
      <w:r>
        <w:t xml:space="preserve"> pas encore faite</w:t>
      </w:r>
    </w:p>
    <w:p w14:paraId="1FA4EFDC" w14:textId="77777777" w:rsidR="003878BC" w:rsidRDefault="003878BC">
      <w:pPr>
        <w:rPr>
          <w:rFonts w:ascii="3DS V2" w:hAnsi="3DS V2"/>
          <w:noProof/>
          <w:sz w:val="24"/>
          <w:szCs w:val="24"/>
        </w:rPr>
      </w:pPr>
      <w:r>
        <w:rPr>
          <w:rFonts w:ascii="3DS V2" w:hAnsi="3DS V2"/>
          <w:noProof/>
          <w:sz w:val="24"/>
          <w:szCs w:val="24"/>
        </w:rPr>
        <w:br w:type="page"/>
      </w:r>
    </w:p>
    <w:p w14:paraId="3FBA98E2" w14:textId="77777777" w:rsidR="003878BC" w:rsidRPr="003878BC" w:rsidRDefault="003878BC" w:rsidP="003878BC"/>
    <w:p w14:paraId="653AAC26" w14:textId="0DA4AC1C" w:rsidR="003878BC" w:rsidRDefault="003878BC">
      <w:pPr>
        <w:rPr>
          <w:rFonts w:ascii="3DS V2" w:eastAsiaTheme="majorEastAsia" w:hAnsi="3DS V2" w:cstheme="majorBidi"/>
          <w:b/>
          <w:bCs/>
          <w:color w:val="005386"/>
          <w:sz w:val="32"/>
          <w:szCs w:val="32"/>
        </w:rPr>
      </w:pPr>
    </w:p>
    <w:p w14:paraId="61CEFF85" w14:textId="77777777" w:rsidR="004C2A6F" w:rsidRDefault="004C2A6F">
      <w:pPr>
        <w:rPr>
          <w:rFonts w:ascii="3DS V2" w:eastAsiaTheme="majorEastAsia" w:hAnsi="3DS V2" w:cstheme="majorBidi"/>
          <w:b/>
          <w:bCs/>
          <w:color w:val="005386"/>
          <w:sz w:val="32"/>
          <w:szCs w:val="32"/>
        </w:rPr>
      </w:pPr>
    </w:p>
    <w:p w14:paraId="4E301458" w14:textId="77777777" w:rsidR="004C2A6F" w:rsidRDefault="004C2A6F" w:rsidP="004C2A6F">
      <w:pPr>
        <w:pStyle w:val="Heading3"/>
        <w:rPr>
          <w:rFonts w:ascii="3DS V2" w:hAnsi="3DS V2"/>
          <w:sz w:val="32"/>
          <w:szCs w:val="32"/>
        </w:rPr>
      </w:pPr>
    </w:p>
    <w:p w14:paraId="400CD18C" w14:textId="7070BD3F" w:rsidR="009D54C0" w:rsidRDefault="009D54C0">
      <w:pPr>
        <w:rPr>
          <w:rFonts w:ascii="3DS V2" w:hAnsi="3DS V2"/>
          <w:sz w:val="24"/>
          <w:szCs w:val="24"/>
        </w:rPr>
      </w:pPr>
    </w:p>
    <w:p w14:paraId="0226FB35" w14:textId="77777777" w:rsidR="009B794D" w:rsidRDefault="009B794D" w:rsidP="004403F4">
      <w:pPr>
        <w:rPr>
          <w:rFonts w:ascii="3DS V2" w:hAnsi="3DS V2"/>
          <w:sz w:val="24"/>
          <w:szCs w:val="24"/>
        </w:rPr>
      </w:pPr>
    </w:p>
    <w:p w14:paraId="04F80D9A" w14:textId="58B63B12" w:rsidR="005C67FC" w:rsidRDefault="005C67FC" w:rsidP="004403F4">
      <w:pPr>
        <w:rPr>
          <w:rFonts w:ascii="3DS V2" w:hAnsi="3DS V2"/>
          <w:sz w:val="24"/>
          <w:szCs w:val="24"/>
        </w:rPr>
      </w:pPr>
    </w:p>
    <w:p w14:paraId="62050FAF" w14:textId="77777777" w:rsidR="005C67FC" w:rsidRPr="00766471" w:rsidRDefault="005C67FC" w:rsidP="004403F4">
      <w:pPr>
        <w:rPr>
          <w:rFonts w:ascii="3DS V2" w:hAnsi="3DS V2"/>
          <w:sz w:val="24"/>
          <w:szCs w:val="24"/>
        </w:rPr>
      </w:pPr>
    </w:p>
    <w:p w14:paraId="0CF95CF0" w14:textId="77777777" w:rsidR="00766471" w:rsidRPr="004403F4" w:rsidRDefault="00766471" w:rsidP="004403F4">
      <w:pPr>
        <w:rPr>
          <w:rFonts w:ascii="3DS V2" w:hAnsi="3DS V2"/>
        </w:rPr>
      </w:pPr>
    </w:p>
    <w:p w14:paraId="55C38D3C" w14:textId="77777777" w:rsidR="009B794D" w:rsidRDefault="009B794D" w:rsidP="009B794D">
      <w:pPr>
        <w:pStyle w:val="PartTitle"/>
        <w:ind w:left="720"/>
        <w:jc w:val="left"/>
        <w:rPr>
          <w:rFonts w:ascii="3DS V2" w:hAnsi="3DS V2"/>
          <w:b/>
          <w:bCs w:val="0"/>
          <w:color w:val="005386"/>
          <w:sz w:val="56"/>
          <w:szCs w:val="56"/>
          <w:lang w:val="fr-FR"/>
        </w:rPr>
      </w:pPr>
    </w:p>
    <w:p w14:paraId="1B52EFDA" w14:textId="77777777" w:rsidR="009B794D" w:rsidRDefault="009B794D" w:rsidP="009B794D">
      <w:pPr>
        <w:pStyle w:val="PartTitle"/>
        <w:ind w:left="720"/>
        <w:jc w:val="left"/>
        <w:rPr>
          <w:rFonts w:ascii="3DS V2" w:hAnsi="3DS V2"/>
          <w:b/>
          <w:bCs w:val="0"/>
          <w:color w:val="005386"/>
          <w:sz w:val="56"/>
          <w:szCs w:val="56"/>
          <w:lang w:val="fr-FR"/>
        </w:rPr>
      </w:pPr>
    </w:p>
    <w:p w14:paraId="5228A76F" w14:textId="5241C974" w:rsidR="009B794D" w:rsidRDefault="009B794D" w:rsidP="009B794D">
      <w:pPr>
        <w:pStyle w:val="PartTitle"/>
        <w:ind w:left="720"/>
        <w:jc w:val="left"/>
        <w:rPr>
          <w:rFonts w:ascii="3DS V2" w:hAnsi="3DS V2"/>
          <w:b/>
          <w:bCs w:val="0"/>
          <w:color w:val="005386"/>
          <w:sz w:val="56"/>
          <w:szCs w:val="56"/>
          <w:lang w:val="fr-FR"/>
        </w:rPr>
      </w:pPr>
      <w:bookmarkStart w:id="302" w:name="_Toc204887659"/>
      <w:r w:rsidRPr="009B794D">
        <w:rPr>
          <w:rFonts w:ascii="3DS V2" w:hAnsi="3DS V2"/>
          <w:b/>
          <w:bCs w:val="0"/>
          <w:color w:val="005386"/>
          <w:sz w:val="56"/>
          <w:szCs w:val="56"/>
          <w:lang w:val="fr-FR"/>
        </w:rPr>
        <w:t>Annexe</w:t>
      </w:r>
      <w:r>
        <w:rPr>
          <w:rFonts w:ascii="3DS V2" w:hAnsi="3DS V2"/>
          <w:b/>
          <w:bCs w:val="0"/>
          <w:color w:val="005386"/>
          <w:sz w:val="56"/>
          <w:szCs w:val="56"/>
          <w:lang w:val="fr-FR"/>
        </w:rPr>
        <w:t>s</w:t>
      </w:r>
      <w:bookmarkEnd w:id="302"/>
    </w:p>
    <w:p w14:paraId="40DA3D3C" w14:textId="77777777" w:rsidR="009B794D" w:rsidRDefault="009B794D">
      <w:pPr>
        <w:rPr>
          <w:rFonts w:ascii="3DS V2" w:eastAsiaTheme="majorEastAsia" w:hAnsi="3DS V2" w:cs="Arial"/>
          <w:b/>
          <w:color w:val="005386"/>
          <w:sz w:val="56"/>
          <w:szCs w:val="56"/>
        </w:rPr>
      </w:pPr>
      <w:r>
        <w:rPr>
          <w:rFonts w:ascii="3DS V2" w:hAnsi="3DS V2"/>
          <w:b/>
          <w:bCs/>
          <w:color w:val="005386"/>
          <w:sz w:val="56"/>
          <w:szCs w:val="56"/>
        </w:rPr>
        <w:br w:type="page"/>
      </w:r>
    </w:p>
    <w:p w14:paraId="30D6C022" w14:textId="7A784D43" w:rsidR="001906A5" w:rsidRDefault="001906A5" w:rsidP="009B794D">
      <w:pPr>
        <w:pStyle w:val="Heading2"/>
        <w:rPr>
          <w:rFonts w:ascii="3DS V2" w:hAnsi="3DS V2" w:cs="Arial"/>
          <w:sz w:val="40"/>
          <w:szCs w:val="40"/>
        </w:rPr>
      </w:pPr>
    </w:p>
    <w:p w14:paraId="5D79F9DD" w14:textId="5A1D0FCD" w:rsidR="001906A5" w:rsidRPr="001906A5" w:rsidRDefault="009B794D" w:rsidP="001906A5">
      <w:pPr>
        <w:pStyle w:val="Heading2"/>
        <w:rPr>
          <w:rFonts w:ascii="3DS V2" w:hAnsi="3DS V2" w:cs="Arial"/>
          <w:sz w:val="40"/>
          <w:szCs w:val="40"/>
        </w:rPr>
      </w:pPr>
      <w:bookmarkStart w:id="303" w:name="_Toc204887660"/>
      <w:r>
        <w:rPr>
          <w:rFonts w:ascii="3DS V2" w:hAnsi="3DS V2" w:cs="Arial"/>
          <w:sz w:val="40"/>
          <w:szCs w:val="40"/>
        </w:rPr>
        <w:t>Annexe 1</w:t>
      </w:r>
      <w:r w:rsidR="008C16FE">
        <w:rPr>
          <w:rFonts w:ascii="3DS V2" w:hAnsi="3DS V2" w:cs="Arial"/>
          <w:sz w:val="40"/>
          <w:szCs w:val="40"/>
        </w:rPr>
        <w:t> : Référence</w:t>
      </w:r>
      <w:bookmarkEnd w:id="303"/>
    </w:p>
    <w:sdt>
      <w:sdtPr>
        <w:rPr>
          <w:rFonts w:ascii="Arial" w:eastAsia="SimSun" w:hAnsi="Arial" w:cstheme="minorBidi"/>
          <w:b w:val="0"/>
          <w:bCs w:val="0"/>
          <w:color w:val="auto"/>
          <w:sz w:val="22"/>
          <w:szCs w:val="22"/>
        </w:rPr>
        <w:id w:val="1958670474"/>
        <w:docPartObj>
          <w:docPartGallery w:val="Bibliographies"/>
          <w:docPartUnique/>
        </w:docPartObj>
      </w:sdtPr>
      <w:sdtEndPr/>
      <w:sdtContent>
        <w:p w14:paraId="60AF9D79" w14:textId="2F988402" w:rsidR="0083160D" w:rsidRPr="0083160D" w:rsidRDefault="0083160D" w:rsidP="008C16FE">
          <w:pPr>
            <w:pStyle w:val="Heading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y"/>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w:t>
              </w:r>
              <w:r w:rsidRPr="009D4812">
                <w:rPr>
                  <w:rFonts w:ascii="3DS V2" w:hAnsi="3DS V2"/>
                  <w:i/>
                  <w:iCs/>
                  <w:noProof/>
                </w:rPr>
                <w:t>tessellations</w:t>
              </w:r>
              <w:r w:rsidRPr="00E721F6">
                <w:rPr>
                  <w:rFonts w:ascii="3DS V2" w:hAnsi="3DS V2"/>
                  <w:i/>
                  <w:iCs/>
                  <w:noProof/>
                </w:rPr>
                <w:t xml:space="preserve">. </w:t>
              </w:r>
            </w:p>
            <w:p w14:paraId="3F2EB5E3" w14:textId="416FCC2B" w:rsidR="00E721F6" w:rsidRPr="0040636C" w:rsidRDefault="00E721F6" w:rsidP="0083160D">
              <w:pPr>
                <w:pStyle w:val="Bibliography"/>
                <w:spacing w:line="240" w:lineRule="exact"/>
                <w:rPr>
                  <w:rFonts w:ascii="3DS V2" w:hAnsi="3DS V2"/>
                  <w:noProof/>
                  <w:lang w:val="en-US"/>
                </w:rPr>
              </w:pPr>
              <w:r w:rsidRPr="00E721F6">
                <w:rPr>
                  <w:rFonts w:ascii="3DS V2" w:hAnsi="3DS V2"/>
                  <w:b/>
                  <w:bCs/>
                  <w:noProof/>
                </w:rPr>
                <w:t xml:space="preserve">Bowyer, Adrian. </w:t>
              </w:r>
              <w:r w:rsidRPr="0040636C">
                <w:rPr>
                  <w:rFonts w:ascii="3DS V2" w:hAnsi="3DS V2"/>
                  <w:b/>
                  <w:bCs/>
                  <w:noProof/>
                  <w:lang w:val="en-US"/>
                </w:rPr>
                <w:t>1981.</w:t>
              </w:r>
              <w:r w:rsidRPr="0040636C">
                <w:rPr>
                  <w:rFonts w:ascii="3DS V2" w:hAnsi="3DS V2"/>
                  <w:noProof/>
                  <w:lang w:val="en-US"/>
                </w:rPr>
                <w:t xml:space="preserve"> 2, Bath : The Computer Journal, 1981, Vol. 24. 105</w:t>
              </w:r>
              <w:r w:rsidRPr="0040636C">
                <w:rPr>
                  <w:rFonts w:ascii="3DS V2" w:hAnsi="3DS V2"/>
                  <w:noProof/>
                  <w:lang w:val="en-US"/>
                </w:rPr>
                <w:noBreakHyphen/>
                <w:t>114.</w:t>
              </w:r>
            </w:p>
            <w:p w14:paraId="78F86150" w14:textId="77777777" w:rsidR="0083160D" w:rsidRPr="0040636C" w:rsidRDefault="0083160D" w:rsidP="0083160D">
              <w:pPr>
                <w:spacing w:line="240" w:lineRule="exact"/>
                <w:rPr>
                  <w:lang w:val="en-US"/>
                </w:rPr>
              </w:pPr>
            </w:p>
            <w:p w14:paraId="33613F6F" w14:textId="77777777" w:rsidR="0083160D" w:rsidRPr="0040636C" w:rsidRDefault="00E721F6" w:rsidP="0083160D">
              <w:pPr>
                <w:pStyle w:val="Bibliography"/>
                <w:spacing w:line="240" w:lineRule="exact"/>
                <w:rPr>
                  <w:rFonts w:ascii="3DS V2" w:hAnsi="3DS V2"/>
                  <w:i/>
                  <w:iCs/>
                  <w:noProof/>
                  <w:lang w:val="en-US"/>
                </w:rPr>
              </w:pPr>
              <w:r w:rsidRPr="0040636C">
                <w:rPr>
                  <w:rFonts w:ascii="3DS V2" w:hAnsi="3DS V2"/>
                  <w:i/>
                  <w:iCs/>
                  <w:noProof/>
                  <w:lang w:val="en-US"/>
                </w:rPr>
                <w:t>Computing the n</w:t>
              </w:r>
              <w:r w:rsidRPr="0040636C">
                <w:rPr>
                  <w:rFonts w:ascii="3DS V2" w:hAnsi="3DS V2"/>
                  <w:i/>
                  <w:iCs/>
                  <w:noProof/>
                  <w:lang w:val="en-US"/>
                </w:rPr>
                <w:noBreakHyphen/>
                <w:t>dimensional Delaunay tessellation with application to Voronoi polytopes.</w:t>
              </w:r>
            </w:p>
            <w:p w14:paraId="7E049543" w14:textId="70A6358C" w:rsidR="00E721F6" w:rsidRPr="0040636C" w:rsidRDefault="00E721F6" w:rsidP="0083160D">
              <w:pPr>
                <w:pStyle w:val="Bibliography"/>
                <w:spacing w:line="240" w:lineRule="exact"/>
                <w:rPr>
                  <w:rFonts w:ascii="3DS V2" w:hAnsi="3DS V2"/>
                  <w:noProof/>
                  <w:lang w:val="en-US"/>
                </w:rPr>
              </w:pPr>
              <w:r w:rsidRPr="0040636C">
                <w:rPr>
                  <w:rFonts w:ascii="3DS V2" w:hAnsi="3DS V2"/>
                  <w:i/>
                  <w:iCs/>
                  <w:noProof/>
                  <w:lang w:val="en-US"/>
                </w:rPr>
                <w:t xml:space="preserve"> </w:t>
              </w:r>
              <w:r w:rsidRPr="0040636C">
                <w:rPr>
                  <w:rFonts w:ascii="3DS V2" w:hAnsi="3DS V2"/>
                  <w:b/>
                  <w:bCs/>
                  <w:noProof/>
                  <w:lang w:val="en-US"/>
                </w:rPr>
                <w:t>Watson, David F. 1981.</w:t>
              </w:r>
              <w:r w:rsidRPr="0040636C">
                <w:rPr>
                  <w:rFonts w:ascii="3DS V2" w:hAnsi="3DS V2"/>
                  <w:noProof/>
                  <w:lang w:val="en-US"/>
                </w:rPr>
                <w:t xml:space="preserve"> 2, s.l. : The Computer Journal, 1981, Vol. 24.</w:t>
              </w:r>
            </w:p>
            <w:p w14:paraId="1524D799" w14:textId="77777777" w:rsidR="0083160D" w:rsidRPr="0040636C" w:rsidRDefault="0083160D" w:rsidP="0083160D">
              <w:pPr>
                <w:spacing w:line="240" w:lineRule="exact"/>
                <w:rPr>
                  <w:lang w:val="en-US"/>
                </w:rPr>
              </w:pPr>
            </w:p>
            <w:p w14:paraId="506765DB" w14:textId="77777777" w:rsidR="0083160D" w:rsidRPr="0040636C" w:rsidRDefault="00E721F6" w:rsidP="0083160D">
              <w:pPr>
                <w:pStyle w:val="Bibliography"/>
                <w:spacing w:line="240" w:lineRule="exact"/>
                <w:rPr>
                  <w:rFonts w:ascii="3DS V2" w:hAnsi="3DS V2"/>
                  <w:i/>
                  <w:iCs/>
                  <w:noProof/>
                  <w:lang w:val="en-US"/>
                </w:rPr>
              </w:pPr>
              <w:r w:rsidRPr="0040636C">
                <w:rPr>
                  <w:rFonts w:ascii="3DS V2" w:hAnsi="3DS V2"/>
                  <w:i/>
                  <w:iCs/>
                  <w:noProof/>
                  <w:lang w:val="en-US"/>
                </w:rPr>
                <w:t>Smallest enclosing disks (balls and ellipsoids).</w:t>
              </w:r>
            </w:p>
            <w:p w14:paraId="10DF1657" w14:textId="211226CE" w:rsidR="00E721F6" w:rsidRPr="00E721F6" w:rsidRDefault="00E721F6" w:rsidP="0083160D">
              <w:pPr>
                <w:pStyle w:val="Bibliography"/>
                <w:spacing w:line="240" w:lineRule="exact"/>
                <w:rPr>
                  <w:rFonts w:ascii="3DS V2" w:hAnsi="3DS V2"/>
                  <w:noProof/>
                </w:rPr>
              </w:pPr>
              <w:r w:rsidRPr="0040636C">
                <w:rPr>
                  <w:rFonts w:ascii="3DS V2" w:hAnsi="3DS V2"/>
                  <w:i/>
                  <w:iCs/>
                  <w:noProof/>
                  <w:lang w:val="en-US"/>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6D71DDC5" w14:textId="4455AD80" w:rsidR="0083160D" w:rsidRPr="0083160D" w:rsidRDefault="00E721F6" w:rsidP="0083160D">
              <w:pPr>
                <w:spacing w:line="240" w:lineRule="exact"/>
              </w:pPr>
              <w:r w:rsidRPr="00E721F6">
                <w:rPr>
                  <w:rFonts w:ascii="3DS V2" w:hAnsi="3DS V2"/>
                  <w:b/>
                  <w:bCs/>
                </w:rPr>
                <w:fldChar w:fldCharType="end"/>
              </w:r>
            </w:p>
          </w:sdtContent>
        </w:sdt>
      </w:sdtContent>
    </w:sdt>
    <w:p w14:paraId="32B98EF8" w14:textId="77777777" w:rsidR="0083160D" w:rsidRDefault="0083160D" w:rsidP="0042549D">
      <w:pPr>
        <w:pStyle w:val="Heading1"/>
        <w:rPr>
          <w:rFonts w:ascii="3DS V2" w:hAnsi="3DS V2"/>
        </w:rPr>
      </w:pPr>
    </w:p>
    <w:p w14:paraId="280A28E6" w14:textId="77777777" w:rsidR="0083160D" w:rsidRDefault="0083160D">
      <w:pPr>
        <w:rPr>
          <w:rFonts w:ascii="3DS V2" w:eastAsiaTheme="majorEastAsia" w:hAnsi="3DS V2" w:cstheme="majorBidi"/>
          <w:b/>
          <w:bCs/>
          <w:color w:val="005386"/>
          <w:sz w:val="28"/>
          <w:szCs w:val="28"/>
        </w:rPr>
      </w:pPr>
      <w:r>
        <w:rPr>
          <w:rFonts w:ascii="3DS V2" w:hAnsi="3DS V2"/>
        </w:rPr>
        <w:br w:type="page"/>
      </w:r>
    </w:p>
    <w:p w14:paraId="2DC0B596" w14:textId="262FC2FA" w:rsidR="00FF6948" w:rsidRPr="009D4812" w:rsidRDefault="00FF6948" w:rsidP="00FF6948">
      <w:pPr>
        <w:pStyle w:val="Heading2"/>
        <w:rPr>
          <w:rFonts w:ascii="3DS V2" w:hAnsi="3DS V2" w:cs="Arial"/>
          <w:sz w:val="40"/>
          <w:szCs w:val="40"/>
          <w:lang w:val="en-US"/>
        </w:rPr>
      </w:pPr>
      <w:bookmarkStart w:id="304" w:name="_Toc204887661"/>
      <w:r w:rsidRPr="009D4812">
        <w:rPr>
          <w:rFonts w:ascii="3DS V2" w:hAnsi="3DS V2" w:cs="Arial"/>
          <w:sz w:val="40"/>
          <w:szCs w:val="40"/>
          <w:lang w:val="en-US"/>
        </w:rPr>
        <w:lastRenderedPageBreak/>
        <w:t>Annexe 2</w:t>
      </w:r>
      <w:r w:rsidR="001D16D1" w:rsidRPr="009D4812">
        <w:rPr>
          <w:rFonts w:ascii="3DS V2" w:hAnsi="3DS V2" w:cs="Arial"/>
          <w:sz w:val="40"/>
          <w:szCs w:val="40"/>
          <w:lang w:val="en-US"/>
        </w:rPr>
        <w:t> : Code d’algorithmes</w:t>
      </w:r>
      <w:bookmarkEnd w:id="304"/>
    </w:p>
    <w:p w14:paraId="67720CC1" w14:textId="58261ED0" w:rsidR="00882F64" w:rsidRPr="009D4812" w:rsidRDefault="00882F64" w:rsidP="00882F64">
      <w:pPr>
        <w:pStyle w:val="Heading3"/>
        <w:rPr>
          <w:rFonts w:ascii="3DS V2" w:hAnsi="3DS V2"/>
          <w:sz w:val="32"/>
          <w:szCs w:val="32"/>
          <w:lang w:val="en-US"/>
        </w:rPr>
      </w:pPr>
      <w:bookmarkStart w:id="305" w:name="_Toc204887662"/>
      <w:r w:rsidRPr="009D4812">
        <w:rPr>
          <w:rFonts w:ascii="3DS V2" w:hAnsi="3DS V2"/>
          <w:sz w:val="32"/>
          <w:szCs w:val="32"/>
          <w:lang w:val="en-US"/>
        </w:rPr>
        <w:t xml:space="preserve">Triangulation </w:t>
      </w:r>
      <w:r w:rsidR="004E1B47" w:rsidRPr="009D4812">
        <w:rPr>
          <w:rFonts w:ascii="3DS V2" w:hAnsi="3DS V2"/>
          <w:sz w:val="32"/>
          <w:szCs w:val="32"/>
          <w:lang w:val="en-US"/>
        </w:rPr>
        <w:t>Delaunay :</w:t>
      </w:r>
      <w:r w:rsidRPr="009D4812">
        <w:rPr>
          <w:rFonts w:ascii="3DS V2" w:hAnsi="3DS V2"/>
          <w:sz w:val="32"/>
          <w:szCs w:val="32"/>
          <w:lang w:val="en-US"/>
        </w:rPr>
        <w:t xml:space="preserve"> Algorithme Boyer - Watson</w:t>
      </w:r>
      <w:bookmarkEnd w:id="305"/>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452FFD3A" w14:textId="2AAFD828" w:rsidR="008F37AD" w:rsidRPr="009D4812" w:rsidRDefault="008F37AD" w:rsidP="008F37AD">
      <w:pPr>
        <w:pStyle w:val="Heading3"/>
        <w:rPr>
          <w:rFonts w:ascii="3DS V2" w:hAnsi="3DS V2"/>
          <w:sz w:val="32"/>
          <w:szCs w:val="32"/>
          <w:lang w:val="en-US"/>
        </w:rPr>
      </w:pPr>
      <w:bookmarkStart w:id="306" w:name="_Toc204887663"/>
      <w:r w:rsidRPr="008F37AD">
        <w:rPr>
          <w:rFonts w:ascii="3DS V2" w:hAnsi="3DS V2"/>
          <w:sz w:val="32"/>
          <w:szCs w:val="32"/>
          <w:lang w:val="en-US"/>
        </w:rPr>
        <w:t>Smallest enclosing circle</w:t>
      </w:r>
      <w:r w:rsidR="004E1B47">
        <w:rPr>
          <w:rFonts w:ascii="3DS V2" w:hAnsi="3DS V2"/>
          <w:sz w:val="32"/>
          <w:szCs w:val="32"/>
          <w:lang w:val="en-US"/>
        </w:rPr>
        <w:t xml:space="preserve"> </w:t>
      </w:r>
      <w:r w:rsidRPr="009D4812">
        <w:rPr>
          <w:rFonts w:ascii="3DS V2" w:hAnsi="3DS V2"/>
          <w:sz w:val="32"/>
          <w:szCs w:val="32"/>
          <w:lang w:val="en-US"/>
        </w:rPr>
        <w:t xml:space="preserve">: Algorithme </w:t>
      </w:r>
      <w:r w:rsidR="004E1B47" w:rsidRPr="009D4812">
        <w:rPr>
          <w:rFonts w:ascii="3DS V2" w:hAnsi="3DS V2"/>
          <w:sz w:val="32"/>
          <w:szCs w:val="32"/>
          <w:lang w:val="en-US"/>
        </w:rPr>
        <w:t>Welzl</w:t>
      </w:r>
      <w:bookmarkEnd w:id="306"/>
    </w:p>
    <w:p w14:paraId="71755F56" w14:textId="77777777" w:rsidR="008F37AD" w:rsidRDefault="008F37AD" w:rsidP="00841C0E">
      <w:pPr>
        <w:shd w:val="clear" w:color="auto" w:fill="FFFFFF"/>
        <w:spacing w:after="0" w:line="240" w:lineRule="auto"/>
        <w:rPr>
          <w:rFonts w:ascii="Cascadia Code" w:eastAsia="Times New Roman" w:hAnsi="Cascadia Code" w:cs="Cascadia Code"/>
          <w:noProof/>
          <w:color w:val="70AD47"/>
          <w:sz w:val="18"/>
          <w:szCs w:val="18"/>
          <w:lang w:val="en-US" w:eastAsia="zh-CN"/>
        </w:rPr>
      </w:pPr>
    </w:p>
    <w:p w14:paraId="539F379F" w14:textId="1A19F915"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8F647D0" w14:textId="5CADF42C" w:rsidR="0083160D" w:rsidRPr="004E1B47" w:rsidRDefault="0083160D" w:rsidP="00997C77">
      <w:pPr>
        <w:shd w:val="clear" w:color="auto" w:fill="FFFFFF"/>
        <w:spacing w:after="0" w:line="240" w:lineRule="auto"/>
        <w:rPr>
          <w:rFonts w:ascii="Cascadia Code" w:eastAsia="Times New Roman" w:hAnsi="Cascadia Code" w:cs="Times New Roman"/>
          <w:noProof/>
          <w:color w:val="000000"/>
          <w:sz w:val="18"/>
          <w:szCs w:val="18"/>
          <w:lang w:eastAsia="zh-CN"/>
        </w:rPr>
      </w:pPr>
    </w:p>
    <w:sectPr w:rsidR="0083160D" w:rsidRPr="004E1B47" w:rsidSect="00C578C0">
      <w:headerReference w:type="default" r:id="rId53"/>
      <w:footerReference w:type="default" r:id="rId54"/>
      <w:pgSz w:w="11906" w:h="16838" w:code="9"/>
      <w:pgMar w:top="1440" w:right="1440" w:bottom="1440" w:left="1440" w:header="288" w:footer="165"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6" w:author="GOUTAUDIER Sébastien" w:date="2025-08-01T10:14:00Z" w:initials="GS">
    <w:p w14:paraId="1AB49B5A" w14:textId="39AE8602" w:rsidR="008C0F23" w:rsidRDefault="008C0F23">
      <w:pPr>
        <w:pStyle w:val="CommentText"/>
      </w:pPr>
      <w:r>
        <w:rPr>
          <w:rStyle w:val="CommentReference"/>
        </w:rPr>
        <w:annotationRef/>
      </w:r>
      <w:r>
        <w:t>L’image coupe le texte</w:t>
      </w:r>
    </w:p>
  </w:comment>
  <w:comment w:id="60" w:author="GOUTAUDIER Sébastien" w:date="2025-08-01T10:24:00Z" w:initials="GS">
    <w:p w14:paraId="299E368A" w14:textId="3563AF89" w:rsidR="007051BB" w:rsidRDefault="007051BB">
      <w:pPr>
        <w:pStyle w:val="CommentText"/>
      </w:pPr>
      <w:r>
        <w:rPr>
          <w:rStyle w:val="CommentReference"/>
        </w:rPr>
        <w:annotationRef/>
      </w:r>
      <w:r>
        <w:t>Une image de connecteur réelle</w:t>
      </w:r>
    </w:p>
  </w:comment>
  <w:comment w:id="64" w:author="GOUTAUDIER Sébastien" w:date="2025-08-01T10:26:00Z" w:initials="GS">
    <w:p w14:paraId="5E0F7020" w14:textId="2FB65B64" w:rsidR="00994DBC" w:rsidRDefault="00994DBC">
      <w:pPr>
        <w:pStyle w:val="CommentText"/>
      </w:pPr>
      <w:r>
        <w:rPr>
          <w:rStyle w:val="CommentReference"/>
        </w:rPr>
        <w:annotationRef/>
      </w:r>
      <w:r>
        <w:t>La gauge des fils = gauge du cable</w:t>
      </w:r>
    </w:p>
  </w:comment>
  <w:comment w:id="78" w:author="GOUTAUDIER Sébastien" w:date="2025-08-01T10:30:00Z" w:initials="GS">
    <w:p w14:paraId="2BC914D5" w14:textId="0BE5D32F" w:rsidR="0061397E" w:rsidRDefault="0061397E">
      <w:pPr>
        <w:pStyle w:val="CommentText"/>
      </w:pPr>
      <w:r>
        <w:rPr>
          <w:rStyle w:val="CommentReference"/>
        </w:rPr>
        <w:annotationRef/>
      </w:r>
      <w:r>
        <w:t>Ecrit les noms de cavité sur l’image</w:t>
      </w:r>
    </w:p>
  </w:comment>
  <w:comment w:id="83" w:author="GOUTAUDIER Sébastien" w:date="2025-08-01T10:32:00Z" w:initials="GS">
    <w:p w14:paraId="74340F9D" w14:textId="066A4972" w:rsidR="0043504C" w:rsidRDefault="0043504C">
      <w:pPr>
        <w:pStyle w:val="CommentText"/>
      </w:pPr>
      <w:r>
        <w:rPr>
          <w:rStyle w:val="CommentReference"/>
        </w:rPr>
        <w:annotationRef/>
      </w:r>
      <w:r>
        <w:t>Mets les noms de cavités.</w:t>
      </w:r>
    </w:p>
  </w:comment>
  <w:comment w:id="134" w:author="GOUTAUDIER Sébastien" w:date="2025-08-01T10:50:00Z" w:initials="GS">
    <w:p w14:paraId="2637C2F4" w14:textId="3EA07408" w:rsidR="00B8712D" w:rsidRDefault="00B8712D">
      <w:pPr>
        <w:pStyle w:val="CommentText"/>
      </w:pPr>
      <w:r>
        <w:rPr>
          <w:rStyle w:val="CommentReference"/>
        </w:rPr>
        <w:annotationRef/>
      </w:r>
      <w:r>
        <w:t>Mais du coup tu n’explore pas de meilleures solutions possibles ?</w:t>
      </w:r>
    </w:p>
  </w:comment>
  <w:comment w:id="159" w:author="GOUTAUDIER Sébastien" w:date="2025-08-01T11:00:00Z" w:initials="GS">
    <w:p w14:paraId="6E613966" w14:textId="3D15D830" w:rsidR="00B87F7C" w:rsidRDefault="00B87F7C">
      <w:pPr>
        <w:pStyle w:val="CommentText"/>
      </w:pPr>
      <w:r>
        <w:rPr>
          <w:rStyle w:val="CommentReference"/>
        </w:rPr>
        <w:annotationRef/>
      </w:r>
      <w:r>
        <w:t>Vérifie si la reformulation est bonne</w:t>
      </w:r>
      <w:r w:rsidR="00261D05">
        <w:t>….je ne suis pas sûr</w:t>
      </w:r>
    </w:p>
  </w:comment>
  <w:comment w:id="176" w:author="GOUTAUDIER Sébastien" w:date="2025-08-01T11:01:00Z" w:initials="GS">
    <w:p w14:paraId="3D0874D6" w14:textId="54D8FA4C" w:rsidR="00154C4C" w:rsidRDefault="00154C4C">
      <w:pPr>
        <w:pStyle w:val="CommentText"/>
      </w:pPr>
      <w:r>
        <w:rPr>
          <w:rStyle w:val="CommentReference"/>
        </w:rPr>
        <w:annotationRef/>
      </w:r>
      <w:r>
        <w:t>Tu as deux fois recherche DFS</w:t>
      </w:r>
    </w:p>
  </w:comment>
  <w:comment w:id="177" w:author="GOUTAUDIER Sébastien" w:date="2025-08-01T11:02:00Z" w:initials="GS">
    <w:p w14:paraId="6A6CE8EB" w14:textId="64AA6CD9" w:rsidR="00EC7E88" w:rsidRDefault="00EC7E88">
      <w:pPr>
        <w:pStyle w:val="CommentText"/>
      </w:pPr>
      <w:r>
        <w:rPr>
          <w:rStyle w:val="CommentReference"/>
        </w:rPr>
        <w:annotationRef/>
      </w:r>
      <w:r>
        <w:t>Ce serait mieux d’en proposer plusieurs bonnes a voir…</w:t>
      </w:r>
    </w:p>
  </w:comment>
  <w:comment w:id="181" w:author="GOUTAUDIER Sébastien" w:date="2025-08-01T11:03:00Z" w:initials="GS">
    <w:p w14:paraId="6776DC3B" w14:textId="3256711D" w:rsidR="001A207B" w:rsidRDefault="001A207B">
      <w:pPr>
        <w:pStyle w:val="CommentText"/>
      </w:pPr>
      <w:r>
        <w:rPr>
          <w:rStyle w:val="CommentReference"/>
        </w:rPr>
        <w:annotationRef/>
      </w:r>
      <w:r>
        <w:t xml:space="preserve">On aurait pas pu le faire dans le prototype dans CATIA ? </w:t>
      </w:r>
    </w:p>
  </w:comment>
  <w:comment w:id="209" w:author="GOUTAUDIER Sébastien" w:date="2025-08-01T11:07:00Z" w:initials="GS">
    <w:p w14:paraId="72AF5CAC" w14:textId="41112D5C" w:rsidR="00A45E4C" w:rsidRDefault="00A45E4C">
      <w:pPr>
        <w:pStyle w:val="CommentText"/>
      </w:pPr>
      <w:r>
        <w:rPr>
          <w:rStyle w:val="CommentReference"/>
        </w:rPr>
        <w:annotationRef/>
      </w:r>
      <w:r>
        <w:t xml:space="preserve">Quels états ? </w:t>
      </w:r>
    </w:p>
  </w:comment>
  <w:comment w:id="211" w:author="GOUTAUDIER Sébastien" w:date="2025-08-01T11:07:00Z" w:initials="GS">
    <w:p w14:paraId="7B80D44A" w14:textId="7147A75C" w:rsidR="00696986" w:rsidRDefault="00696986">
      <w:pPr>
        <w:pStyle w:val="CommentText"/>
      </w:pPr>
      <w:r>
        <w:rPr>
          <w:rStyle w:val="CommentReference"/>
        </w:rPr>
        <w:annotationRef/>
      </w:r>
      <w:r>
        <w:t>Quels états</w:t>
      </w:r>
    </w:p>
  </w:comment>
  <w:comment w:id="286" w:author="GOUTAUDIER Sébastien" w:date="2025-08-01T11:17:00Z" w:initials="GS">
    <w:p w14:paraId="00B73C77" w14:textId="12AAF575" w:rsidR="00055A54" w:rsidRDefault="00055A54">
      <w:pPr>
        <w:pStyle w:val="CommentText"/>
      </w:pPr>
      <w:r>
        <w:rPr>
          <w:rStyle w:val="CommentReference"/>
        </w:rPr>
        <w:annotationRef/>
      </w:r>
      <w:r>
        <w:t xml:space="preserve">Tu es sur ? </w:t>
      </w:r>
    </w:p>
  </w:comment>
  <w:comment w:id="297" w:author="GOUTAUDIER Sébastien" w:date="2025-08-01T11:21:00Z" w:initials="GS">
    <w:p w14:paraId="6B6DE38E" w14:textId="77777777" w:rsidR="001B15D0" w:rsidRDefault="001B15D0">
      <w:pPr>
        <w:pStyle w:val="CommentText"/>
      </w:pPr>
      <w:r>
        <w:rPr>
          <w:rStyle w:val="CommentReference"/>
        </w:rPr>
        <w:annotationRef/>
      </w:r>
      <w:r>
        <w:t>Il a été resolu si, puisqu’ul y a les macros.</w:t>
      </w:r>
    </w:p>
    <w:p w14:paraId="7AE87441" w14:textId="1B2AC28C" w:rsidR="001B15D0" w:rsidRDefault="001B15D0">
      <w:pPr>
        <w:pStyle w:val="CommentText"/>
      </w:pPr>
      <w:r>
        <w:t>Dis plutôt cela : il faut utiliser les macros existantes</w:t>
      </w:r>
    </w:p>
  </w:comment>
  <w:comment w:id="300" w:author="GOUTAUDIER Sébastien" w:date="2025-08-01T11:22:00Z" w:initials="GS">
    <w:p w14:paraId="3B6A6F66" w14:textId="152B73CF" w:rsidR="00FD6A50" w:rsidRDefault="00FD6A50">
      <w:pPr>
        <w:pStyle w:val="CommentText"/>
      </w:pPr>
      <w:r>
        <w:rPr>
          <w:rStyle w:val="CommentReference"/>
        </w:rPr>
        <w:annotationRef/>
      </w:r>
      <w:r>
        <w:t>Explique le résultat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B49B5A" w15:done="0"/>
  <w15:commentEx w15:paraId="299E368A" w15:done="0"/>
  <w15:commentEx w15:paraId="5E0F7020" w15:done="0"/>
  <w15:commentEx w15:paraId="2BC914D5" w15:done="0"/>
  <w15:commentEx w15:paraId="74340F9D" w15:done="0"/>
  <w15:commentEx w15:paraId="2637C2F4" w15:done="0"/>
  <w15:commentEx w15:paraId="6E613966" w15:done="0"/>
  <w15:commentEx w15:paraId="3D0874D6" w15:done="0"/>
  <w15:commentEx w15:paraId="6A6CE8EB" w15:done="0"/>
  <w15:commentEx w15:paraId="6776DC3B" w15:done="0"/>
  <w15:commentEx w15:paraId="72AF5CAC" w15:done="0"/>
  <w15:commentEx w15:paraId="7B80D44A" w15:done="0"/>
  <w15:commentEx w15:paraId="00B73C77" w15:done="0"/>
  <w15:commentEx w15:paraId="7AE87441" w15:done="0"/>
  <w15:commentEx w15:paraId="3B6A6F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371206" w16cex:dateUtc="2025-08-01T08:14:00Z"/>
  <w16cex:commentExtensible w16cex:durableId="2C371446" w16cex:dateUtc="2025-08-01T08:24:00Z"/>
  <w16cex:commentExtensible w16cex:durableId="2C3714EE" w16cex:dateUtc="2025-08-01T08:26:00Z"/>
  <w16cex:commentExtensible w16cex:durableId="2C3715C1" w16cex:dateUtc="2025-08-01T08:30:00Z"/>
  <w16cex:commentExtensible w16cex:durableId="2C37163D" w16cex:dateUtc="2025-08-01T08:32:00Z"/>
  <w16cex:commentExtensible w16cex:durableId="2C371A73" w16cex:dateUtc="2025-08-01T08:50:00Z"/>
  <w16cex:commentExtensible w16cex:durableId="2C371CC9" w16cex:dateUtc="2025-08-01T09:00:00Z"/>
  <w16cex:commentExtensible w16cex:durableId="2C371D00" w16cex:dateUtc="2025-08-01T09:01:00Z"/>
  <w16cex:commentExtensible w16cex:durableId="2C371D38" w16cex:dateUtc="2025-08-01T09:02:00Z"/>
  <w16cex:commentExtensible w16cex:durableId="2C371D67" w16cex:dateUtc="2025-08-01T09:03:00Z"/>
  <w16cex:commentExtensible w16cex:durableId="2C371E7A" w16cex:dateUtc="2025-08-01T09:07:00Z"/>
  <w16cex:commentExtensible w16cex:durableId="2C371E87" w16cex:dateUtc="2025-08-01T09:07:00Z"/>
  <w16cex:commentExtensible w16cex:durableId="2C3720C1" w16cex:dateUtc="2025-08-01T09:17:00Z"/>
  <w16cex:commentExtensible w16cex:durableId="2C3721AC" w16cex:dateUtc="2025-08-01T09:21:00Z"/>
  <w16cex:commentExtensible w16cex:durableId="2C3721E5" w16cex:dateUtc="2025-08-01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B49B5A" w16cid:durableId="2C371206"/>
  <w16cid:commentId w16cid:paraId="299E368A" w16cid:durableId="2C371446"/>
  <w16cid:commentId w16cid:paraId="5E0F7020" w16cid:durableId="2C3714EE"/>
  <w16cid:commentId w16cid:paraId="2BC914D5" w16cid:durableId="2C3715C1"/>
  <w16cid:commentId w16cid:paraId="74340F9D" w16cid:durableId="2C37163D"/>
  <w16cid:commentId w16cid:paraId="2637C2F4" w16cid:durableId="2C371A73"/>
  <w16cid:commentId w16cid:paraId="6E613966" w16cid:durableId="2C371CC9"/>
  <w16cid:commentId w16cid:paraId="3D0874D6" w16cid:durableId="2C371D00"/>
  <w16cid:commentId w16cid:paraId="6A6CE8EB" w16cid:durableId="2C371D38"/>
  <w16cid:commentId w16cid:paraId="6776DC3B" w16cid:durableId="2C371D67"/>
  <w16cid:commentId w16cid:paraId="72AF5CAC" w16cid:durableId="2C371E7A"/>
  <w16cid:commentId w16cid:paraId="7B80D44A" w16cid:durableId="2C371E87"/>
  <w16cid:commentId w16cid:paraId="00B73C77" w16cid:durableId="2C3720C1"/>
  <w16cid:commentId w16cid:paraId="7AE87441" w16cid:durableId="2C3721AC"/>
  <w16cid:commentId w16cid:paraId="3B6A6F66" w16cid:durableId="2C3721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568DC" w14:textId="77777777" w:rsidR="00371DED" w:rsidRDefault="00371DED" w:rsidP="00584320">
      <w:pPr>
        <w:spacing w:after="0" w:line="240" w:lineRule="auto"/>
      </w:pPr>
      <w:r>
        <w:separator/>
      </w:r>
    </w:p>
    <w:p w14:paraId="42F4B077" w14:textId="77777777" w:rsidR="00371DED" w:rsidRDefault="00371DED"/>
  </w:endnote>
  <w:endnote w:type="continuationSeparator" w:id="0">
    <w:p w14:paraId="0A405298" w14:textId="77777777" w:rsidR="00371DED" w:rsidRDefault="00371DED" w:rsidP="00584320">
      <w:pPr>
        <w:spacing w:after="0" w:line="240" w:lineRule="auto"/>
      </w:pPr>
      <w:r>
        <w:continuationSeparator/>
      </w:r>
    </w:p>
    <w:p w14:paraId="60AD55A0" w14:textId="77777777" w:rsidR="00371DED" w:rsidRDefault="00371D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decorative"/>
    <w:pitch w:val="variable"/>
    <w:sig w:usb0="00000003" w:usb1="10000000" w:usb2="00000000" w:usb3="00000000" w:csb0="80000001" w:csb1="00000000"/>
  </w:font>
  <w:font w:name="3DS V2">
    <w:panose1 w:val="00000000000000000000"/>
    <w:charset w:val="00"/>
    <w:family w:val="auto"/>
    <w:pitch w:val="variable"/>
    <w:sig w:usb0="A00000AF" w:usb1="4000206B" w:usb2="00000000" w:usb3="00000000" w:csb0="000001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3ds">
    <w:altName w:val="Calibri"/>
    <w:panose1 w:val="02000503020000020004"/>
    <w:charset w:val="00"/>
    <w:family w:val="modern"/>
    <w:notTrueType/>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D2436" w14:textId="77777777" w:rsidR="005005C8" w:rsidRDefault="00070463" w:rsidP="00111A3B">
    <w:pPr>
      <w:pStyle w:val="Footer"/>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Footer"/>
          <w:rPr>
            <w:sz w:val="20"/>
            <w:szCs w:val="20"/>
          </w:rPr>
        </w:pPr>
      </w:p>
      <w:p w14:paraId="633D5AB6" w14:textId="77777777" w:rsidR="005005C8" w:rsidRPr="00111A3B" w:rsidRDefault="005005C8" w:rsidP="004D1196">
        <w:pPr>
          <w:pStyle w:val="Footer"/>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9C787" w14:textId="77777777" w:rsidR="00371DED" w:rsidRDefault="00371DED" w:rsidP="00584320">
      <w:pPr>
        <w:spacing w:after="0" w:line="240" w:lineRule="auto"/>
      </w:pPr>
      <w:r>
        <w:separator/>
      </w:r>
    </w:p>
    <w:p w14:paraId="457855C4" w14:textId="77777777" w:rsidR="00371DED" w:rsidRDefault="00371DED"/>
  </w:footnote>
  <w:footnote w:type="continuationSeparator" w:id="0">
    <w:p w14:paraId="0C9DD815" w14:textId="77777777" w:rsidR="00371DED" w:rsidRDefault="00371DED" w:rsidP="00584320">
      <w:pPr>
        <w:spacing w:after="0" w:line="240" w:lineRule="auto"/>
      </w:pPr>
      <w:r>
        <w:continuationSeparator/>
      </w:r>
    </w:p>
    <w:p w14:paraId="1E775FA5" w14:textId="77777777" w:rsidR="00371DED" w:rsidRDefault="00371DED"/>
  </w:footnote>
  <w:footnote w:id="1">
    <w:p w14:paraId="7FFFED38" w14:textId="5F81F959" w:rsidR="00FC3493" w:rsidRDefault="00FC3493">
      <w:pPr>
        <w:pStyle w:val="FootnoteText"/>
      </w:pPr>
      <w:r>
        <w:rPr>
          <w:rStyle w:val="FootnoteReference"/>
        </w:rPr>
        <w:footnoteRef/>
      </w:r>
      <w:r>
        <w:t xml:space="preserve"> Une </w:t>
      </w:r>
      <w:r>
        <w:rPr>
          <w:noProof/>
        </w:rPr>
        <w:t>proposition [</w:t>
      </w:r>
      <w:hyperlink r:id="rId1" w:history="1">
        <w:r w:rsidRPr="00FC3493">
          <w:rPr>
            <w:rStyle w:val="Hyperlink"/>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E319" w14:textId="77777777" w:rsidR="005005C8" w:rsidRDefault="005005C8" w:rsidP="00111A3B">
    <w:pPr>
      <w:pStyle w:val="Header"/>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Dassault Systèmes | Confidential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43"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Dassault Systèmes | Confidential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p w14:paraId="007F7A22" w14:textId="77777777" w:rsidR="000F23FD" w:rsidRDefault="000F23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8" type="#_x0000_t75" style="width:83.25pt;height:83.25pt" o:bullet="t">
        <v:imagedata r:id="rId1" o:title="Bullets_3DS_level1"/>
      </v:shape>
    </w:pict>
  </w:numPicBullet>
  <w:numPicBullet w:numPicBulletId="1">
    <w:pict>
      <v:shape id="_x0000_i1579" type="#_x0000_t75" style="width:48pt;height:48pt" o:bullet="t">
        <v:imagedata r:id="rId2" o:title="Bullets_3DS_level2"/>
      </v:shape>
    </w:pict>
  </w:numPicBullet>
  <w:numPicBullet w:numPicBulletId="2">
    <w:pict>
      <v:shape id="_x0000_i1580" type="#_x0000_t75" style="width:17.25pt;height:17.25pt" o:bullet="t">
        <v:imagedata r:id="rId3" o:title="Bullets_3DS_level3"/>
      </v:shape>
    </w:pict>
  </w:numPicBullet>
  <w:numPicBullet w:numPicBulletId="3">
    <w:pict>
      <v:shape id="_x0000_i1581" type="#_x0000_t75" style="width:83.25pt;height:83.25pt" o:bullet="t">
        <v:imagedata r:id="rId4" o:title="Bullets_3DS_level3bis"/>
      </v:shape>
    </w:pict>
  </w:numPicBullet>
  <w:abstractNum w:abstractNumId="0" w15:restartNumberingAfterBreak="0">
    <w:nsid w:val="00241A63"/>
    <w:multiLevelType w:val="multilevel"/>
    <w:tmpl w:val="0DD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1E2BC8"/>
    <w:multiLevelType w:val="hybridMultilevel"/>
    <w:tmpl w:val="939E7EDE"/>
    <w:lvl w:ilvl="0" w:tplc="C3E826F6">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985CF1"/>
    <w:multiLevelType w:val="hybridMultilevel"/>
    <w:tmpl w:val="8D30FC12"/>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FC26CB4E">
      <w:start w:val="1"/>
      <w:numFmt w:val="bullet"/>
      <w:lvlText w:val=""/>
      <w:lvlPicBulletId w:val="3"/>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3A24A2"/>
    <w:multiLevelType w:val="hybridMultilevel"/>
    <w:tmpl w:val="333A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82D57"/>
    <w:multiLevelType w:val="hybridMultilevel"/>
    <w:tmpl w:val="5680046E"/>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2032A5"/>
    <w:multiLevelType w:val="hybridMultilevel"/>
    <w:tmpl w:val="3CC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AE042E"/>
    <w:multiLevelType w:val="hybridMultilevel"/>
    <w:tmpl w:val="916C64E8"/>
    <w:lvl w:ilvl="0" w:tplc="85ACB470">
      <w:start w:val="1"/>
      <w:numFmt w:val="bullet"/>
      <w:lvlText w:val=""/>
      <w:lvlPicBulletId w:val="0"/>
      <w:lvlJc w:val="left"/>
      <w:pPr>
        <w:ind w:left="720" w:hanging="360"/>
      </w:pPr>
      <w:rPr>
        <w:rFonts w:ascii="Symbol" w:hAnsi="Symbol" w:hint="default"/>
        <w:color w:val="auto"/>
      </w:rPr>
    </w:lvl>
    <w:lvl w:ilvl="1" w:tplc="A546F9F6">
      <w:start w:val="1"/>
      <w:numFmt w:val="bullet"/>
      <w:lvlText w:val=""/>
      <w:lvlPicBulletId w:val="1"/>
      <w:lvlJc w:val="left"/>
      <w:pPr>
        <w:ind w:left="1440" w:hanging="360"/>
      </w:pPr>
      <w:rPr>
        <w:rFonts w:ascii="Symbol" w:hAnsi="Symbol" w:hint="default"/>
        <w:color w:val="005386"/>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CC23D9"/>
    <w:multiLevelType w:val="hybridMultilevel"/>
    <w:tmpl w:val="085CEE3A"/>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85ACB470">
      <w:start w:val="1"/>
      <w:numFmt w:val="bullet"/>
      <w:lvlText w:val=""/>
      <w:lvlPicBulletId w:val="0"/>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DE4DA8"/>
    <w:multiLevelType w:val="hybridMultilevel"/>
    <w:tmpl w:val="D4181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E71F1D"/>
    <w:multiLevelType w:val="hybridMultilevel"/>
    <w:tmpl w:val="2598C02A"/>
    <w:lvl w:ilvl="0" w:tplc="5C9AD4DA">
      <w:start w:val="1"/>
      <w:numFmt w:val="decimal"/>
      <w:lvlText w:val="%1."/>
      <w:lvlJc w:val="left"/>
      <w:pPr>
        <w:ind w:left="720" w:hanging="360"/>
      </w:pPr>
      <w:rPr>
        <w:rFonts w:ascii="3DS V2" w:hAnsi="3DS V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C11D0"/>
    <w:multiLevelType w:val="hybridMultilevel"/>
    <w:tmpl w:val="3E4C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B24680"/>
    <w:multiLevelType w:val="hybridMultilevel"/>
    <w:tmpl w:val="CBB226D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221387"/>
    <w:multiLevelType w:val="multilevel"/>
    <w:tmpl w:val="9AA64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A94740"/>
    <w:multiLevelType w:val="hybridMultilevel"/>
    <w:tmpl w:val="7A4AFA3C"/>
    <w:lvl w:ilvl="0" w:tplc="91F856F6">
      <w:start w:val="1"/>
      <w:numFmt w:val="bullet"/>
      <w:lvlText w:val=""/>
      <w:lvlPicBulletId w:val="0"/>
      <w:lvlJc w:val="left"/>
      <w:pPr>
        <w:ind w:left="720" w:hanging="360"/>
      </w:pPr>
      <w:rPr>
        <w:rFonts w:ascii="Symbol" w:hAnsi="Symbol" w:hint="default"/>
        <w:color w:val="00538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0B1985"/>
    <w:multiLevelType w:val="multilevel"/>
    <w:tmpl w:val="7B7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A7195"/>
    <w:multiLevelType w:val="hybridMultilevel"/>
    <w:tmpl w:val="BC0A7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2004B1"/>
    <w:multiLevelType w:val="hybridMultilevel"/>
    <w:tmpl w:val="33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D17480"/>
    <w:multiLevelType w:val="multilevel"/>
    <w:tmpl w:val="21D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C4CF4"/>
    <w:multiLevelType w:val="hybridMultilevel"/>
    <w:tmpl w:val="0876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FC5D59"/>
    <w:multiLevelType w:val="multilevel"/>
    <w:tmpl w:val="C73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DF791B"/>
    <w:multiLevelType w:val="hybridMultilevel"/>
    <w:tmpl w:val="A83212B6"/>
    <w:lvl w:ilvl="0" w:tplc="040C000B">
      <w:start w:val="1"/>
      <w:numFmt w:val="bullet"/>
      <w:lvlText w:val=""/>
      <w:lvlJc w:val="left"/>
      <w:pPr>
        <w:ind w:left="720" w:hanging="360"/>
      </w:pPr>
      <w:rPr>
        <w:rFonts w:ascii="Wingdings" w:hAnsi="Wingdings" w:hint="default"/>
      </w:rPr>
    </w:lvl>
    <w:lvl w:ilvl="1" w:tplc="E4867DFC"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24F24E0"/>
    <w:multiLevelType w:val="hybridMultilevel"/>
    <w:tmpl w:val="A71E9382"/>
    <w:lvl w:ilvl="0" w:tplc="040C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3A71BAD"/>
    <w:multiLevelType w:val="hybridMultilevel"/>
    <w:tmpl w:val="4A0C0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D40396"/>
    <w:multiLevelType w:val="hybridMultilevel"/>
    <w:tmpl w:val="8952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F73B89"/>
    <w:multiLevelType w:val="hybridMultilevel"/>
    <w:tmpl w:val="57B8A2F8"/>
    <w:lvl w:ilvl="0" w:tplc="85ACB470">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46D7EBB"/>
    <w:multiLevelType w:val="hybridMultilevel"/>
    <w:tmpl w:val="FCA60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F1326E"/>
    <w:multiLevelType w:val="multilevel"/>
    <w:tmpl w:val="D19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5A5347"/>
    <w:multiLevelType w:val="hybridMultilevel"/>
    <w:tmpl w:val="33F22BDC"/>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157C791E">
      <w:start w:val="1"/>
      <w:numFmt w:val="bullet"/>
      <w:lvlText w:val=""/>
      <w:lvlPicBulletId w:val="2"/>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5231B6"/>
    <w:multiLevelType w:val="multilevel"/>
    <w:tmpl w:val="BA7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72D8A"/>
    <w:multiLevelType w:val="hybridMultilevel"/>
    <w:tmpl w:val="A57A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F22798"/>
    <w:multiLevelType w:val="hybridMultilevel"/>
    <w:tmpl w:val="7A56A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B52566C"/>
    <w:multiLevelType w:val="multilevel"/>
    <w:tmpl w:val="83A0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1"/>
  </w:num>
  <w:num w:numId="3">
    <w:abstractNumId w:val="13"/>
  </w:num>
  <w:num w:numId="4">
    <w:abstractNumId w:val="23"/>
  </w:num>
  <w:num w:numId="5">
    <w:abstractNumId w:val="32"/>
  </w:num>
  <w:num w:numId="6">
    <w:abstractNumId w:val="24"/>
  </w:num>
  <w:num w:numId="7">
    <w:abstractNumId w:val="6"/>
  </w:num>
  <w:num w:numId="8">
    <w:abstractNumId w:val="2"/>
  </w:num>
  <w:num w:numId="9">
    <w:abstractNumId w:val="3"/>
  </w:num>
  <w:num w:numId="10">
    <w:abstractNumId w:val="29"/>
  </w:num>
  <w:num w:numId="11">
    <w:abstractNumId w:val="8"/>
  </w:num>
  <w:num w:numId="12">
    <w:abstractNumId w:val="35"/>
  </w:num>
  <w:num w:numId="13">
    <w:abstractNumId w:val="15"/>
  </w:num>
  <w:num w:numId="14">
    <w:abstractNumId w:val="33"/>
  </w:num>
  <w:num w:numId="15">
    <w:abstractNumId w:val="9"/>
  </w:num>
  <w:num w:numId="16">
    <w:abstractNumId w:val="4"/>
  </w:num>
  <w:num w:numId="17">
    <w:abstractNumId w:val="37"/>
  </w:num>
  <w:num w:numId="18">
    <w:abstractNumId w:val="25"/>
  </w:num>
  <w:num w:numId="19">
    <w:abstractNumId w:val="28"/>
  </w:num>
  <w:num w:numId="20">
    <w:abstractNumId w:val="26"/>
  </w:num>
  <w:num w:numId="21">
    <w:abstractNumId w:val="12"/>
  </w:num>
  <w:num w:numId="22">
    <w:abstractNumId w:val="17"/>
  </w:num>
  <w:num w:numId="23">
    <w:abstractNumId w:val="34"/>
  </w:num>
  <w:num w:numId="24">
    <w:abstractNumId w:val="16"/>
  </w:num>
  <w:num w:numId="25">
    <w:abstractNumId w:val="40"/>
  </w:num>
  <w:num w:numId="26">
    <w:abstractNumId w:val="0"/>
  </w:num>
  <w:num w:numId="27">
    <w:abstractNumId w:val="36"/>
  </w:num>
  <w:num w:numId="28">
    <w:abstractNumId w:val="31"/>
  </w:num>
  <w:num w:numId="29">
    <w:abstractNumId w:val="20"/>
  </w:num>
  <w:num w:numId="30">
    <w:abstractNumId w:val="10"/>
  </w:num>
  <w:num w:numId="31">
    <w:abstractNumId w:val="5"/>
  </w:num>
  <w:num w:numId="32">
    <w:abstractNumId w:val="19"/>
  </w:num>
  <w:num w:numId="33">
    <w:abstractNumId w:val="18"/>
  </w:num>
  <w:num w:numId="34">
    <w:abstractNumId w:val="30"/>
  </w:num>
  <w:num w:numId="35">
    <w:abstractNumId w:val="22"/>
  </w:num>
  <w:num w:numId="36">
    <w:abstractNumId w:val="14"/>
  </w:num>
  <w:num w:numId="37">
    <w:abstractNumId w:val="39"/>
  </w:num>
  <w:num w:numId="38">
    <w:abstractNumId w:val="21"/>
  </w:num>
  <w:num w:numId="39">
    <w:abstractNumId w:val="27"/>
  </w:num>
  <w:num w:numId="40">
    <w:abstractNumId w:val="7"/>
  </w:num>
  <w:num w:numId="41">
    <w:abstractNumId w:val="11"/>
  </w:num>
  <w:num w:numId="42">
    <w:abstractNumId w:val="20"/>
  </w:num>
  <w:num w:numId="43">
    <w:abstractNumId w:val="36"/>
  </w:num>
  <w:num w:numId="44">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OUTAUDIER Sébastien">
    <w15:presenceInfo w15:providerId="AD" w15:userId="S-1-5-21-2455101938-2081098319-3243300316-517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attachedTemplate r:id="rId1"/>
  <w:trackRevisions/>
  <w:defaultTabStop w:val="708"/>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0D2D"/>
    <w:rsid w:val="00002860"/>
    <w:rsid w:val="000034DF"/>
    <w:rsid w:val="000051C9"/>
    <w:rsid w:val="00005D39"/>
    <w:rsid w:val="00005DB8"/>
    <w:rsid w:val="000100D2"/>
    <w:rsid w:val="00010396"/>
    <w:rsid w:val="00010C82"/>
    <w:rsid w:val="00011528"/>
    <w:rsid w:val="00011681"/>
    <w:rsid w:val="00011736"/>
    <w:rsid w:val="0001243F"/>
    <w:rsid w:val="00012884"/>
    <w:rsid w:val="00012937"/>
    <w:rsid w:val="000133DC"/>
    <w:rsid w:val="00013ED9"/>
    <w:rsid w:val="00014B8E"/>
    <w:rsid w:val="0001614D"/>
    <w:rsid w:val="0001651C"/>
    <w:rsid w:val="000165B4"/>
    <w:rsid w:val="000176DA"/>
    <w:rsid w:val="000210EC"/>
    <w:rsid w:val="00021471"/>
    <w:rsid w:val="00021B5F"/>
    <w:rsid w:val="0002255F"/>
    <w:rsid w:val="00023904"/>
    <w:rsid w:val="000239B5"/>
    <w:rsid w:val="00024310"/>
    <w:rsid w:val="00024C27"/>
    <w:rsid w:val="00025186"/>
    <w:rsid w:val="000266DD"/>
    <w:rsid w:val="00026BBB"/>
    <w:rsid w:val="00026F8E"/>
    <w:rsid w:val="0002785F"/>
    <w:rsid w:val="00032D6A"/>
    <w:rsid w:val="0003300E"/>
    <w:rsid w:val="0003322E"/>
    <w:rsid w:val="00034B3E"/>
    <w:rsid w:val="00034FAA"/>
    <w:rsid w:val="0003606A"/>
    <w:rsid w:val="000367C3"/>
    <w:rsid w:val="00037668"/>
    <w:rsid w:val="000408B0"/>
    <w:rsid w:val="00040CC2"/>
    <w:rsid w:val="00040E55"/>
    <w:rsid w:val="00042632"/>
    <w:rsid w:val="00043B80"/>
    <w:rsid w:val="00043FBD"/>
    <w:rsid w:val="00046AA9"/>
    <w:rsid w:val="000476B2"/>
    <w:rsid w:val="00050048"/>
    <w:rsid w:val="000507A4"/>
    <w:rsid w:val="000513D8"/>
    <w:rsid w:val="00055430"/>
    <w:rsid w:val="00055A54"/>
    <w:rsid w:val="0005683D"/>
    <w:rsid w:val="00060139"/>
    <w:rsid w:val="00061140"/>
    <w:rsid w:val="00061FD7"/>
    <w:rsid w:val="000637CE"/>
    <w:rsid w:val="00063C1B"/>
    <w:rsid w:val="0006421D"/>
    <w:rsid w:val="00064BFB"/>
    <w:rsid w:val="00066BC0"/>
    <w:rsid w:val="00067A08"/>
    <w:rsid w:val="00070463"/>
    <w:rsid w:val="000723DF"/>
    <w:rsid w:val="00072F1A"/>
    <w:rsid w:val="00073242"/>
    <w:rsid w:val="00073357"/>
    <w:rsid w:val="00073537"/>
    <w:rsid w:val="00073E80"/>
    <w:rsid w:val="0007496A"/>
    <w:rsid w:val="00075BDF"/>
    <w:rsid w:val="00075F3C"/>
    <w:rsid w:val="00076611"/>
    <w:rsid w:val="00076DB4"/>
    <w:rsid w:val="000770A6"/>
    <w:rsid w:val="00077BC3"/>
    <w:rsid w:val="000817CC"/>
    <w:rsid w:val="0008204C"/>
    <w:rsid w:val="000835ED"/>
    <w:rsid w:val="000851F7"/>
    <w:rsid w:val="00085210"/>
    <w:rsid w:val="00085CF8"/>
    <w:rsid w:val="00085FF6"/>
    <w:rsid w:val="00087080"/>
    <w:rsid w:val="000876C0"/>
    <w:rsid w:val="00087F71"/>
    <w:rsid w:val="00095709"/>
    <w:rsid w:val="00095A4A"/>
    <w:rsid w:val="00095F16"/>
    <w:rsid w:val="00096022"/>
    <w:rsid w:val="000976C8"/>
    <w:rsid w:val="000979D9"/>
    <w:rsid w:val="000A0809"/>
    <w:rsid w:val="000A1DCB"/>
    <w:rsid w:val="000A2EA3"/>
    <w:rsid w:val="000A4F10"/>
    <w:rsid w:val="000A5180"/>
    <w:rsid w:val="000A6029"/>
    <w:rsid w:val="000A6D50"/>
    <w:rsid w:val="000A73F4"/>
    <w:rsid w:val="000B04F3"/>
    <w:rsid w:val="000B07E0"/>
    <w:rsid w:val="000B1546"/>
    <w:rsid w:val="000B564F"/>
    <w:rsid w:val="000B63AE"/>
    <w:rsid w:val="000B64CF"/>
    <w:rsid w:val="000B750E"/>
    <w:rsid w:val="000B7B73"/>
    <w:rsid w:val="000C0EB9"/>
    <w:rsid w:val="000C1A2C"/>
    <w:rsid w:val="000C20EC"/>
    <w:rsid w:val="000C3023"/>
    <w:rsid w:val="000C31E6"/>
    <w:rsid w:val="000C4083"/>
    <w:rsid w:val="000C5220"/>
    <w:rsid w:val="000C6584"/>
    <w:rsid w:val="000C7CFC"/>
    <w:rsid w:val="000D18AF"/>
    <w:rsid w:val="000D26F6"/>
    <w:rsid w:val="000D45AD"/>
    <w:rsid w:val="000D6800"/>
    <w:rsid w:val="000D6BFD"/>
    <w:rsid w:val="000D7F82"/>
    <w:rsid w:val="000E0073"/>
    <w:rsid w:val="000E1ACD"/>
    <w:rsid w:val="000E1C6E"/>
    <w:rsid w:val="000E3C35"/>
    <w:rsid w:val="000E4127"/>
    <w:rsid w:val="000E4830"/>
    <w:rsid w:val="000E5719"/>
    <w:rsid w:val="000E5AED"/>
    <w:rsid w:val="000E5BCD"/>
    <w:rsid w:val="000E6008"/>
    <w:rsid w:val="000E68BB"/>
    <w:rsid w:val="000E6F87"/>
    <w:rsid w:val="000E706A"/>
    <w:rsid w:val="000F106B"/>
    <w:rsid w:val="000F17BA"/>
    <w:rsid w:val="000F23FD"/>
    <w:rsid w:val="000F30A3"/>
    <w:rsid w:val="000F3AB7"/>
    <w:rsid w:val="000F4A49"/>
    <w:rsid w:val="00100ACF"/>
    <w:rsid w:val="0010285C"/>
    <w:rsid w:val="001032F7"/>
    <w:rsid w:val="001056A4"/>
    <w:rsid w:val="001059E4"/>
    <w:rsid w:val="00105B19"/>
    <w:rsid w:val="00106ED6"/>
    <w:rsid w:val="00110032"/>
    <w:rsid w:val="00110A37"/>
    <w:rsid w:val="0011127A"/>
    <w:rsid w:val="00111299"/>
    <w:rsid w:val="00111582"/>
    <w:rsid w:val="00111A3B"/>
    <w:rsid w:val="00112546"/>
    <w:rsid w:val="001139A2"/>
    <w:rsid w:val="00113DF8"/>
    <w:rsid w:val="001158FB"/>
    <w:rsid w:val="001166F1"/>
    <w:rsid w:val="00117A5C"/>
    <w:rsid w:val="00117FF2"/>
    <w:rsid w:val="00120B07"/>
    <w:rsid w:val="00120EE1"/>
    <w:rsid w:val="001215F2"/>
    <w:rsid w:val="00121CC2"/>
    <w:rsid w:val="00121EF0"/>
    <w:rsid w:val="00122F38"/>
    <w:rsid w:val="00124665"/>
    <w:rsid w:val="00125B1E"/>
    <w:rsid w:val="00126266"/>
    <w:rsid w:val="001314A5"/>
    <w:rsid w:val="00135D50"/>
    <w:rsid w:val="00136E35"/>
    <w:rsid w:val="00137197"/>
    <w:rsid w:val="00137446"/>
    <w:rsid w:val="00137765"/>
    <w:rsid w:val="0014085E"/>
    <w:rsid w:val="00140E3E"/>
    <w:rsid w:val="001427D3"/>
    <w:rsid w:val="0014349D"/>
    <w:rsid w:val="0014479D"/>
    <w:rsid w:val="00144BA7"/>
    <w:rsid w:val="00145307"/>
    <w:rsid w:val="0014622F"/>
    <w:rsid w:val="00152A2D"/>
    <w:rsid w:val="00152DE6"/>
    <w:rsid w:val="00153CE4"/>
    <w:rsid w:val="00153D1D"/>
    <w:rsid w:val="001540F6"/>
    <w:rsid w:val="00154C4C"/>
    <w:rsid w:val="00154C58"/>
    <w:rsid w:val="00154EE4"/>
    <w:rsid w:val="001575C7"/>
    <w:rsid w:val="0015777D"/>
    <w:rsid w:val="00160ABE"/>
    <w:rsid w:val="001614E8"/>
    <w:rsid w:val="00161515"/>
    <w:rsid w:val="001623C3"/>
    <w:rsid w:val="00162C45"/>
    <w:rsid w:val="00165282"/>
    <w:rsid w:val="001655D0"/>
    <w:rsid w:val="001666B2"/>
    <w:rsid w:val="0016707D"/>
    <w:rsid w:val="0016735C"/>
    <w:rsid w:val="0016763A"/>
    <w:rsid w:val="00167796"/>
    <w:rsid w:val="00170B32"/>
    <w:rsid w:val="0017131F"/>
    <w:rsid w:val="001718DD"/>
    <w:rsid w:val="00173E62"/>
    <w:rsid w:val="00174231"/>
    <w:rsid w:val="001742E6"/>
    <w:rsid w:val="0017476C"/>
    <w:rsid w:val="00174FD0"/>
    <w:rsid w:val="001756C9"/>
    <w:rsid w:val="00175C7A"/>
    <w:rsid w:val="00176404"/>
    <w:rsid w:val="00176C48"/>
    <w:rsid w:val="00176F2E"/>
    <w:rsid w:val="0017728E"/>
    <w:rsid w:val="00177B0F"/>
    <w:rsid w:val="00180638"/>
    <w:rsid w:val="0018071A"/>
    <w:rsid w:val="00181505"/>
    <w:rsid w:val="00181D3B"/>
    <w:rsid w:val="001824AD"/>
    <w:rsid w:val="0018465F"/>
    <w:rsid w:val="00185640"/>
    <w:rsid w:val="001856D5"/>
    <w:rsid w:val="00185D54"/>
    <w:rsid w:val="00186918"/>
    <w:rsid w:val="00186B1E"/>
    <w:rsid w:val="001874CD"/>
    <w:rsid w:val="00187B50"/>
    <w:rsid w:val="00190004"/>
    <w:rsid w:val="00190538"/>
    <w:rsid w:val="001906A5"/>
    <w:rsid w:val="001911ED"/>
    <w:rsid w:val="0019197E"/>
    <w:rsid w:val="001926C9"/>
    <w:rsid w:val="00195741"/>
    <w:rsid w:val="0019578B"/>
    <w:rsid w:val="00195DD1"/>
    <w:rsid w:val="00196D6A"/>
    <w:rsid w:val="0019798F"/>
    <w:rsid w:val="00197C57"/>
    <w:rsid w:val="00197F5A"/>
    <w:rsid w:val="001A004F"/>
    <w:rsid w:val="001A1579"/>
    <w:rsid w:val="001A185B"/>
    <w:rsid w:val="001A207B"/>
    <w:rsid w:val="001A3E8C"/>
    <w:rsid w:val="001A49F3"/>
    <w:rsid w:val="001A4DFB"/>
    <w:rsid w:val="001A6377"/>
    <w:rsid w:val="001A6636"/>
    <w:rsid w:val="001A6649"/>
    <w:rsid w:val="001A68A5"/>
    <w:rsid w:val="001A6C82"/>
    <w:rsid w:val="001A7AEF"/>
    <w:rsid w:val="001A7EEC"/>
    <w:rsid w:val="001B018E"/>
    <w:rsid w:val="001B0257"/>
    <w:rsid w:val="001B09E3"/>
    <w:rsid w:val="001B15D0"/>
    <w:rsid w:val="001B4329"/>
    <w:rsid w:val="001B4583"/>
    <w:rsid w:val="001B646D"/>
    <w:rsid w:val="001B6587"/>
    <w:rsid w:val="001B7AEA"/>
    <w:rsid w:val="001C190A"/>
    <w:rsid w:val="001C1A95"/>
    <w:rsid w:val="001C1F1C"/>
    <w:rsid w:val="001C2DF2"/>
    <w:rsid w:val="001C34CF"/>
    <w:rsid w:val="001C543C"/>
    <w:rsid w:val="001C6E70"/>
    <w:rsid w:val="001C7022"/>
    <w:rsid w:val="001D049A"/>
    <w:rsid w:val="001D131A"/>
    <w:rsid w:val="001D16D1"/>
    <w:rsid w:val="001D2BB5"/>
    <w:rsid w:val="001D30C7"/>
    <w:rsid w:val="001D493A"/>
    <w:rsid w:val="001E059C"/>
    <w:rsid w:val="001E0E7E"/>
    <w:rsid w:val="001E3ECD"/>
    <w:rsid w:val="001E613D"/>
    <w:rsid w:val="001E67BD"/>
    <w:rsid w:val="001F14E5"/>
    <w:rsid w:val="001F16CC"/>
    <w:rsid w:val="001F1F31"/>
    <w:rsid w:val="001F1F34"/>
    <w:rsid w:val="001F20EE"/>
    <w:rsid w:val="001F2FC5"/>
    <w:rsid w:val="001F3A25"/>
    <w:rsid w:val="001F3BBA"/>
    <w:rsid w:val="001F400F"/>
    <w:rsid w:val="001F4901"/>
    <w:rsid w:val="001F4B51"/>
    <w:rsid w:val="001F5C48"/>
    <w:rsid w:val="001F67EC"/>
    <w:rsid w:val="001F7521"/>
    <w:rsid w:val="001F7BC2"/>
    <w:rsid w:val="00200109"/>
    <w:rsid w:val="00200196"/>
    <w:rsid w:val="00200D58"/>
    <w:rsid w:val="00203268"/>
    <w:rsid w:val="002041F3"/>
    <w:rsid w:val="0020538A"/>
    <w:rsid w:val="00205EDD"/>
    <w:rsid w:val="00206804"/>
    <w:rsid w:val="002076D9"/>
    <w:rsid w:val="0021021F"/>
    <w:rsid w:val="00211878"/>
    <w:rsid w:val="002123CA"/>
    <w:rsid w:val="00212905"/>
    <w:rsid w:val="00212F6B"/>
    <w:rsid w:val="0021360F"/>
    <w:rsid w:val="00214A45"/>
    <w:rsid w:val="0021570E"/>
    <w:rsid w:val="00215C87"/>
    <w:rsid w:val="00217810"/>
    <w:rsid w:val="00217972"/>
    <w:rsid w:val="00220828"/>
    <w:rsid w:val="00220874"/>
    <w:rsid w:val="00221765"/>
    <w:rsid w:val="00221FDC"/>
    <w:rsid w:val="00222958"/>
    <w:rsid w:val="002237AD"/>
    <w:rsid w:val="0022434B"/>
    <w:rsid w:val="00224DE6"/>
    <w:rsid w:val="00225199"/>
    <w:rsid w:val="002260BD"/>
    <w:rsid w:val="002268D4"/>
    <w:rsid w:val="00226955"/>
    <w:rsid w:val="00226F4A"/>
    <w:rsid w:val="00226F6C"/>
    <w:rsid w:val="0022771D"/>
    <w:rsid w:val="0023022E"/>
    <w:rsid w:val="00233699"/>
    <w:rsid w:val="002338B8"/>
    <w:rsid w:val="00234C0F"/>
    <w:rsid w:val="002355C1"/>
    <w:rsid w:val="00236516"/>
    <w:rsid w:val="00236FD8"/>
    <w:rsid w:val="00237015"/>
    <w:rsid w:val="00237D31"/>
    <w:rsid w:val="002407B5"/>
    <w:rsid w:val="0024134C"/>
    <w:rsid w:val="002414F3"/>
    <w:rsid w:val="00241640"/>
    <w:rsid w:val="00241B99"/>
    <w:rsid w:val="00243355"/>
    <w:rsid w:val="00244471"/>
    <w:rsid w:val="002446AB"/>
    <w:rsid w:val="00244B01"/>
    <w:rsid w:val="00247B3B"/>
    <w:rsid w:val="00247FCB"/>
    <w:rsid w:val="00250A42"/>
    <w:rsid w:val="00251307"/>
    <w:rsid w:val="00251A9B"/>
    <w:rsid w:val="00251FE0"/>
    <w:rsid w:val="00252CD7"/>
    <w:rsid w:val="00253349"/>
    <w:rsid w:val="00253807"/>
    <w:rsid w:val="002547B8"/>
    <w:rsid w:val="00255018"/>
    <w:rsid w:val="002556D6"/>
    <w:rsid w:val="0025570F"/>
    <w:rsid w:val="0025602A"/>
    <w:rsid w:val="0025743B"/>
    <w:rsid w:val="002576FC"/>
    <w:rsid w:val="00261D05"/>
    <w:rsid w:val="002623CD"/>
    <w:rsid w:val="00262833"/>
    <w:rsid w:val="002637E6"/>
    <w:rsid w:val="00264839"/>
    <w:rsid w:val="0026509D"/>
    <w:rsid w:val="00267A80"/>
    <w:rsid w:val="0027068B"/>
    <w:rsid w:val="00272856"/>
    <w:rsid w:val="0027750A"/>
    <w:rsid w:val="002776A9"/>
    <w:rsid w:val="00277876"/>
    <w:rsid w:val="00277EB5"/>
    <w:rsid w:val="00280F5E"/>
    <w:rsid w:val="00281976"/>
    <w:rsid w:val="00282270"/>
    <w:rsid w:val="002830F3"/>
    <w:rsid w:val="00283216"/>
    <w:rsid w:val="00285986"/>
    <w:rsid w:val="002867E2"/>
    <w:rsid w:val="0028692D"/>
    <w:rsid w:val="00286FD6"/>
    <w:rsid w:val="0028741A"/>
    <w:rsid w:val="002879D7"/>
    <w:rsid w:val="00287A18"/>
    <w:rsid w:val="00291368"/>
    <w:rsid w:val="00291DC4"/>
    <w:rsid w:val="00292DAB"/>
    <w:rsid w:val="002933FB"/>
    <w:rsid w:val="00294598"/>
    <w:rsid w:val="00294A25"/>
    <w:rsid w:val="00295516"/>
    <w:rsid w:val="002956F6"/>
    <w:rsid w:val="00295A91"/>
    <w:rsid w:val="00296129"/>
    <w:rsid w:val="002969BB"/>
    <w:rsid w:val="002A01B8"/>
    <w:rsid w:val="002A09FA"/>
    <w:rsid w:val="002A1200"/>
    <w:rsid w:val="002A2289"/>
    <w:rsid w:val="002A2A60"/>
    <w:rsid w:val="002A3999"/>
    <w:rsid w:val="002A3A6E"/>
    <w:rsid w:val="002A3D43"/>
    <w:rsid w:val="002A43EB"/>
    <w:rsid w:val="002A5639"/>
    <w:rsid w:val="002A6294"/>
    <w:rsid w:val="002A748D"/>
    <w:rsid w:val="002B0328"/>
    <w:rsid w:val="002B0E77"/>
    <w:rsid w:val="002B26DD"/>
    <w:rsid w:val="002B270D"/>
    <w:rsid w:val="002B342E"/>
    <w:rsid w:val="002B3B87"/>
    <w:rsid w:val="002B46C2"/>
    <w:rsid w:val="002B50DC"/>
    <w:rsid w:val="002B51E4"/>
    <w:rsid w:val="002C1DC0"/>
    <w:rsid w:val="002C1DDF"/>
    <w:rsid w:val="002C2EED"/>
    <w:rsid w:val="002C526F"/>
    <w:rsid w:val="002C5ECB"/>
    <w:rsid w:val="002C707E"/>
    <w:rsid w:val="002C79E6"/>
    <w:rsid w:val="002D0047"/>
    <w:rsid w:val="002D0BBC"/>
    <w:rsid w:val="002D1074"/>
    <w:rsid w:val="002D2A6E"/>
    <w:rsid w:val="002D3616"/>
    <w:rsid w:val="002D38A7"/>
    <w:rsid w:val="002D3D15"/>
    <w:rsid w:val="002D4846"/>
    <w:rsid w:val="002D5450"/>
    <w:rsid w:val="002D6FE0"/>
    <w:rsid w:val="002D7126"/>
    <w:rsid w:val="002E0970"/>
    <w:rsid w:val="002E2909"/>
    <w:rsid w:val="002E2BA1"/>
    <w:rsid w:val="002E34F6"/>
    <w:rsid w:val="002E670D"/>
    <w:rsid w:val="002E7810"/>
    <w:rsid w:val="002F0189"/>
    <w:rsid w:val="002F1242"/>
    <w:rsid w:val="002F139B"/>
    <w:rsid w:val="002F14A7"/>
    <w:rsid w:val="002F237F"/>
    <w:rsid w:val="002F2ADC"/>
    <w:rsid w:val="002F3A88"/>
    <w:rsid w:val="002F4E0F"/>
    <w:rsid w:val="002F5565"/>
    <w:rsid w:val="002F6973"/>
    <w:rsid w:val="002F7CA2"/>
    <w:rsid w:val="003017E6"/>
    <w:rsid w:val="00301905"/>
    <w:rsid w:val="00301916"/>
    <w:rsid w:val="003026A3"/>
    <w:rsid w:val="00304753"/>
    <w:rsid w:val="00306ACD"/>
    <w:rsid w:val="00307B90"/>
    <w:rsid w:val="00307DED"/>
    <w:rsid w:val="003111E5"/>
    <w:rsid w:val="00311857"/>
    <w:rsid w:val="003123AB"/>
    <w:rsid w:val="003129A0"/>
    <w:rsid w:val="00314305"/>
    <w:rsid w:val="00320B4D"/>
    <w:rsid w:val="00320ECA"/>
    <w:rsid w:val="00321CC2"/>
    <w:rsid w:val="0032350F"/>
    <w:rsid w:val="003305FA"/>
    <w:rsid w:val="003307DB"/>
    <w:rsid w:val="00331500"/>
    <w:rsid w:val="003328A9"/>
    <w:rsid w:val="00332D10"/>
    <w:rsid w:val="003331CA"/>
    <w:rsid w:val="00333519"/>
    <w:rsid w:val="00333CF8"/>
    <w:rsid w:val="00335F24"/>
    <w:rsid w:val="00337745"/>
    <w:rsid w:val="00340CF4"/>
    <w:rsid w:val="003411A5"/>
    <w:rsid w:val="00341928"/>
    <w:rsid w:val="00341F35"/>
    <w:rsid w:val="003420A7"/>
    <w:rsid w:val="0034320F"/>
    <w:rsid w:val="00343E53"/>
    <w:rsid w:val="003460C8"/>
    <w:rsid w:val="00346407"/>
    <w:rsid w:val="00350538"/>
    <w:rsid w:val="00351349"/>
    <w:rsid w:val="00351943"/>
    <w:rsid w:val="0035202E"/>
    <w:rsid w:val="003522F3"/>
    <w:rsid w:val="003525CE"/>
    <w:rsid w:val="003525E9"/>
    <w:rsid w:val="00354670"/>
    <w:rsid w:val="00356252"/>
    <w:rsid w:val="00356DE8"/>
    <w:rsid w:val="00357E96"/>
    <w:rsid w:val="0036097A"/>
    <w:rsid w:val="00360FB9"/>
    <w:rsid w:val="00362189"/>
    <w:rsid w:val="00362224"/>
    <w:rsid w:val="00362CEE"/>
    <w:rsid w:val="003637DA"/>
    <w:rsid w:val="003644FC"/>
    <w:rsid w:val="003657E3"/>
    <w:rsid w:val="0036580D"/>
    <w:rsid w:val="00371DED"/>
    <w:rsid w:val="00372380"/>
    <w:rsid w:val="00373721"/>
    <w:rsid w:val="00374243"/>
    <w:rsid w:val="00374E45"/>
    <w:rsid w:val="0037582B"/>
    <w:rsid w:val="003776F3"/>
    <w:rsid w:val="0037785F"/>
    <w:rsid w:val="00377D85"/>
    <w:rsid w:val="00380D76"/>
    <w:rsid w:val="00380FD6"/>
    <w:rsid w:val="00381AFB"/>
    <w:rsid w:val="00384E90"/>
    <w:rsid w:val="00385444"/>
    <w:rsid w:val="0038552A"/>
    <w:rsid w:val="0038601B"/>
    <w:rsid w:val="00387424"/>
    <w:rsid w:val="00387694"/>
    <w:rsid w:val="0038774A"/>
    <w:rsid w:val="003878BC"/>
    <w:rsid w:val="00387CB1"/>
    <w:rsid w:val="00390924"/>
    <w:rsid w:val="00391E9A"/>
    <w:rsid w:val="00392392"/>
    <w:rsid w:val="003924CB"/>
    <w:rsid w:val="0039386F"/>
    <w:rsid w:val="00393B6D"/>
    <w:rsid w:val="00394553"/>
    <w:rsid w:val="00394BCA"/>
    <w:rsid w:val="00394BE1"/>
    <w:rsid w:val="00394D35"/>
    <w:rsid w:val="00394F4D"/>
    <w:rsid w:val="00395216"/>
    <w:rsid w:val="00395873"/>
    <w:rsid w:val="00395D24"/>
    <w:rsid w:val="0039710E"/>
    <w:rsid w:val="00397208"/>
    <w:rsid w:val="00397289"/>
    <w:rsid w:val="0039763F"/>
    <w:rsid w:val="00397B7B"/>
    <w:rsid w:val="003A0B99"/>
    <w:rsid w:val="003A1B5E"/>
    <w:rsid w:val="003A1BBA"/>
    <w:rsid w:val="003A29F5"/>
    <w:rsid w:val="003A349F"/>
    <w:rsid w:val="003A3E6E"/>
    <w:rsid w:val="003A3F8A"/>
    <w:rsid w:val="003A41BB"/>
    <w:rsid w:val="003A4278"/>
    <w:rsid w:val="003A4500"/>
    <w:rsid w:val="003A514A"/>
    <w:rsid w:val="003A7B66"/>
    <w:rsid w:val="003A7C4B"/>
    <w:rsid w:val="003A7CFF"/>
    <w:rsid w:val="003B2DC2"/>
    <w:rsid w:val="003B3B09"/>
    <w:rsid w:val="003B439D"/>
    <w:rsid w:val="003B556A"/>
    <w:rsid w:val="003B5943"/>
    <w:rsid w:val="003B63E4"/>
    <w:rsid w:val="003B735C"/>
    <w:rsid w:val="003B7B9E"/>
    <w:rsid w:val="003C1633"/>
    <w:rsid w:val="003C197C"/>
    <w:rsid w:val="003C202D"/>
    <w:rsid w:val="003C2543"/>
    <w:rsid w:val="003C2A4A"/>
    <w:rsid w:val="003C3673"/>
    <w:rsid w:val="003C3684"/>
    <w:rsid w:val="003C4501"/>
    <w:rsid w:val="003C59CA"/>
    <w:rsid w:val="003C6418"/>
    <w:rsid w:val="003C6CDC"/>
    <w:rsid w:val="003C7B96"/>
    <w:rsid w:val="003C7C82"/>
    <w:rsid w:val="003D0956"/>
    <w:rsid w:val="003D35DB"/>
    <w:rsid w:val="003D455B"/>
    <w:rsid w:val="003D470C"/>
    <w:rsid w:val="003D52B6"/>
    <w:rsid w:val="003D62AA"/>
    <w:rsid w:val="003D662F"/>
    <w:rsid w:val="003D6A11"/>
    <w:rsid w:val="003D7056"/>
    <w:rsid w:val="003D75B3"/>
    <w:rsid w:val="003E057C"/>
    <w:rsid w:val="003E0B32"/>
    <w:rsid w:val="003E10DB"/>
    <w:rsid w:val="003E1639"/>
    <w:rsid w:val="003E1E11"/>
    <w:rsid w:val="003E645A"/>
    <w:rsid w:val="003E6FB6"/>
    <w:rsid w:val="003E752C"/>
    <w:rsid w:val="003E78E0"/>
    <w:rsid w:val="003F0104"/>
    <w:rsid w:val="003F2287"/>
    <w:rsid w:val="003F4BCC"/>
    <w:rsid w:val="003F62CA"/>
    <w:rsid w:val="003F64DA"/>
    <w:rsid w:val="003F6CCB"/>
    <w:rsid w:val="003F76AE"/>
    <w:rsid w:val="00400CDD"/>
    <w:rsid w:val="004018AE"/>
    <w:rsid w:val="00401F33"/>
    <w:rsid w:val="00402F42"/>
    <w:rsid w:val="0040325B"/>
    <w:rsid w:val="004042A3"/>
    <w:rsid w:val="00405178"/>
    <w:rsid w:val="0040636C"/>
    <w:rsid w:val="004074C5"/>
    <w:rsid w:val="00407651"/>
    <w:rsid w:val="00410381"/>
    <w:rsid w:val="004117DF"/>
    <w:rsid w:val="00412334"/>
    <w:rsid w:val="00412425"/>
    <w:rsid w:val="004129D1"/>
    <w:rsid w:val="0041418D"/>
    <w:rsid w:val="004146E7"/>
    <w:rsid w:val="0041589A"/>
    <w:rsid w:val="00415CDC"/>
    <w:rsid w:val="0042068D"/>
    <w:rsid w:val="00421E08"/>
    <w:rsid w:val="004226BF"/>
    <w:rsid w:val="00423031"/>
    <w:rsid w:val="00423570"/>
    <w:rsid w:val="0042481A"/>
    <w:rsid w:val="0042515C"/>
    <w:rsid w:val="00425172"/>
    <w:rsid w:val="0042549D"/>
    <w:rsid w:val="00425FEA"/>
    <w:rsid w:val="00431796"/>
    <w:rsid w:val="00431A58"/>
    <w:rsid w:val="0043504C"/>
    <w:rsid w:val="0043573A"/>
    <w:rsid w:val="00437782"/>
    <w:rsid w:val="00437FB2"/>
    <w:rsid w:val="004403F4"/>
    <w:rsid w:val="00441B78"/>
    <w:rsid w:val="00441D9D"/>
    <w:rsid w:val="0044226A"/>
    <w:rsid w:val="004424B6"/>
    <w:rsid w:val="00443817"/>
    <w:rsid w:val="00443EEB"/>
    <w:rsid w:val="00444015"/>
    <w:rsid w:val="004442A5"/>
    <w:rsid w:val="00445929"/>
    <w:rsid w:val="0044697C"/>
    <w:rsid w:val="00446D0B"/>
    <w:rsid w:val="00451385"/>
    <w:rsid w:val="00451FD3"/>
    <w:rsid w:val="00452D20"/>
    <w:rsid w:val="0045308C"/>
    <w:rsid w:val="00453991"/>
    <w:rsid w:val="00453FAD"/>
    <w:rsid w:val="00454453"/>
    <w:rsid w:val="00454538"/>
    <w:rsid w:val="00454D09"/>
    <w:rsid w:val="00455B7C"/>
    <w:rsid w:val="00456626"/>
    <w:rsid w:val="004567B6"/>
    <w:rsid w:val="00457686"/>
    <w:rsid w:val="0046091D"/>
    <w:rsid w:val="00460E25"/>
    <w:rsid w:val="00460E4A"/>
    <w:rsid w:val="00461CD3"/>
    <w:rsid w:val="00462352"/>
    <w:rsid w:val="00462CC9"/>
    <w:rsid w:val="00463474"/>
    <w:rsid w:val="00463652"/>
    <w:rsid w:val="0046367F"/>
    <w:rsid w:val="00464933"/>
    <w:rsid w:val="004657DD"/>
    <w:rsid w:val="00466521"/>
    <w:rsid w:val="004666A2"/>
    <w:rsid w:val="00466A49"/>
    <w:rsid w:val="00466FE0"/>
    <w:rsid w:val="004671EA"/>
    <w:rsid w:val="00467BB3"/>
    <w:rsid w:val="004705B0"/>
    <w:rsid w:val="00473D2B"/>
    <w:rsid w:val="00473E84"/>
    <w:rsid w:val="00474FB4"/>
    <w:rsid w:val="004753F7"/>
    <w:rsid w:val="00476E64"/>
    <w:rsid w:val="00480440"/>
    <w:rsid w:val="004812B1"/>
    <w:rsid w:val="004825CD"/>
    <w:rsid w:val="004827C5"/>
    <w:rsid w:val="0048351A"/>
    <w:rsid w:val="0048376F"/>
    <w:rsid w:val="004852F2"/>
    <w:rsid w:val="0048575E"/>
    <w:rsid w:val="00485AA1"/>
    <w:rsid w:val="0048621D"/>
    <w:rsid w:val="004868A0"/>
    <w:rsid w:val="004906AB"/>
    <w:rsid w:val="0049074F"/>
    <w:rsid w:val="0049111A"/>
    <w:rsid w:val="004916DF"/>
    <w:rsid w:val="00492B91"/>
    <w:rsid w:val="004933D3"/>
    <w:rsid w:val="004938DF"/>
    <w:rsid w:val="004948A3"/>
    <w:rsid w:val="004948D7"/>
    <w:rsid w:val="00494F6E"/>
    <w:rsid w:val="00495AA4"/>
    <w:rsid w:val="00495C97"/>
    <w:rsid w:val="00497107"/>
    <w:rsid w:val="004A36C0"/>
    <w:rsid w:val="004B00D7"/>
    <w:rsid w:val="004B2DAC"/>
    <w:rsid w:val="004B418B"/>
    <w:rsid w:val="004B76DC"/>
    <w:rsid w:val="004B796D"/>
    <w:rsid w:val="004C1228"/>
    <w:rsid w:val="004C17F5"/>
    <w:rsid w:val="004C25BE"/>
    <w:rsid w:val="004C2A6F"/>
    <w:rsid w:val="004C2F85"/>
    <w:rsid w:val="004C35DD"/>
    <w:rsid w:val="004C4265"/>
    <w:rsid w:val="004C4676"/>
    <w:rsid w:val="004C67C1"/>
    <w:rsid w:val="004C686B"/>
    <w:rsid w:val="004D00C6"/>
    <w:rsid w:val="004D0830"/>
    <w:rsid w:val="004D0C66"/>
    <w:rsid w:val="004D1196"/>
    <w:rsid w:val="004D25B0"/>
    <w:rsid w:val="004D344D"/>
    <w:rsid w:val="004D4217"/>
    <w:rsid w:val="004D541E"/>
    <w:rsid w:val="004D5647"/>
    <w:rsid w:val="004D6202"/>
    <w:rsid w:val="004D6AF3"/>
    <w:rsid w:val="004D79AF"/>
    <w:rsid w:val="004E0E2A"/>
    <w:rsid w:val="004E1B47"/>
    <w:rsid w:val="004E1C42"/>
    <w:rsid w:val="004E3634"/>
    <w:rsid w:val="004E5B9D"/>
    <w:rsid w:val="004E6D42"/>
    <w:rsid w:val="004F126F"/>
    <w:rsid w:val="004F2DC8"/>
    <w:rsid w:val="004F4AD9"/>
    <w:rsid w:val="004F6877"/>
    <w:rsid w:val="004F749C"/>
    <w:rsid w:val="004F7C82"/>
    <w:rsid w:val="005005C8"/>
    <w:rsid w:val="00501377"/>
    <w:rsid w:val="00503481"/>
    <w:rsid w:val="005051EB"/>
    <w:rsid w:val="00506230"/>
    <w:rsid w:val="00506F7D"/>
    <w:rsid w:val="005070FF"/>
    <w:rsid w:val="00507257"/>
    <w:rsid w:val="00507AF5"/>
    <w:rsid w:val="00511175"/>
    <w:rsid w:val="005111B6"/>
    <w:rsid w:val="00511AC3"/>
    <w:rsid w:val="0051218F"/>
    <w:rsid w:val="00512492"/>
    <w:rsid w:val="00512BD7"/>
    <w:rsid w:val="005145B1"/>
    <w:rsid w:val="00515DC7"/>
    <w:rsid w:val="005160D4"/>
    <w:rsid w:val="00516631"/>
    <w:rsid w:val="00517948"/>
    <w:rsid w:val="0052002D"/>
    <w:rsid w:val="005216D6"/>
    <w:rsid w:val="0052186A"/>
    <w:rsid w:val="00521A24"/>
    <w:rsid w:val="00521CFE"/>
    <w:rsid w:val="005220F5"/>
    <w:rsid w:val="00522B0A"/>
    <w:rsid w:val="00522EC2"/>
    <w:rsid w:val="00523B23"/>
    <w:rsid w:val="0052456E"/>
    <w:rsid w:val="00524861"/>
    <w:rsid w:val="00526358"/>
    <w:rsid w:val="00527EDB"/>
    <w:rsid w:val="005338C0"/>
    <w:rsid w:val="00533FE8"/>
    <w:rsid w:val="005363EA"/>
    <w:rsid w:val="00536EA1"/>
    <w:rsid w:val="00536EBF"/>
    <w:rsid w:val="005378DF"/>
    <w:rsid w:val="00537D23"/>
    <w:rsid w:val="00540B43"/>
    <w:rsid w:val="00541235"/>
    <w:rsid w:val="005431D1"/>
    <w:rsid w:val="00543867"/>
    <w:rsid w:val="005442CF"/>
    <w:rsid w:val="0054439C"/>
    <w:rsid w:val="00545104"/>
    <w:rsid w:val="005454CE"/>
    <w:rsid w:val="00545E25"/>
    <w:rsid w:val="005461EC"/>
    <w:rsid w:val="00546A7F"/>
    <w:rsid w:val="00546B94"/>
    <w:rsid w:val="00547B5F"/>
    <w:rsid w:val="00550F13"/>
    <w:rsid w:val="005515D1"/>
    <w:rsid w:val="00551CFA"/>
    <w:rsid w:val="00552B35"/>
    <w:rsid w:val="00553ABF"/>
    <w:rsid w:val="00555D17"/>
    <w:rsid w:val="005561B7"/>
    <w:rsid w:val="005576B9"/>
    <w:rsid w:val="00557AAF"/>
    <w:rsid w:val="00561506"/>
    <w:rsid w:val="005615A1"/>
    <w:rsid w:val="00561C40"/>
    <w:rsid w:val="0056288D"/>
    <w:rsid w:val="005634A3"/>
    <w:rsid w:val="0056570F"/>
    <w:rsid w:val="005657EF"/>
    <w:rsid w:val="00565A4B"/>
    <w:rsid w:val="005667AD"/>
    <w:rsid w:val="005678AB"/>
    <w:rsid w:val="00567BC9"/>
    <w:rsid w:val="0057071E"/>
    <w:rsid w:val="00573544"/>
    <w:rsid w:val="00577910"/>
    <w:rsid w:val="00577DA3"/>
    <w:rsid w:val="00581306"/>
    <w:rsid w:val="00582A3E"/>
    <w:rsid w:val="00582AF2"/>
    <w:rsid w:val="00583289"/>
    <w:rsid w:val="00583634"/>
    <w:rsid w:val="00584320"/>
    <w:rsid w:val="0058502F"/>
    <w:rsid w:val="005862C6"/>
    <w:rsid w:val="00586736"/>
    <w:rsid w:val="00587B56"/>
    <w:rsid w:val="00591EF2"/>
    <w:rsid w:val="00592042"/>
    <w:rsid w:val="0059282B"/>
    <w:rsid w:val="00592E96"/>
    <w:rsid w:val="00593217"/>
    <w:rsid w:val="0059399D"/>
    <w:rsid w:val="00595E56"/>
    <w:rsid w:val="005962D2"/>
    <w:rsid w:val="00596EF6"/>
    <w:rsid w:val="00597748"/>
    <w:rsid w:val="005979F9"/>
    <w:rsid w:val="005A1551"/>
    <w:rsid w:val="005A36A3"/>
    <w:rsid w:val="005A3A93"/>
    <w:rsid w:val="005A4910"/>
    <w:rsid w:val="005A569C"/>
    <w:rsid w:val="005A56E0"/>
    <w:rsid w:val="005A58D0"/>
    <w:rsid w:val="005A5DD5"/>
    <w:rsid w:val="005A603B"/>
    <w:rsid w:val="005A79DE"/>
    <w:rsid w:val="005A7A1E"/>
    <w:rsid w:val="005A7C1A"/>
    <w:rsid w:val="005A7F80"/>
    <w:rsid w:val="005B077A"/>
    <w:rsid w:val="005B2AA6"/>
    <w:rsid w:val="005B52E8"/>
    <w:rsid w:val="005B569A"/>
    <w:rsid w:val="005B5DEC"/>
    <w:rsid w:val="005B63A4"/>
    <w:rsid w:val="005B798C"/>
    <w:rsid w:val="005B7B8D"/>
    <w:rsid w:val="005C1B41"/>
    <w:rsid w:val="005C2847"/>
    <w:rsid w:val="005C2905"/>
    <w:rsid w:val="005C2BAF"/>
    <w:rsid w:val="005C32A9"/>
    <w:rsid w:val="005C368D"/>
    <w:rsid w:val="005C4A20"/>
    <w:rsid w:val="005C50DD"/>
    <w:rsid w:val="005C57BF"/>
    <w:rsid w:val="005C67FC"/>
    <w:rsid w:val="005C7766"/>
    <w:rsid w:val="005C7CEA"/>
    <w:rsid w:val="005D0D75"/>
    <w:rsid w:val="005D1751"/>
    <w:rsid w:val="005D19F4"/>
    <w:rsid w:val="005D2558"/>
    <w:rsid w:val="005D4AB6"/>
    <w:rsid w:val="005D572A"/>
    <w:rsid w:val="005D66D5"/>
    <w:rsid w:val="005D6F4E"/>
    <w:rsid w:val="005D7A65"/>
    <w:rsid w:val="005E0BEA"/>
    <w:rsid w:val="005E14A2"/>
    <w:rsid w:val="005E3497"/>
    <w:rsid w:val="005E3D7E"/>
    <w:rsid w:val="005E425D"/>
    <w:rsid w:val="005E6A9A"/>
    <w:rsid w:val="005E6F0F"/>
    <w:rsid w:val="005E7ED5"/>
    <w:rsid w:val="005F025B"/>
    <w:rsid w:val="005F0C88"/>
    <w:rsid w:val="005F0FBE"/>
    <w:rsid w:val="005F20A8"/>
    <w:rsid w:val="005F2245"/>
    <w:rsid w:val="005F398F"/>
    <w:rsid w:val="005F5BE6"/>
    <w:rsid w:val="005F7614"/>
    <w:rsid w:val="00600480"/>
    <w:rsid w:val="006020F7"/>
    <w:rsid w:val="0060242C"/>
    <w:rsid w:val="0060277C"/>
    <w:rsid w:val="006036D1"/>
    <w:rsid w:val="00603711"/>
    <w:rsid w:val="00604590"/>
    <w:rsid w:val="0060616D"/>
    <w:rsid w:val="00607256"/>
    <w:rsid w:val="006079CB"/>
    <w:rsid w:val="00607A22"/>
    <w:rsid w:val="00607DB8"/>
    <w:rsid w:val="00610495"/>
    <w:rsid w:val="006115CA"/>
    <w:rsid w:val="00611CA0"/>
    <w:rsid w:val="00613255"/>
    <w:rsid w:val="0061397E"/>
    <w:rsid w:val="00613984"/>
    <w:rsid w:val="00613F4A"/>
    <w:rsid w:val="00614BEA"/>
    <w:rsid w:val="0061555D"/>
    <w:rsid w:val="00615A00"/>
    <w:rsid w:val="00616D6F"/>
    <w:rsid w:val="00616DDA"/>
    <w:rsid w:val="006173FE"/>
    <w:rsid w:val="0061785F"/>
    <w:rsid w:val="00620607"/>
    <w:rsid w:val="00621A12"/>
    <w:rsid w:val="00621E3E"/>
    <w:rsid w:val="0062391F"/>
    <w:rsid w:val="00624292"/>
    <w:rsid w:val="0062508D"/>
    <w:rsid w:val="00626076"/>
    <w:rsid w:val="00626DBD"/>
    <w:rsid w:val="00627C30"/>
    <w:rsid w:val="0063103B"/>
    <w:rsid w:val="00634290"/>
    <w:rsid w:val="00635880"/>
    <w:rsid w:val="00635FB0"/>
    <w:rsid w:val="006362E8"/>
    <w:rsid w:val="006363BD"/>
    <w:rsid w:val="00636506"/>
    <w:rsid w:val="0063665F"/>
    <w:rsid w:val="00636C93"/>
    <w:rsid w:val="006374EC"/>
    <w:rsid w:val="00637525"/>
    <w:rsid w:val="0063793E"/>
    <w:rsid w:val="00642DB1"/>
    <w:rsid w:val="00643456"/>
    <w:rsid w:val="00646800"/>
    <w:rsid w:val="00647080"/>
    <w:rsid w:val="00647375"/>
    <w:rsid w:val="00647DEC"/>
    <w:rsid w:val="00650C4A"/>
    <w:rsid w:val="0065432C"/>
    <w:rsid w:val="00655256"/>
    <w:rsid w:val="00655FC5"/>
    <w:rsid w:val="00655FE1"/>
    <w:rsid w:val="00656C66"/>
    <w:rsid w:val="00657C4E"/>
    <w:rsid w:val="00660837"/>
    <w:rsid w:val="006623E3"/>
    <w:rsid w:val="00662E38"/>
    <w:rsid w:val="0066317B"/>
    <w:rsid w:val="006636B9"/>
    <w:rsid w:val="00664F47"/>
    <w:rsid w:val="00666350"/>
    <w:rsid w:val="00667742"/>
    <w:rsid w:val="00667C4F"/>
    <w:rsid w:val="00667DF0"/>
    <w:rsid w:val="006709DC"/>
    <w:rsid w:val="0067512E"/>
    <w:rsid w:val="00675F3D"/>
    <w:rsid w:val="00676088"/>
    <w:rsid w:val="006766A2"/>
    <w:rsid w:val="00676AE3"/>
    <w:rsid w:val="00680026"/>
    <w:rsid w:val="00681480"/>
    <w:rsid w:val="00681DC4"/>
    <w:rsid w:val="00682174"/>
    <w:rsid w:val="006821BC"/>
    <w:rsid w:val="00682231"/>
    <w:rsid w:val="0068273E"/>
    <w:rsid w:val="0068274B"/>
    <w:rsid w:val="00683871"/>
    <w:rsid w:val="0068536C"/>
    <w:rsid w:val="00685937"/>
    <w:rsid w:val="00685A92"/>
    <w:rsid w:val="00687344"/>
    <w:rsid w:val="00687C49"/>
    <w:rsid w:val="00687EBF"/>
    <w:rsid w:val="00690612"/>
    <w:rsid w:val="00690A17"/>
    <w:rsid w:val="00690CCA"/>
    <w:rsid w:val="00690FD7"/>
    <w:rsid w:val="00691EF7"/>
    <w:rsid w:val="0069364A"/>
    <w:rsid w:val="00693C38"/>
    <w:rsid w:val="00693E64"/>
    <w:rsid w:val="00693EB3"/>
    <w:rsid w:val="00695B2F"/>
    <w:rsid w:val="0069616F"/>
    <w:rsid w:val="00696986"/>
    <w:rsid w:val="006A0BDE"/>
    <w:rsid w:val="006A113A"/>
    <w:rsid w:val="006A298E"/>
    <w:rsid w:val="006A2D44"/>
    <w:rsid w:val="006A2DA8"/>
    <w:rsid w:val="006A3250"/>
    <w:rsid w:val="006A3292"/>
    <w:rsid w:val="006A3D87"/>
    <w:rsid w:val="006A4251"/>
    <w:rsid w:val="006A44AF"/>
    <w:rsid w:val="006A6135"/>
    <w:rsid w:val="006A737E"/>
    <w:rsid w:val="006B0926"/>
    <w:rsid w:val="006B0F1E"/>
    <w:rsid w:val="006B14DC"/>
    <w:rsid w:val="006B17EC"/>
    <w:rsid w:val="006B4088"/>
    <w:rsid w:val="006B4ACE"/>
    <w:rsid w:val="006B5BE5"/>
    <w:rsid w:val="006C2198"/>
    <w:rsid w:val="006C2E9B"/>
    <w:rsid w:val="006C491A"/>
    <w:rsid w:val="006C4C76"/>
    <w:rsid w:val="006C5719"/>
    <w:rsid w:val="006C602F"/>
    <w:rsid w:val="006C66BB"/>
    <w:rsid w:val="006C6CE1"/>
    <w:rsid w:val="006C7719"/>
    <w:rsid w:val="006D12A8"/>
    <w:rsid w:val="006D1680"/>
    <w:rsid w:val="006D3E22"/>
    <w:rsid w:val="006D4E34"/>
    <w:rsid w:val="006D5B9B"/>
    <w:rsid w:val="006D7139"/>
    <w:rsid w:val="006E0859"/>
    <w:rsid w:val="006E164F"/>
    <w:rsid w:val="006E2186"/>
    <w:rsid w:val="006E496F"/>
    <w:rsid w:val="006E4FC3"/>
    <w:rsid w:val="006E5FFB"/>
    <w:rsid w:val="006E6E30"/>
    <w:rsid w:val="006E72A1"/>
    <w:rsid w:val="006F0C7E"/>
    <w:rsid w:val="006F18FB"/>
    <w:rsid w:val="006F1E6F"/>
    <w:rsid w:val="006F25F6"/>
    <w:rsid w:val="006F2839"/>
    <w:rsid w:val="006F3163"/>
    <w:rsid w:val="006F34C7"/>
    <w:rsid w:val="006F3877"/>
    <w:rsid w:val="006F4ED3"/>
    <w:rsid w:val="00700C26"/>
    <w:rsid w:val="007013B2"/>
    <w:rsid w:val="007018A1"/>
    <w:rsid w:val="00702307"/>
    <w:rsid w:val="007037F3"/>
    <w:rsid w:val="00703908"/>
    <w:rsid w:val="00703BA6"/>
    <w:rsid w:val="007051BB"/>
    <w:rsid w:val="00705599"/>
    <w:rsid w:val="00705C2E"/>
    <w:rsid w:val="00707A99"/>
    <w:rsid w:val="00707F01"/>
    <w:rsid w:val="00710FEC"/>
    <w:rsid w:val="00714036"/>
    <w:rsid w:val="00714234"/>
    <w:rsid w:val="007147A8"/>
    <w:rsid w:val="0071501A"/>
    <w:rsid w:val="00715183"/>
    <w:rsid w:val="00715677"/>
    <w:rsid w:val="0071667A"/>
    <w:rsid w:val="00720E40"/>
    <w:rsid w:val="00720F9A"/>
    <w:rsid w:val="00721825"/>
    <w:rsid w:val="00721AB5"/>
    <w:rsid w:val="0072442A"/>
    <w:rsid w:val="00724AFF"/>
    <w:rsid w:val="00724D20"/>
    <w:rsid w:val="007276FD"/>
    <w:rsid w:val="00727842"/>
    <w:rsid w:val="00731296"/>
    <w:rsid w:val="00731565"/>
    <w:rsid w:val="007317E6"/>
    <w:rsid w:val="00732845"/>
    <w:rsid w:val="00732F5A"/>
    <w:rsid w:val="00733AE7"/>
    <w:rsid w:val="007343FE"/>
    <w:rsid w:val="007345C3"/>
    <w:rsid w:val="00735BBE"/>
    <w:rsid w:val="007364AB"/>
    <w:rsid w:val="0074121B"/>
    <w:rsid w:val="00741A08"/>
    <w:rsid w:val="00741E4A"/>
    <w:rsid w:val="00742078"/>
    <w:rsid w:val="00743E0E"/>
    <w:rsid w:val="007440A9"/>
    <w:rsid w:val="0074490C"/>
    <w:rsid w:val="007468F9"/>
    <w:rsid w:val="0074719A"/>
    <w:rsid w:val="00747597"/>
    <w:rsid w:val="00747B8B"/>
    <w:rsid w:val="00747C7B"/>
    <w:rsid w:val="00747E70"/>
    <w:rsid w:val="007501B8"/>
    <w:rsid w:val="0075214E"/>
    <w:rsid w:val="007528C3"/>
    <w:rsid w:val="00753120"/>
    <w:rsid w:val="00753217"/>
    <w:rsid w:val="00753284"/>
    <w:rsid w:val="00753467"/>
    <w:rsid w:val="007537B1"/>
    <w:rsid w:val="00754252"/>
    <w:rsid w:val="007551F9"/>
    <w:rsid w:val="007553D3"/>
    <w:rsid w:val="007575C0"/>
    <w:rsid w:val="007610F9"/>
    <w:rsid w:val="007631EC"/>
    <w:rsid w:val="007638C4"/>
    <w:rsid w:val="007644BA"/>
    <w:rsid w:val="0076457E"/>
    <w:rsid w:val="007655D9"/>
    <w:rsid w:val="00765956"/>
    <w:rsid w:val="00766471"/>
    <w:rsid w:val="00767AF1"/>
    <w:rsid w:val="00770A70"/>
    <w:rsid w:val="007724B0"/>
    <w:rsid w:val="007738E2"/>
    <w:rsid w:val="00774890"/>
    <w:rsid w:val="00775D73"/>
    <w:rsid w:val="00776037"/>
    <w:rsid w:val="0077603D"/>
    <w:rsid w:val="0077724E"/>
    <w:rsid w:val="007778FB"/>
    <w:rsid w:val="00780161"/>
    <w:rsid w:val="007814FB"/>
    <w:rsid w:val="007815A1"/>
    <w:rsid w:val="00781889"/>
    <w:rsid w:val="00782FA9"/>
    <w:rsid w:val="0078341B"/>
    <w:rsid w:val="007846F0"/>
    <w:rsid w:val="00784B84"/>
    <w:rsid w:val="00785539"/>
    <w:rsid w:val="00786EE3"/>
    <w:rsid w:val="00787DCF"/>
    <w:rsid w:val="00790392"/>
    <w:rsid w:val="0079094D"/>
    <w:rsid w:val="00791CCA"/>
    <w:rsid w:val="00792163"/>
    <w:rsid w:val="00792B57"/>
    <w:rsid w:val="007937EF"/>
    <w:rsid w:val="00793D0A"/>
    <w:rsid w:val="00795934"/>
    <w:rsid w:val="0079640D"/>
    <w:rsid w:val="00796A18"/>
    <w:rsid w:val="007974C7"/>
    <w:rsid w:val="0079765A"/>
    <w:rsid w:val="007A01EE"/>
    <w:rsid w:val="007A028A"/>
    <w:rsid w:val="007A085F"/>
    <w:rsid w:val="007A40D9"/>
    <w:rsid w:val="007A481A"/>
    <w:rsid w:val="007A4D51"/>
    <w:rsid w:val="007A59D8"/>
    <w:rsid w:val="007A72D5"/>
    <w:rsid w:val="007B0766"/>
    <w:rsid w:val="007B08F3"/>
    <w:rsid w:val="007B13E9"/>
    <w:rsid w:val="007B157E"/>
    <w:rsid w:val="007B1B56"/>
    <w:rsid w:val="007B2ACC"/>
    <w:rsid w:val="007B2AFB"/>
    <w:rsid w:val="007B32B8"/>
    <w:rsid w:val="007B3331"/>
    <w:rsid w:val="007B3B28"/>
    <w:rsid w:val="007B4189"/>
    <w:rsid w:val="007B5D39"/>
    <w:rsid w:val="007B764E"/>
    <w:rsid w:val="007C0C0D"/>
    <w:rsid w:val="007C184F"/>
    <w:rsid w:val="007C392A"/>
    <w:rsid w:val="007C42CF"/>
    <w:rsid w:val="007C58D1"/>
    <w:rsid w:val="007C59B2"/>
    <w:rsid w:val="007C5E68"/>
    <w:rsid w:val="007D0292"/>
    <w:rsid w:val="007D07D9"/>
    <w:rsid w:val="007D146F"/>
    <w:rsid w:val="007D290B"/>
    <w:rsid w:val="007D4BAE"/>
    <w:rsid w:val="007D6F2A"/>
    <w:rsid w:val="007D7671"/>
    <w:rsid w:val="007E03A7"/>
    <w:rsid w:val="007E057C"/>
    <w:rsid w:val="007E08B1"/>
    <w:rsid w:val="007E0E9E"/>
    <w:rsid w:val="007E1084"/>
    <w:rsid w:val="007E138B"/>
    <w:rsid w:val="007E1B05"/>
    <w:rsid w:val="007E39F7"/>
    <w:rsid w:val="007E434F"/>
    <w:rsid w:val="007E583E"/>
    <w:rsid w:val="007E5B31"/>
    <w:rsid w:val="007E684F"/>
    <w:rsid w:val="007F0B2B"/>
    <w:rsid w:val="007F1378"/>
    <w:rsid w:val="007F1467"/>
    <w:rsid w:val="007F15AB"/>
    <w:rsid w:val="007F1E10"/>
    <w:rsid w:val="007F2560"/>
    <w:rsid w:val="007F5E6A"/>
    <w:rsid w:val="00800221"/>
    <w:rsid w:val="0080040E"/>
    <w:rsid w:val="008013B0"/>
    <w:rsid w:val="0080149A"/>
    <w:rsid w:val="008021B5"/>
    <w:rsid w:val="00805ECE"/>
    <w:rsid w:val="00805F6D"/>
    <w:rsid w:val="00807222"/>
    <w:rsid w:val="00807AE2"/>
    <w:rsid w:val="008120F4"/>
    <w:rsid w:val="00816409"/>
    <w:rsid w:val="00816A76"/>
    <w:rsid w:val="00817552"/>
    <w:rsid w:val="008233F6"/>
    <w:rsid w:val="0082439A"/>
    <w:rsid w:val="0082460F"/>
    <w:rsid w:val="00824723"/>
    <w:rsid w:val="00824925"/>
    <w:rsid w:val="00825D2C"/>
    <w:rsid w:val="00830DB5"/>
    <w:rsid w:val="008311DD"/>
    <w:rsid w:val="008312D4"/>
    <w:rsid w:val="0083160D"/>
    <w:rsid w:val="008319F3"/>
    <w:rsid w:val="008342A6"/>
    <w:rsid w:val="00834BE4"/>
    <w:rsid w:val="00834F18"/>
    <w:rsid w:val="0083501B"/>
    <w:rsid w:val="0083560B"/>
    <w:rsid w:val="00835686"/>
    <w:rsid w:val="00835A80"/>
    <w:rsid w:val="008368FA"/>
    <w:rsid w:val="00836B4B"/>
    <w:rsid w:val="00840376"/>
    <w:rsid w:val="008409F7"/>
    <w:rsid w:val="00841C0E"/>
    <w:rsid w:val="00842066"/>
    <w:rsid w:val="008424B2"/>
    <w:rsid w:val="00842B3C"/>
    <w:rsid w:val="00844098"/>
    <w:rsid w:val="008444E3"/>
    <w:rsid w:val="008456AE"/>
    <w:rsid w:val="00845FFF"/>
    <w:rsid w:val="00847133"/>
    <w:rsid w:val="00847D2E"/>
    <w:rsid w:val="0085073F"/>
    <w:rsid w:val="00850C2A"/>
    <w:rsid w:val="00850F9C"/>
    <w:rsid w:val="00851893"/>
    <w:rsid w:val="00851D4E"/>
    <w:rsid w:val="0085206B"/>
    <w:rsid w:val="00852154"/>
    <w:rsid w:val="008522F3"/>
    <w:rsid w:val="00853856"/>
    <w:rsid w:val="0085435E"/>
    <w:rsid w:val="00854D28"/>
    <w:rsid w:val="0085527A"/>
    <w:rsid w:val="00855E43"/>
    <w:rsid w:val="00856D35"/>
    <w:rsid w:val="00860621"/>
    <w:rsid w:val="00861561"/>
    <w:rsid w:val="008619C1"/>
    <w:rsid w:val="00861BB9"/>
    <w:rsid w:val="008620A0"/>
    <w:rsid w:val="0086500C"/>
    <w:rsid w:val="00866683"/>
    <w:rsid w:val="008671B2"/>
    <w:rsid w:val="008701A9"/>
    <w:rsid w:val="0087093B"/>
    <w:rsid w:val="00870987"/>
    <w:rsid w:val="008716A3"/>
    <w:rsid w:val="00875E26"/>
    <w:rsid w:val="0087696A"/>
    <w:rsid w:val="008778CE"/>
    <w:rsid w:val="00881562"/>
    <w:rsid w:val="00881EAD"/>
    <w:rsid w:val="0088269D"/>
    <w:rsid w:val="00882F64"/>
    <w:rsid w:val="00883A14"/>
    <w:rsid w:val="00883F0E"/>
    <w:rsid w:val="008842C6"/>
    <w:rsid w:val="0088488E"/>
    <w:rsid w:val="008856FE"/>
    <w:rsid w:val="00886594"/>
    <w:rsid w:val="00886920"/>
    <w:rsid w:val="00886BAB"/>
    <w:rsid w:val="00890312"/>
    <w:rsid w:val="00891A03"/>
    <w:rsid w:val="00892433"/>
    <w:rsid w:val="00892463"/>
    <w:rsid w:val="00892659"/>
    <w:rsid w:val="00892A59"/>
    <w:rsid w:val="0089314D"/>
    <w:rsid w:val="00893C05"/>
    <w:rsid w:val="00895211"/>
    <w:rsid w:val="00895750"/>
    <w:rsid w:val="00895976"/>
    <w:rsid w:val="00897207"/>
    <w:rsid w:val="008A01D9"/>
    <w:rsid w:val="008A13F2"/>
    <w:rsid w:val="008A1B12"/>
    <w:rsid w:val="008A26E6"/>
    <w:rsid w:val="008A35C6"/>
    <w:rsid w:val="008A649F"/>
    <w:rsid w:val="008A6612"/>
    <w:rsid w:val="008B2338"/>
    <w:rsid w:val="008B24F8"/>
    <w:rsid w:val="008B2983"/>
    <w:rsid w:val="008B2EBD"/>
    <w:rsid w:val="008B311C"/>
    <w:rsid w:val="008B39E4"/>
    <w:rsid w:val="008B424F"/>
    <w:rsid w:val="008B50C9"/>
    <w:rsid w:val="008B5CE1"/>
    <w:rsid w:val="008B6348"/>
    <w:rsid w:val="008B7892"/>
    <w:rsid w:val="008C0691"/>
    <w:rsid w:val="008C0F23"/>
    <w:rsid w:val="008C16FE"/>
    <w:rsid w:val="008C195B"/>
    <w:rsid w:val="008C1C19"/>
    <w:rsid w:val="008C1FF8"/>
    <w:rsid w:val="008C2069"/>
    <w:rsid w:val="008C24DD"/>
    <w:rsid w:val="008C3A11"/>
    <w:rsid w:val="008C3AC8"/>
    <w:rsid w:val="008C3B5F"/>
    <w:rsid w:val="008C41A9"/>
    <w:rsid w:val="008C771E"/>
    <w:rsid w:val="008C7D8D"/>
    <w:rsid w:val="008D0C42"/>
    <w:rsid w:val="008D13F6"/>
    <w:rsid w:val="008D18FA"/>
    <w:rsid w:val="008D1CA2"/>
    <w:rsid w:val="008D3192"/>
    <w:rsid w:val="008D31D5"/>
    <w:rsid w:val="008D41D9"/>
    <w:rsid w:val="008D4A2E"/>
    <w:rsid w:val="008D4C1D"/>
    <w:rsid w:val="008D5518"/>
    <w:rsid w:val="008D5545"/>
    <w:rsid w:val="008D6A70"/>
    <w:rsid w:val="008D6F68"/>
    <w:rsid w:val="008D778B"/>
    <w:rsid w:val="008E4467"/>
    <w:rsid w:val="008E6569"/>
    <w:rsid w:val="008E7400"/>
    <w:rsid w:val="008E766F"/>
    <w:rsid w:val="008F37AD"/>
    <w:rsid w:val="008F3D62"/>
    <w:rsid w:val="008F4FE6"/>
    <w:rsid w:val="008F6D40"/>
    <w:rsid w:val="008F7536"/>
    <w:rsid w:val="00902546"/>
    <w:rsid w:val="009025E5"/>
    <w:rsid w:val="0090396F"/>
    <w:rsid w:val="00903EC0"/>
    <w:rsid w:val="00904369"/>
    <w:rsid w:val="00904F91"/>
    <w:rsid w:val="00905612"/>
    <w:rsid w:val="00905CDD"/>
    <w:rsid w:val="009061EA"/>
    <w:rsid w:val="00906786"/>
    <w:rsid w:val="00906DAC"/>
    <w:rsid w:val="0090760A"/>
    <w:rsid w:val="009110A1"/>
    <w:rsid w:val="0091163C"/>
    <w:rsid w:val="009117B1"/>
    <w:rsid w:val="009158BD"/>
    <w:rsid w:val="009158EB"/>
    <w:rsid w:val="00916438"/>
    <w:rsid w:val="009174CE"/>
    <w:rsid w:val="009177BA"/>
    <w:rsid w:val="00917D79"/>
    <w:rsid w:val="00921285"/>
    <w:rsid w:val="009224A7"/>
    <w:rsid w:val="0092428C"/>
    <w:rsid w:val="00924A30"/>
    <w:rsid w:val="00925757"/>
    <w:rsid w:val="00927553"/>
    <w:rsid w:val="0092771E"/>
    <w:rsid w:val="00930197"/>
    <w:rsid w:val="009317D6"/>
    <w:rsid w:val="00932C44"/>
    <w:rsid w:val="009349EF"/>
    <w:rsid w:val="00934DDD"/>
    <w:rsid w:val="00935570"/>
    <w:rsid w:val="00935B6B"/>
    <w:rsid w:val="00936A3A"/>
    <w:rsid w:val="0093790F"/>
    <w:rsid w:val="009406A2"/>
    <w:rsid w:val="009427B1"/>
    <w:rsid w:val="00945272"/>
    <w:rsid w:val="009475A8"/>
    <w:rsid w:val="009475CF"/>
    <w:rsid w:val="009509B5"/>
    <w:rsid w:val="00950B85"/>
    <w:rsid w:val="009526B2"/>
    <w:rsid w:val="00952AEB"/>
    <w:rsid w:val="00953636"/>
    <w:rsid w:val="00953A67"/>
    <w:rsid w:val="0095417E"/>
    <w:rsid w:val="00955C80"/>
    <w:rsid w:val="00956C76"/>
    <w:rsid w:val="00956EC8"/>
    <w:rsid w:val="009600B7"/>
    <w:rsid w:val="009605E8"/>
    <w:rsid w:val="00960A80"/>
    <w:rsid w:val="00961383"/>
    <w:rsid w:val="00964A46"/>
    <w:rsid w:val="00964BCA"/>
    <w:rsid w:val="00964EDB"/>
    <w:rsid w:val="00965B38"/>
    <w:rsid w:val="0096665B"/>
    <w:rsid w:val="009711D1"/>
    <w:rsid w:val="00971C35"/>
    <w:rsid w:val="00971F40"/>
    <w:rsid w:val="00971FCE"/>
    <w:rsid w:val="0097259B"/>
    <w:rsid w:val="00973350"/>
    <w:rsid w:val="009754F8"/>
    <w:rsid w:val="0097593D"/>
    <w:rsid w:val="00975D85"/>
    <w:rsid w:val="00983711"/>
    <w:rsid w:val="00983C42"/>
    <w:rsid w:val="009842E1"/>
    <w:rsid w:val="00987F0A"/>
    <w:rsid w:val="0099155A"/>
    <w:rsid w:val="00992DC9"/>
    <w:rsid w:val="00994DBC"/>
    <w:rsid w:val="00994FF0"/>
    <w:rsid w:val="0099625C"/>
    <w:rsid w:val="00996D31"/>
    <w:rsid w:val="00997505"/>
    <w:rsid w:val="0099798E"/>
    <w:rsid w:val="00997B2D"/>
    <w:rsid w:val="00997C77"/>
    <w:rsid w:val="009A0B5B"/>
    <w:rsid w:val="009A194F"/>
    <w:rsid w:val="009A25A9"/>
    <w:rsid w:val="009A2A95"/>
    <w:rsid w:val="009A365F"/>
    <w:rsid w:val="009A3700"/>
    <w:rsid w:val="009A3B68"/>
    <w:rsid w:val="009A5245"/>
    <w:rsid w:val="009A57EB"/>
    <w:rsid w:val="009A61C6"/>
    <w:rsid w:val="009A627C"/>
    <w:rsid w:val="009A6D2F"/>
    <w:rsid w:val="009B04ED"/>
    <w:rsid w:val="009B185A"/>
    <w:rsid w:val="009B27EC"/>
    <w:rsid w:val="009B299F"/>
    <w:rsid w:val="009B34E5"/>
    <w:rsid w:val="009B3D0C"/>
    <w:rsid w:val="009B449E"/>
    <w:rsid w:val="009B5665"/>
    <w:rsid w:val="009B5CE5"/>
    <w:rsid w:val="009B5F18"/>
    <w:rsid w:val="009B6D2C"/>
    <w:rsid w:val="009B794D"/>
    <w:rsid w:val="009C01A9"/>
    <w:rsid w:val="009C02F2"/>
    <w:rsid w:val="009C1446"/>
    <w:rsid w:val="009C1F2D"/>
    <w:rsid w:val="009C2200"/>
    <w:rsid w:val="009C22E0"/>
    <w:rsid w:val="009C324F"/>
    <w:rsid w:val="009C4672"/>
    <w:rsid w:val="009C5979"/>
    <w:rsid w:val="009C6791"/>
    <w:rsid w:val="009C6FB3"/>
    <w:rsid w:val="009C7E5D"/>
    <w:rsid w:val="009D0B06"/>
    <w:rsid w:val="009D245A"/>
    <w:rsid w:val="009D33B9"/>
    <w:rsid w:val="009D4812"/>
    <w:rsid w:val="009D505A"/>
    <w:rsid w:val="009D54C0"/>
    <w:rsid w:val="009D63F8"/>
    <w:rsid w:val="009D6E1D"/>
    <w:rsid w:val="009D738B"/>
    <w:rsid w:val="009D7DF4"/>
    <w:rsid w:val="009E01E5"/>
    <w:rsid w:val="009E1B30"/>
    <w:rsid w:val="009E3036"/>
    <w:rsid w:val="009E30BB"/>
    <w:rsid w:val="009E40A9"/>
    <w:rsid w:val="009E5238"/>
    <w:rsid w:val="009E5323"/>
    <w:rsid w:val="009E54C3"/>
    <w:rsid w:val="009E596B"/>
    <w:rsid w:val="009E5BC7"/>
    <w:rsid w:val="009E678C"/>
    <w:rsid w:val="009E6852"/>
    <w:rsid w:val="009E773C"/>
    <w:rsid w:val="009E7E28"/>
    <w:rsid w:val="009F163C"/>
    <w:rsid w:val="009F170C"/>
    <w:rsid w:val="009F19AE"/>
    <w:rsid w:val="009F22A5"/>
    <w:rsid w:val="009F3E2F"/>
    <w:rsid w:val="009F40FD"/>
    <w:rsid w:val="009F48AC"/>
    <w:rsid w:val="009F5341"/>
    <w:rsid w:val="009F63AD"/>
    <w:rsid w:val="009F71B7"/>
    <w:rsid w:val="009F740D"/>
    <w:rsid w:val="00A0000C"/>
    <w:rsid w:val="00A00540"/>
    <w:rsid w:val="00A03050"/>
    <w:rsid w:val="00A030A1"/>
    <w:rsid w:val="00A0338D"/>
    <w:rsid w:val="00A05EFD"/>
    <w:rsid w:val="00A07E8E"/>
    <w:rsid w:val="00A07FF0"/>
    <w:rsid w:val="00A137D6"/>
    <w:rsid w:val="00A13C48"/>
    <w:rsid w:val="00A1552E"/>
    <w:rsid w:val="00A15BD9"/>
    <w:rsid w:val="00A20792"/>
    <w:rsid w:val="00A207E0"/>
    <w:rsid w:val="00A21BF7"/>
    <w:rsid w:val="00A22484"/>
    <w:rsid w:val="00A238AD"/>
    <w:rsid w:val="00A2479B"/>
    <w:rsid w:val="00A267C4"/>
    <w:rsid w:val="00A2741E"/>
    <w:rsid w:val="00A274C8"/>
    <w:rsid w:val="00A31298"/>
    <w:rsid w:val="00A3137E"/>
    <w:rsid w:val="00A3264B"/>
    <w:rsid w:val="00A3297D"/>
    <w:rsid w:val="00A32989"/>
    <w:rsid w:val="00A32F98"/>
    <w:rsid w:val="00A348C3"/>
    <w:rsid w:val="00A34EB5"/>
    <w:rsid w:val="00A35299"/>
    <w:rsid w:val="00A353FC"/>
    <w:rsid w:val="00A36EB3"/>
    <w:rsid w:val="00A372B4"/>
    <w:rsid w:val="00A379E2"/>
    <w:rsid w:val="00A4018E"/>
    <w:rsid w:val="00A40911"/>
    <w:rsid w:val="00A41B3B"/>
    <w:rsid w:val="00A423F6"/>
    <w:rsid w:val="00A42ACA"/>
    <w:rsid w:val="00A45E4C"/>
    <w:rsid w:val="00A4649E"/>
    <w:rsid w:val="00A46968"/>
    <w:rsid w:val="00A47619"/>
    <w:rsid w:val="00A47651"/>
    <w:rsid w:val="00A50502"/>
    <w:rsid w:val="00A505F0"/>
    <w:rsid w:val="00A50917"/>
    <w:rsid w:val="00A53520"/>
    <w:rsid w:val="00A545A7"/>
    <w:rsid w:val="00A5518D"/>
    <w:rsid w:val="00A5532A"/>
    <w:rsid w:val="00A56661"/>
    <w:rsid w:val="00A57B81"/>
    <w:rsid w:val="00A607CF"/>
    <w:rsid w:val="00A61A34"/>
    <w:rsid w:val="00A628E1"/>
    <w:rsid w:val="00A62988"/>
    <w:rsid w:val="00A62D25"/>
    <w:rsid w:val="00A64F7F"/>
    <w:rsid w:val="00A660F6"/>
    <w:rsid w:val="00A66145"/>
    <w:rsid w:val="00A664B6"/>
    <w:rsid w:val="00A67501"/>
    <w:rsid w:val="00A676EF"/>
    <w:rsid w:val="00A67F69"/>
    <w:rsid w:val="00A70DE5"/>
    <w:rsid w:val="00A72F69"/>
    <w:rsid w:val="00A73E8F"/>
    <w:rsid w:val="00A745FD"/>
    <w:rsid w:val="00A75CDB"/>
    <w:rsid w:val="00A76B6B"/>
    <w:rsid w:val="00A7754A"/>
    <w:rsid w:val="00A77BBB"/>
    <w:rsid w:val="00A77F77"/>
    <w:rsid w:val="00A804D2"/>
    <w:rsid w:val="00A81575"/>
    <w:rsid w:val="00A839BC"/>
    <w:rsid w:val="00A85E00"/>
    <w:rsid w:val="00A861DB"/>
    <w:rsid w:val="00A86957"/>
    <w:rsid w:val="00A87087"/>
    <w:rsid w:val="00A87D4B"/>
    <w:rsid w:val="00A918CC"/>
    <w:rsid w:val="00A92141"/>
    <w:rsid w:val="00A931E6"/>
    <w:rsid w:val="00A938E8"/>
    <w:rsid w:val="00A939B7"/>
    <w:rsid w:val="00A94E82"/>
    <w:rsid w:val="00A967F8"/>
    <w:rsid w:val="00A96D0D"/>
    <w:rsid w:val="00A97AC5"/>
    <w:rsid w:val="00AA01BB"/>
    <w:rsid w:val="00AA0B1C"/>
    <w:rsid w:val="00AA4446"/>
    <w:rsid w:val="00AA618B"/>
    <w:rsid w:val="00AA6203"/>
    <w:rsid w:val="00AA645D"/>
    <w:rsid w:val="00AA6B04"/>
    <w:rsid w:val="00AB2DD4"/>
    <w:rsid w:val="00AB3168"/>
    <w:rsid w:val="00AB348A"/>
    <w:rsid w:val="00AB3A5E"/>
    <w:rsid w:val="00AB4C65"/>
    <w:rsid w:val="00AB54CE"/>
    <w:rsid w:val="00AB714C"/>
    <w:rsid w:val="00AC0D26"/>
    <w:rsid w:val="00AC156B"/>
    <w:rsid w:val="00AC1BDA"/>
    <w:rsid w:val="00AC3950"/>
    <w:rsid w:val="00AC3A1F"/>
    <w:rsid w:val="00AC57C7"/>
    <w:rsid w:val="00AC58BA"/>
    <w:rsid w:val="00AC5CA0"/>
    <w:rsid w:val="00AC6034"/>
    <w:rsid w:val="00AC63A8"/>
    <w:rsid w:val="00AC64D9"/>
    <w:rsid w:val="00AC7336"/>
    <w:rsid w:val="00AC7BBC"/>
    <w:rsid w:val="00AD0EFF"/>
    <w:rsid w:val="00AD2388"/>
    <w:rsid w:val="00AD36E0"/>
    <w:rsid w:val="00AD3C81"/>
    <w:rsid w:val="00AD59AD"/>
    <w:rsid w:val="00AD6108"/>
    <w:rsid w:val="00AE0146"/>
    <w:rsid w:val="00AE2730"/>
    <w:rsid w:val="00AE2DB9"/>
    <w:rsid w:val="00AE4AAF"/>
    <w:rsid w:val="00AE4D4C"/>
    <w:rsid w:val="00AE5CE5"/>
    <w:rsid w:val="00AE5D95"/>
    <w:rsid w:val="00AE7B27"/>
    <w:rsid w:val="00AE7E33"/>
    <w:rsid w:val="00AF07E6"/>
    <w:rsid w:val="00AF16FF"/>
    <w:rsid w:val="00AF2A89"/>
    <w:rsid w:val="00AF38F9"/>
    <w:rsid w:val="00AF3DB5"/>
    <w:rsid w:val="00AF4FF8"/>
    <w:rsid w:val="00AF5C56"/>
    <w:rsid w:val="00AF6323"/>
    <w:rsid w:val="00AF66A3"/>
    <w:rsid w:val="00AF6791"/>
    <w:rsid w:val="00AF6DE8"/>
    <w:rsid w:val="00AF7050"/>
    <w:rsid w:val="00AF765D"/>
    <w:rsid w:val="00B01DB4"/>
    <w:rsid w:val="00B03248"/>
    <w:rsid w:val="00B03394"/>
    <w:rsid w:val="00B047FE"/>
    <w:rsid w:val="00B04BED"/>
    <w:rsid w:val="00B0720D"/>
    <w:rsid w:val="00B07676"/>
    <w:rsid w:val="00B07892"/>
    <w:rsid w:val="00B11565"/>
    <w:rsid w:val="00B12A6C"/>
    <w:rsid w:val="00B12B86"/>
    <w:rsid w:val="00B14BF8"/>
    <w:rsid w:val="00B17168"/>
    <w:rsid w:val="00B20F23"/>
    <w:rsid w:val="00B21EBF"/>
    <w:rsid w:val="00B22AA3"/>
    <w:rsid w:val="00B23177"/>
    <w:rsid w:val="00B24E19"/>
    <w:rsid w:val="00B24FDF"/>
    <w:rsid w:val="00B25332"/>
    <w:rsid w:val="00B26CBE"/>
    <w:rsid w:val="00B26F9D"/>
    <w:rsid w:val="00B2794D"/>
    <w:rsid w:val="00B30706"/>
    <w:rsid w:val="00B30AAF"/>
    <w:rsid w:val="00B3354C"/>
    <w:rsid w:val="00B3459B"/>
    <w:rsid w:val="00B34AE7"/>
    <w:rsid w:val="00B34F8D"/>
    <w:rsid w:val="00B35036"/>
    <w:rsid w:val="00B35D7D"/>
    <w:rsid w:val="00B36405"/>
    <w:rsid w:val="00B36F36"/>
    <w:rsid w:val="00B3775E"/>
    <w:rsid w:val="00B37D62"/>
    <w:rsid w:val="00B41A9A"/>
    <w:rsid w:val="00B41AF9"/>
    <w:rsid w:val="00B42B1A"/>
    <w:rsid w:val="00B45330"/>
    <w:rsid w:val="00B46DED"/>
    <w:rsid w:val="00B512BE"/>
    <w:rsid w:val="00B521E1"/>
    <w:rsid w:val="00B52CF4"/>
    <w:rsid w:val="00B53B9B"/>
    <w:rsid w:val="00B545A4"/>
    <w:rsid w:val="00B561D3"/>
    <w:rsid w:val="00B56756"/>
    <w:rsid w:val="00B56CB3"/>
    <w:rsid w:val="00B57244"/>
    <w:rsid w:val="00B57CDB"/>
    <w:rsid w:val="00B60FE0"/>
    <w:rsid w:val="00B614C8"/>
    <w:rsid w:val="00B61A45"/>
    <w:rsid w:val="00B6248A"/>
    <w:rsid w:val="00B62C48"/>
    <w:rsid w:val="00B6300A"/>
    <w:rsid w:val="00B634FD"/>
    <w:rsid w:val="00B6433A"/>
    <w:rsid w:val="00B66400"/>
    <w:rsid w:val="00B6649D"/>
    <w:rsid w:val="00B6750E"/>
    <w:rsid w:val="00B67947"/>
    <w:rsid w:val="00B70103"/>
    <w:rsid w:val="00B70396"/>
    <w:rsid w:val="00B70855"/>
    <w:rsid w:val="00B70FC6"/>
    <w:rsid w:val="00B711FB"/>
    <w:rsid w:val="00B740F0"/>
    <w:rsid w:val="00B7514E"/>
    <w:rsid w:val="00B76997"/>
    <w:rsid w:val="00B77273"/>
    <w:rsid w:val="00B7759A"/>
    <w:rsid w:val="00B77AD5"/>
    <w:rsid w:val="00B77C59"/>
    <w:rsid w:val="00B81587"/>
    <w:rsid w:val="00B81CAB"/>
    <w:rsid w:val="00B826CE"/>
    <w:rsid w:val="00B83344"/>
    <w:rsid w:val="00B845E5"/>
    <w:rsid w:val="00B85207"/>
    <w:rsid w:val="00B85E3D"/>
    <w:rsid w:val="00B8712D"/>
    <w:rsid w:val="00B87D83"/>
    <w:rsid w:val="00B87F7C"/>
    <w:rsid w:val="00B90C44"/>
    <w:rsid w:val="00B91C3F"/>
    <w:rsid w:val="00B91DEC"/>
    <w:rsid w:val="00B9414E"/>
    <w:rsid w:val="00B953D3"/>
    <w:rsid w:val="00B966C0"/>
    <w:rsid w:val="00B97923"/>
    <w:rsid w:val="00BA143C"/>
    <w:rsid w:val="00BA26ED"/>
    <w:rsid w:val="00BA447A"/>
    <w:rsid w:val="00BA5556"/>
    <w:rsid w:val="00BA5890"/>
    <w:rsid w:val="00BA5AAF"/>
    <w:rsid w:val="00BA5E08"/>
    <w:rsid w:val="00BA7384"/>
    <w:rsid w:val="00BA7C18"/>
    <w:rsid w:val="00BB059A"/>
    <w:rsid w:val="00BB08AA"/>
    <w:rsid w:val="00BB0CA2"/>
    <w:rsid w:val="00BB1411"/>
    <w:rsid w:val="00BB1BD6"/>
    <w:rsid w:val="00BB2C99"/>
    <w:rsid w:val="00BB349B"/>
    <w:rsid w:val="00BB39A1"/>
    <w:rsid w:val="00BB3CAC"/>
    <w:rsid w:val="00BB5609"/>
    <w:rsid w:val="00BB5692"/>
    <w:rsid w:val="00BB6B43"/>
    <w:rsid w:val="00BB6D03"/>
    <w:rsid w:val="00BC0ED3"/>
    <w:rsid w:val="00BC260D"/>
    <w:rsid w:val="00BC4EE9"/>
    <w:rsid w:val="00BC5DBA"/>
    <w:rsid w:val="00BC62CA"/>
    <w:rsid w:val="00BC6875"/>
    <w:rsid w:val="00BC7179"/>
    <w:rsid w:val="00BC7384"/>
    <w:rsid w:val="00BD017B"/>
    <w:rsid w:val="00BD01DD"/>
    <w:rsid w:val="00BD10EA"/>
    <w:rsid w:val="00BD204C"/>
    <w:rsid w:val="00BD2BAD"/>
    <w:rsid w:val="00BD3EBA"/>
    <w:rsid w:val="00BD4FC0"/>
    <w:rsid w:val="00BD57A1"/>
    <w:rsid w:val="00BD6888"/>
    <w:rsid w:val="00BD7D03"/>
    <w:rsid w:val="00BE0E64"/>
    <w:rsid w:val="00BE148A"/>
    <w:rsid w:val="00BE35A1"/>
    <w:rsid w:val="00BE3BC5"/>
    <w:rsid w:val="00BE562A"/>
    <w:rsid w:val="00BE6108"/>
    <w:rsid w:val="00BE7814"/>
    <w:rsid w:val="00BF0286"/>
    <w:rsid w:val="00BF0B1B"/>
    <w:rsid w:val="00BF0C6E"/>
    <w:rsid w:val="00BF1BD2"/>
    <w:rsid w:val="00BF21F0"/>
    <w:rsid w:val="00BF253F"/>
    <w:rsid w:val="00BF3058"/>
    <w:rsid w:val="00BF3E30"/>
    <w:rsid w:val="00BF496A"/>
    <w:rsid w:val="00BF4A94"/>
    <w:rsid w:val="00BF507F"/>
    <w:rsid w:val="00BF5595"/>
    <w:rsid w:val="00BF5BEB"/>
    <w:rsid w:val="00BF6B62"/>
    <w:rsid w:val="00BF7354"/>
    <w:rsid w:val="00BF7982"/>
    <w:rsid w:val="00C007B6"/>
    <w:rsid w:val="00C02412"/>
    <w:rsid w:val="00C025BB"/>
    <w:rsid w:val="00C04DE7"/>
    <w:rsid w:val="00C051B6"/>
    <w:rsid w:val="00C063C8"/>
    <w:rsid w:val="00C10137"/>
    <w:rsid w:val="00C1064F"/>
    <w:rsid w:val="00C1115E"/>
    <w:rsid w:val="00C1216B"/>
    <w:rsid w:val="00C12253"/>
    <w:rsid w:val="00C123FA"/>
    <w:rsid w:val="00C13B6A"/>
    <w:rsid w:val="00C15200"/>
    <w:rsid w:val="00C15FBA"/>
    <w:rsid w:val="00C177DF"/>
    <w:rsid w:val="00C2006D"/>
    <w:rsid w:val="00C20553"/>
    <w:rsid w:val="00C20AF0"/>
    <w:rsid w:val="00C2153E"/>
    <w:rsid w:val="00C219D8"/>
    <w:rsid w:val="00C2239B"/>
    <w:rsid w:val="00C22F71"/>
    <w:rsid w:val="00C2380F"/>
    <w:rsid w:val="00C238D5"/>
    <w:rsid w:val="00C26451"/>
    <w:rsid w:val="00C26B36"/>
    <w:rsid w:val="00C26F3A"/>
    <w:rsid w:val="00C2717D"/>
    <w:rsid w:val="00C27A91"/>
    <w:rsid w:val="00C27E59"/>
    <w:rsid w:val="00C27F7A"/>
    <w:rsid w:val="00C30464"/>
    <w:rsid w:val="00C31770"/>
    <w:rsid w:val="00C31FE5"/>
    <w:rsid w:val="00C32F89"/>
    <w:rsid w:val="00C3448E"/>
    <w:rsid w:val="00C36F81"/>
    <w:rsid w:val="00C374FE"/>
    <w:rsid w:val="00C37B32"/>
    <w:rsid w:val="00C411C4"/>
    <w:rsid w:val="00C41CDC"/>
    <w:rsid w:val="00C420E7"/>
    <w:rsid w:val="00C4239B"/>
    <w:rsid w:val="00C43375"/>
    <w:rsid w:val="00C44007"/>
    <w:rsid w:val="00C44E9D"/>
    <w:rsid w:val="00C4577D"/>
    <w:rsid w:val="00C474AD"/>
    <w:rsid w:val="00C5011E"/>
    <w:rsid w:val="00C50270"/>
    <w:rsid w:val="00C50B88"/>
    <w:rsid w:val="00C51200"/>
    <w:rsid w:val="00C54C0C"/>
    <w:rsid w:val="00C55F13"/>
    <w:rsid w:val="00C5675A"/>
    <w:rsid w:val="00C578C0"/>
    <w:rsid w:val="00C579DC"/>
    <w:rsid w:val="00C60D58"/>
    <w:rsid w:val="00C60DE7"/>
    <w:rsid w:val="00C6116D"/>
    <w:rsid w:val="00C61950"/>
    <w:rsid w:val="00C61ED4"/>
    <w:rsid w:val="00C6439A"/>
    <w:rsid w:val="00C64A14"/>
    <w:rsid w:val="00C652A8"/>
    <w:rsid w:val="00C666CB"/>
    <w:rsid w:val="00C66D55"/>
    <w:rsid w:val="00C674AC"/>
    <w:rsid w:val="00C67EFD"/>
    <w:rsid w:val="00C70A3A"/>
    <w:rsid w:val="00C72A0F"/>
    <w:rsid w:val="00C72AB5"/>
    <w:rsid w:val="00C72C50"/>
    <w:rsid w:val="00C72EC1"/>
    <w:rsid w:val="00C742AC"/>
    <w:rsid w:val="00C744ED"/>
    <w:rsid w:val="00C74C92"/>
    <w:rsid w:val="00C752B1"/>
    <w:rsid w:val="00C7571A"/>
    <w:rsid w:val="00C75FF8"/>
    <w:rsid w:val="00C82BA6"/>
    <w:rsid w:val="00C8316B"/>
    <w:rsid w:val="00C831C4"/>
    <w:rsid w:val="00C8365D"/>
    <w:rsid w:val="00C8431F"/>
    <w:rsid w:val="00C8692B"/>
    <w:rsid w:val="00C90065"/>
    <w:rsid w:val="00C91489"/>
    <w:rsid w:val="00C94F55"/>
    <w:rsid w:val="00C96EC6"/>
    <w:rsid w:val="00C97DAF"/>
    <w:rsid w:val="00CA05D7"/>
    <w:rsid w:val="00CA2A0C"/>
    <w:rsid w:val="00CA3033"/>
    <w:rsid w:val="00CA474B"/>
    <w:rsid w:val="00CA5D34"/>
    <w:rsid w:val="00CA5F6E"/>
    <w:rsid w:val="00CA6821"/>
    <w:rsid w:val="00CA6F2A"/>
    <w:rsid w:val="00CA7789"/>
    <w:rsid w:val="00CA7FA9"/>
    <w:rsid w:val="00CB2A38"/>
    <w:rsid w:val="00CB39F5"/>
    <w:rsid w:val="00CB3E49"/>
    <w:rsid w:val="00CB4FCC"/>
    <w:rsid w:val="00CB5019"/>
    <w:rsid w:val="00CB52A7"/>
    <w:rsid w:val="00CB5442"/>
    <w:rsid w:val="00CC05CE"/>
    <w:rsid w:val="00CC0C2A"/>
    <w:rsid w:val="00CC0D0B"/>
    <w:rsid w:val="00CC324C"/>
    <w:rsid w:val="00CC41A7"/>
    <w:rsid w:val="00CC45EC"/>
    <w:rsid w:val="00CC48D6"/>
    <w:rsid w:val="00CD2314"/>
    <w:rsid w:val="00CD27F3"/>
    <w:rsid w:val="00CD2939"/>
    <w:rsid w:val="00CD3F50"/>
    <w:rsid w:val="00CD42DC"/>
    <w:rsid w:val="00CD4925"/>
    <w:rsid w:val="00CD5135"/>
    <w:rsid w:val="00CD518B"/>
    <w:rsid w:val="00CD6A47"/>
    <w:rsid w:val="00CD6C95"/>
    <w:rsid w:val="00CD7AE8"/>
    <w:rsid w:val="00CE2024"/>
    <w:rsid w:val="00CE2911"/>
    <w:rsid w:val="00CE34AC"/>
    <w:rsid w:val="00CE3D6E"/>
    <w:rsid w:val="00CE51F4"/>
    <w:rsid w:val="00CE5418"/>
    <w:rsid w:val="00CE5838"/>
    <w:rsid w:val="00CE66D6"/>
    <w:rsid w:val="00CE674D"/>
    <w:rsid w:val="00CE678B"/>
    <w:rsid w:val="00CF24FA"/>
    <w:rsid w:val="00CF34F6"/>
    <w:rsid w:val="00CF3537"/>
    <w:rsid w:val="00CF3C72"/>
    <w:rsid w:val="00CF4950"/>
    <w:rsid w:val="00CF507C"/>
    <w:rsid w:val="00CF601E"/>
    <w:rsid w:val="00CF60AA"/>
    <w:rsid w:val="00CF6C25"/>
    <w:rsid w:val="00D03B06"/>
    <w:rsid w:val="00D053B4"/>
    <w:rsid w:val="00D0608F"/>
    <w:rsid w:val="00D06D40"/>
    <w:rsid w:val="00D077D2"/>
    <w:rsid w:val="00D0794B"/>
    <w:rsid w:val="00D1031E"/>
    <w:rsid w:val="00D105ED"/>
    <w:rsid w:val="00D10A30"/>
    <w:rsid w:val="00D1100B"/>
    <w:rsid w:val="00D12A0B"/>
    <w:rsid w:val="00D12BFE"/>
    <w:rsid w:val="00D137D6"/>
    <w:rsid w:val="00D15BE3"/>
    <w:rsid w:val="00D161D6"/>
    <w:rsid w:val="00D16496"/>
    <w:rsid w:val="00D17A66"/>
    <w:rsid w:val="00D2089B"/>
    <w:rsid w:val="00D20C29"/>
    <w:rsid w:val="00D20CE1"/>
    <w:rsid w:val="00D212E3"/>
    <w:rsid w:val="00D22FFD"/>
    <w:rsid w:val="00D24EC0"/>
    <w:rsid w:val="00D26F57"/>
    <w:rsid w:val="00D32BCD"/>
    <w:rsid w:val="00D3349E"/>
    <w:rsid w:val="00D348AC"/>
    <w:rsid w:val="00D353B6"/>
    <w:rsid w:val="00D355B9"/>
    <w:rsid w:val="00D35D3E"/>
    <w:rsid w:val="00D365E6"/>
    <w:rsid w:val="00D3668D"/>
    <w:rsid w:val="00D3735A"/>
    <w:rsid w:val="00D37EE9"/>
    <w:rsid w:val="00D41A2A"/>
    <w:rsid w:val="00D4343B"/>
    <w:rsid w:val="00D43D46"/>
    <w:rsid w:val="00D44050"/>
    <w:rsid w:val="00D45737"/>
    <w:rsid w:val="00D45854"/>
    <w:rsid w:val="00D476CD"/>
    <w:rsid w:val="00D51A67"/>
    <w:rsid w:val="00D53F0E"/>
    <w:rsid w:val="00D550F1"/>
    <w:rsid w:val="00D558A4"/>
    <w:rsid w:val="00D57181"/>
    <w:rsid w:val="00D574DC"/>
    <w:rsid w:val="00D576E1"/>
    <w:rsid w:val="00D579FB"/>
    <w:rsid w:val="00D607D5"/>
    <w:rsid w:val="00D61C46"/>
    <w:rsid w:val="00D620F8"/>
    <w:rsid w:val="00D623D7"/>
    <w:rsid w:val="00D6242A"/>
    <w:rsid w:val="00D6281E"/>
    <w:rsid w:val="00D63254"/>
    <w:rsid w:val="00D63DEA"/>
    <w:rsid w:val="00D64B25"/>
    <w:rsid w:val="00D650D2"/>
    <w:rsid w:val="00D6528B"/>
    <w:rsid w:val="00D6570F"/>
    <w:rsid w:val="00D657D8"/>
    <w:rsid w:val="00D66452"/>
    <w:rsid w:val="00D66986"/>
    <w:rsid w:val="00D703F3"/>
    <w:rsid w:val="00D71016"/>
    <w:rsid w:val="00D71834"/>
    <w:rsid w:val="00D740C8"/>
    <w:rsid w:val="00D74DC6"/>
    <w:rsid w:val="00D8182F"/>
    <w:rsid w:val="00D81A5D"/>
    <w:rsid w:val="00D83439"/>
    <w:rsid w:val="00D836B4"/>
    <w:rsid w:val="00D84D81"/>
    <w:rsid w:val="00D8678C"/>
    <w:rsid w:val="00D87D2F"/>
    <w:rsid w:val="00D90D25"/>
    <w:rsid w:val="00D90D5B"/>
    <w:rsid w:val="00D91223"/>
    <w:rsid w:val="00D9277A"/>
    <w:rsid w:val="00D962D4"/>
    <w:rsid w:val="00D962FA"/>
    <w:rsid w:val="00DA0E96"/>
    <w:rsid w:val="00DA1A55"/>
    <w:rsid w:val="00DA2532"/>
    <w:rsid w:val="00DA25BA"/>
    <w:rsid w:val="00DA2E9C"/>
    <w:rsid w:val="00DA2F09"/>
    <w:rsid w:val="00DA332C"/>
    <w:rsid w:val="00DA3B46"/>
    <w:rsid w:val="00DA403C"/>
    <w:rsid w:val="00DA4DFD"/>
    <w:rsid w:val="00DA64D8"/>
    <w:rsid w:val="00DA69E6"/>
    <w:rsid w:val="00DA7B90"/>
    <w:rsid w:val="00DA7C61"/>
    <w:rsid w:val="00DB002E"/>
    <w:rsid w:val="00DB04D5"/>
    <w:rsid w:val="00DB3488"/>
    <w:rsid w:val="00DB4024"/>
    <w:rsid w:val="00DB4BD8"/>
    <w:rsid w:val="00DB5B2D"/>
    <w:rsid w:val="00DC034D"/>
    <w:rsid w:val="00DC035F"/>
    <w:rsid w:val="00DC245B"/>
    <w:rsid w:val="00DC2838"/>
    <w:rsid w:val="00DC32BC"/>
    <w:rsid w:val="00DC37F6"/>
    <w:rsid w:val="00DC4446"/>
    <w:rsid w:val="00DC4722"/>
    <w:rsid w:val="00DC4779"/>
    <w:rsid w:val="00DC5007"/>
    <w:rsid w:val="00DC5407"/>
    <w:rsid w:val="00DC540D"/>
    <w:rsid w:val="00DD06C2"/>
    <w:rsid w:val="00DD2D2C"/>
    <w:rsid w:val="00DD316B"/>
    <w:rsid w:val="00DD3E08"/>
    <w:rsid w:val="00DD5EC2"/>
    <w:rsid w:val="00DD6AE9"/>
    <w:rsid w:val="00DD6C52"/>
    <w:rsid w:val="00DD78CC"/>
    <w:rsid w:val="00DE01A5"/>
    <w:rsid w:val="00DE31B1"/>
    <w:rsid w:val="00DE40E5"/>
    <w:rsid w:val="00DE49FD"/>
    <w:rsid w:val="00DE6EC9"/>
    <w:rsid w:val="00DE715D"/>
    <w:rsid w:val="00DE791E"/>
    <w:rsid w:val="00DE7D3A"/>
    <w:rsid w:val="00DF23F4"/>
    <w:rsid w:val="00DF4E21"/>
    <w:rsid w:val="00DF5D16"/>
    <w:rsid w:val="00DF6B63"/>
    <w:rsid w:val="00DF7192"/>
    <w:rsid w:val="00DF79C6"/>
    <w:rsid w:val="00DF7BF3"/>
    <w:rsid w:val="00E01020"/>
    <w:rsid w:val="00E04342"/>
    <w:rsid w:val="00E066AE"/>
    <w:rsid w:val="00E06CD0"/>
    <w:rsid w:val="00E07717"/>
    <w:rsid w:val="00E079B3"/>
    <w:rsid w:val="00E079D0"/>
    <w:rsid w:val="00E105CD"/>
    <w:rsid w:val="00E105F7"/>
    <w:rsid w:val="00E11026"/>
    <w:rsid w:val="00E1142B"/>
    <w:rsid w:val="00E1287D"/>
    <w:rsid w:val="00E13166"/>
    <w:rsid w:val="00E13803"/>
    <w:rsid w:val="00E13F9D"/>
    <w:rsid w:val="00E166B2"/>
    <w:rsid w:val="00E167E0"/>
    <w:rsid w:val="00E16EFC"/>
    <w:rsid w:val="00E16F13"/>
    <w:rsid w:val="00E17CAC"/>
    <w:rsid w:val="00E20971"/>
    <w:rsid w:val="00E20C22"/>
    <w:rsid w:val="00E210E1"/>
    <w:rsid w:val="00E22634"/>
    <w:rsid w:val="00E227B6"/>
    <w:rsid w:val="00E22D53"/>
    <w:rsid w:val="00E23AE3"/>
    <w:rsid w:val="00E2415D"/>
    <w:rsid w:val="00E24780"/>
    <w:rsid w:val="00E24C20"/>
    <w:rsid w:val="00E25F01"/>
    <w:rsid w:val="00E2699A"/>
    <w:rsid w:val="00E273D7"/>
    <w:rsid w:val="00E277CA"/>
    <w:rsid w:val="00E31FE6"/>
    <w:rsid w:val="00E32C2D"/>
    <w:rsid w:val="00E33452"/>
    <w:rsid w:val="00E3496B"/>
    <w:rsid w:val="00E34B9E"/>
    <w:rsid w:val="00E35D09"/>
    <w:rsid w:val="00E35E34"/>
    <w:rsid w:val="00E36619"/>
    <w:rsid w:val="00E37791"/>
    <w:rsid w:val="00E37A34"/>
    <w:rsid w:val="00E40596"/>
    <w:rsid w:val="00E40710"/>
    <w:rsid w:val="00E40A91"/>
    <w:rsid w:val="00E4155D"/>
    <w:rsid w:val="00E41BAC"/>
    <w:rsid w:val="00E424F9"/>
    <w:rsid w:val="00E42C40"/>
    <w:rsid w:val="00E43F48"/>
    <w:rsid w:val="00E44209"/>
    <w:rsid w:val="00E44A77"/>
    <w:rsid w:val="00E44F86"/>
    <w:rsid w:val="00E45EEE"/>
    <w:rsid w:val="00E45FCB"/>
    <w:rsid w:val="00E46EA1"/>
    <w:rsid w:val="00E47CA9"/>
    <w:rsid w:val="00E51189"/>
    <w:rsid w:val="00E51AB1"/>
    <w:rsid w:val="00E51F34"/>
    <w:rsid w:val="00E53705"/>
    <w:rsid w:val="00E5397A"/>
    <w:rsid w:val="00E53A9B"/>
    <w:rsid w:val="00E53C93"/>
    <w:rsid w:val="00E54ED4"/>
    <w:rsid w:val="00E55053"/>
    <w:rsid w:val="00E55CB2"/>
    <w:rsid w:val="00E56553"/>
    <w:rsid w:val="00E571C9"/>
    <w:rsid w:val="00E5784A"/>
    <w:rsid w:val="00E6081B"/>
    <w:rsid w:val="00E6104C"/>
    <w:rsid w:val="00E61647"/>
    <w:rsid w:val="00E6232C"/>
    <w:rsid w:val="00E62F64"/>
    <w:rsid w:val="00E64C74"/>
    <w:rsid w:val="00E66D98"/>
    <w:rsid w:val="00E66EA9"/>
    <w:rsid w:val="00E67C7A"/>
    <w:rsid w:val="00E67EC1"/>
    <w:rsid w:val="00E718C3"/>
    <w:rsid w:val="00E71C04"/>
    <w:rsid w:val="00E7201D"/>
    <w:rsid w:val="00E721F6"/>
    <w:rsid w:val="00E7489C"/>
    <w:rsid w:val="00E7509D"/>
    <w:rsid w:val="00E7529A"/>
    <w:rsid w:val="00E75896"/>
    <w:rsid w:val="00E7607A"/>
    <w:rsid w:val="00E76D23"/>
    <w:rsid w:val="00E77024"/>
    <w:rsid w:val="00E80871"/>
    <w:rsid w:val="00E81303"/>
    <w:rsid w:val="00E81F73"/>
    <w:rsid w:val="00E8228F"/>
    <w:rsid w:val="00E83C5C"/>
    <w:rsid w:val="00E841A9"/>
    <w:rsid w:val="00E842A3"/>
    <w:rsid w:val="00E84B08"/>
    <w:rsid w:val="00E850E7"/>
    <w:rsid w:val="00E8535F"/>
    <w:rsid w:val="00E85870"/>
    <w:rsid w:val="00E876BD"/>
    <w:rsid w:val="00E9023F"/>
    <w:rsid w:val="00E9181A"/>
    <w:rsid w:val="00E92DBD"/>
    <w:rsid w:val="00E94152"/>
    <w:rsid w:val="00E94A17"/>
    <w:rsid w:val="00E94FA4"/>
    <w:rsid w:val="00E95031"/>
    <w:rsid w:val="00E95A82"/>
    <w:rsid w:val="00E9626B"/>
    <w:rsid w:val="00E97F07"/>
    <w:rsid w:val="00EA0048"/>
    <w:rsid w:val="00EA2D9B"/>
    <w:rsid w:val="00EA321C"/>
    <w:rsid w:val="00EA551C"/>
    <w:rsid w:val="00EA56B3"/>
    <w:rsid w:val="00EA5BCB"/>
    <w:rsid w:val="00EA60ED"/>
    <w:rsid w:val="00EA6C1B"/>
    <w:rsid w:val="00EA6CFD"/>
    <w:rsid w:val="00EA7371"/>
    <w:rsid w:val="00EA7BEE"/>
    <w:rsid w:val="00EA7E09"/>
    <w:rsid w:val="00EB09C8"/>
    <w:rsid w:val="00EB165C"/>
    <w:rsid w:val="00EB2530"/>
    <w:rsid w:val="00EB28D8"/>
    <w:rsid w:val="00EB3075"/>
    <w:rsid w:val="00EB3710"/>
    <w:rsid w:val="00EB4F4D"/>
    <w:rsid w:val="00EB5112"/>
    <w:rsid w:val="00EB693C"/>
    <w:rsid w:val="00EB7378"/>
    <w:rsid w:val="00EC08D9"/>
    <w:rsid w:val="00EC0C0F"/>
    <w:rsid w:val="00EC3466"/>
    <w:rsid w:val="00EC37B9"/>
    <w:rsid w:val="00EC5842"/>
    <w:rsid w:val="00EC5F2C"/>
    <w:rsid w:val="00EC616A"/>
    <w:rsid w:val="00EC6A02"/>
    <w:rsid w:val="00EC6BFD"/>
    <w:rsid w:val="00EC790C"/>
    <w:rsid w:val="00EC7E88"/>
    <w:rsid w:val="00ED00BE"/>
    <w:rsid w:val="00ED0B39"/>
    <w:rsid w:val="00ED0FAE"/>
    <w:rsid w:val="00ED1E32"/>
    <w:rsid w:val="00ED4520"/>
    <w:rsid w:val="00ED5130"/>
    <w:rsid w:val="00ED6B1E"/>
    <w:rsid w:val="00ED76A7"/>
    <w:rsid w:val="00ED7C57"/>
    <w:rsid w:val="00EE20D7"/>
    <w:rsid w:val="00EE308D"/>
    <w:rsid w:val="00EE356A"/>
    <w:rsid w:val="00EE362E"/>
    <w:rsid w:val="00EE3FD8"/>
    <w:rsid w:val="00EE4BE2"/>
    <w:rsid w:val="00EE4D2A"/>
    <w:rsid w:val="00EE4F2E"/>
    <w:rsid w:val="00EE7663"/>
    <w:rsid w:val="00EF3070"/>
    <w:rsid w:val="00EF3F9D"/>
    <w:rsid w:val="00EF58A2"/>
    <w:rsid w:val="00EF7B68"/>
    <w:rsid w:val="00F009DA"/>
    <w:rsid w:val="00F00BEB"/>
    <w:rsid w:val="00F02313"/>
    <w:rsid w:val="00F035A7"/>
    <w:rsid w:val="00F041A2"/>
    <w:rsid w:val="00F0535F"/>
    <w:rsid w:val="00F05F23"/>
    <w:rsid w:val="00F0600E"/>
    <w:rsid w:val="00F0712C"/>
    <w:rsid w:val="00F10A4D"/>
    <w:rsid w:val="00F10F31"/>
    <w:rsid w:val="00F11536"/>
    <w:rsid w:val="00F11824"/>
    <w:rsid w:val="00F12DD7"/>
    <w:rsid w:val="00F142E1"/>
    <w:rsid w:val="00F1451D"/>
    <w:rsid w:val="00F15D8B"/>
    <w:rsid w:val="00F168FF"/>
    <w:rsid w:val="00F16CF0"/>
    <w:rsid w:val="00F2235A"/>
    <w:rsid w:val="00F22BED"/>
    <w:rsid w:val="00F2386B"/>
    <w:rsid w:val="00F240BA"/>
    <w:rsid w:val="00F24861"/>
    <w:rsid w:val="00F252FA"/>
    <w:rsid w:val="00F25332"/>
    <w:rsid w:val="00F256A2"/>
    <w:rsid w:val="00F2587B"/>
    <w:rsid w:val="00F25D35"/>
    <w:rsid w:val="00F2684D"/>
    <w:rsid w:val="00F27346"/>
    <w:rsid w:val="00F27D54"/>
    <w:rsid w:val="00F3074A"/>
    <w:rsid w:val="00F30C0A"/>
    <w:rsid w:val="00F31523"/>
    <w:rsid w:val="00F34BF5"/>
    <w:rsid w:val="00F369AE"/>
    <w:rsid w:val="00F36A7B"/>
    <w:rsid w:val="00F36D73"/>
    <w:rsid w:val="00F40D76"/>
    <w:rsid w:val="00F427B0"/>
    <w:rsid w:val="00F4315E"/>
    <w:rsid w:val="00F4331D"/>
    <w:rsid w:val="00F433F4"/>
    <w:rsid w:val="00F43889"/>
    <w:rsid w:val="00F456CE"/>
    <w:rsid w:val="00F465E2"/>
    <w:rsid w:val="00F46CBD"/>
    <w:rsid w:val="00F47941"/>
    <w:rsid w:val="00F47A78"/>
    <w:rsid w:val="00F502AD"/>
    <w:rsid w:val="00F51941"/>
    <w:rsid w:val="00F522AE"/>
    <w:rsid w:val="00F5295E"/>
    <w:rsid w:val="00F52FA1"/>
    <w:rsid w:val="00F534CF"/>
    <w:rsid w:val="00F53EA1"/>
    <w:rsid w:val="00F54A34"/>
    <w:rsid w:val="00F54E21"/>
    <w:rsid w:val="00F559E0"/>
    <w:rsid w:val="00F577AA"/>
    <w:rsid w:val="00F60A63"/>
    <w:rsid w:val="00F61EDB"/>
    <w:rsid w:val="00F64267"/>
    <w:rsid w:val="00F655DB"/>
    <w:rsid w:val="00F66D24"/>
    <w:rsid w:val="00F672DD"/>
    <w:rsid w:val="00F67C77"/>
    <w:rsid w:val="00F715B0"/>
    <w:rsid w:val="00F716A1"/>
    <w:rsid w:val="00F72B7D"/>
    <w:rsid w:val="00F7463E"/>
    <w:rsid w:val="00F7637F"/>
    <w:rsid w:val="00F7677A"/>
    <w:rsid w:val="00F76B1F"/>
    <w:rsid w:val="00F77904"/>
    <w:rsid w:val="00F77C56"/>
    <w:rsid w:val="00F804D4"/>
    <w:rsid w:val="00F81756"/>
    <w:rsid w:val="00F81C65"/>
    <w:rsid w:val="00F84A8E"/>
    <w:rsid w:val="00F84E14"/>
    <w:rsid w:val="00F84E9A"/>
    <w:rsid w:val="00F860DC"/>
    <w:rsid w:val="00F87388"/>
    <w:rsid w:val="00F87C62"/>
    <w:rsid w:val="00F906DC"/>
    <w:rsid w:val="00F94248"/>
    <w:rsid w:val="00F94591"/>
    <w:rsid w:val="00F9561E"/>
    <w:rsid w:val="00F95DFC"/>
    <w:rsid w:val="00F96040"/>
    <w:rsid w:val="00F962F7"/>
    <w:rsid w:val="00F97453"/>
    <w:rsid w:val="00FA4E3C"/>
    <w:rsid w:val="00FA5234"/>
    <w:rsid w:val="00FA53B0"/>
    <w:rsid w:val="00FA55AA"/>
    <w:rsid w:val="00FA7BEE"/>
    <w:rsid w:val="00FB1D7F"/>
    <w:rsid w:val="00FB2868"/>
    <w:rsid w:val="00FB3187"/>
    <w:rsid w:val="00FB3487"/>
    <w:rsid w:val="00FB431E"/>
    <w:rsid w:val="00FB4D05"/>
    <w:rsid w:val="00FB57CC"/>
    <w:rsid w:val="00FB7FA2"/>
    <w:rsid w:val="00FC31FE"/>
    <w:rsid w:val="00FC3493"/>
    <w:rsid w:val="00FC362C"/>
    <w:rsid w:val="00FC39EE"/>
    <w:rsid w:val="00FC4566"/>
    <w:rsid w:val="00FC4792"/>
    <w:rsid w:val="00FC4B91"/>
    <w:rsid w:val="00FC530D"/>
    <w:rsid w:val="00FC565C"/>
    <w:rsid w:val="00FC6472"/>
    <w:rsid w:val="00FC755F"/>
    <w:rsid w:val="00FC75DF"/>
    <w:rsid w:val="00FC7AAE"/>
    <w:rsid w:val="00FD15B6"/>
    <w:rsid w:val="00FD1954"/>
    <w:rsid w:val="00FD2F51"/>
    <w:rsid w:val="00FD3301"/>
    <w:rsid w:val="00FD43A4"/>
    <w:rsid w:val="00FD627B"/>
    <w:rsid w:val="00FD69FD"/>
    <w:rsid w:val="00FD6A50"/>
    <w:rsid w:val="00FD6BCF"/>
    <w:rsid w:val="00FD6E32"/>
    <w:rsid w:val="00FE049F"/>
    <w:rsid w:val="00FE0B55"/>
    <w:rsid w:val="00FE1AD4"/>
    <w:rsid w:val="00FE259C"/>
    <w:rsid w:val="00FE4BE1"/>
    <w:rsid w:val="00FE5649"/>
    <w:rsid w:val="00FE56DA"/>
    <w:rsid w:val="00FE6AC5"/>
    <w:rsid w:val="00FE73E8"/>
    <w:rsid w:val="00FE74F6"/>
    <w:rsid w:val="00FE75AD"/>
    <w:rsid w:val="00FF0D6A"/>
    <w:rsid w:val="00FF170F"/>
    <w:rsid w:val="00FF17A7"/>
    <w:rsid w:val="00FF2BF4"/>
    <w:rsid w:val="00FF3BC7"/>
    <w:rsid w:val="00FF5528"/>
    <w:rsid w:val="00FF6031"/>
    <w:rsid w:val="00FF691F"/>
    <w:rsid w:val="00FF6948"/>
    <w:rsid w:val="00FF6AD4"/>
    <w:rsid w:val="00FF6CB5"/>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370E1702"/>
  <w15:docId w15:val="{7D0C4D70-40E5-4A3B-9112-15303986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B90"/>
    <w:rPr>
      <w:rFonts w:ascii="Arial" w:hAnsi="Arial"/>
    </w:rPr>
  </w:style>
  <w:style w:type="paragraph" w:styleId="Heading1">
    <w:name w:val="heading 1"/>
    <w:basedOn w:val="Normal"/>
    <w:next w:val="Normal"/>
    <w:link w:val="Heading1Ch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Heading2">
    <w:name w:val="heading 2"/>
    <w:basedOn w:val="Normal"/>
    <w:next w:val="Normal"/>
    <w:link w:val="Heading2Ch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Heading3">
    <w:name w:val="heading 3"/>
    <w:basedOn w:val="Normal"/>
    <w:next w:val="Normal"/>
    <w:link w:val="Heading3Ch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Heading4">
    <w:name w:val="heading 4"/>
    <w:basedOn w:val="Normal"/>
    <w:next w:val="Normal"/>
    <w:link w:val="Heading4Ch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7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6C8"/>
    <w:rPr>
      <w:rFonts w:ascii="Tahoma" w:hAnsi="Tahoma" w:cs="Tahoma"/>
      <w:sz w:val="16"/>
      <w:szCs w:val="16"/>
    </w:rPr>
  </w:style>
  <w:style w:type="character" w:styleId="PlaceholderText">
    <w:name w:val="Placeholder Text"/>
    <w:basedOn w:val="DefaultParagraphFont"/>
    <w:uiPriority w:val="99"/>
    <w:semiHidden/>
    <w:rsid w:val="009E30BB"/>
    <w:rPr>
      <w:color w:val="808080"/>
    </w:rPr>
  </w:style>
  <w:style w:type="paragraph" w:styleId="ListParagraph">
    <w:name w:val="List Paragraph"/>
    <w:basedOn w:val="Normal"/>
    <w:link w:val="ListParagraphChar"/>
    <w:uiPriority w:val="34"/>
    <w:qFormat/>
    <w:rsid w:val="00584320"/>
    <w:pPr>
      <w:ind w:left="720"/>
      <w:contextualSpacing/>
    </w:pPr>
  </w:style>
  <w:style w:type="paragraph" w:styleId="Header">
    <w:name w:val="header"/>
    <w:basedOn w:val="Normal"/>
    <w:link w:val="HeaderChar"/>
    <w:uiPriority w:val="99"/>
    <w:unhideWhenUsed/>
    <w:rsid w:val="00584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320"/>
  </w:style>
  <w:style w:type="paragraph" w:styleId="Footer">
    <w:name w:val="footer"/>
    <w:basedOn w:val="Normal"/>
    <w:link w:val="FooterChar"/>
    <w:uiPriority w:val="99"/>
    <w:unhideWhenUsed/>
    <w:rsid w:val="00584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320"/>
  </w:style>
  <w:style w:type="paragraph" w:customStyle="1" w:styleId="3DSTitleChapter">
    <w:name w:val="3DS Title Chapter"/>
    <w:basedOn w:val="ListParagraph"/>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ListParagraph"/>
    <w:link w:val="3DSoldTitle1Car"/>
    <w:rsid w:val="002879D7"/>
    <w:pPr>
      <w:numPr>
        <w:numId w:val="2"/>
      </w:numPr>
    </w:pPr>
    <w:rPr>
      <w:rFonts w:cs="Arial"/>
      <w:b/>
      <w:sz w:val="32"/>
      <w:szCs w:val="32"/>
    </w:rPr>
  </w:style>
  <w:style w:type="character" w:customStyle="1" w:styleId="ListParagraphChar">
    <w:name w:val="List Paragraph Char"/>
    <w:basedOn w:val="DefaultParagraphFont"/>
    <w:link w:val="ListParagraph"/>
    <w:uiPriority w:val="34"/>
    <w:rsid w:val="002879D7"/>
  </w:style>
  <w:style w:type="character" w:customStyle="1" w:styleId="3DSTitleChapterCar">
    <w:name w:val="3DS Title Chapter Car"/>
    <w:basedOn w:val="ListParagraphChar"/>
    <w:link w:val="3DSTitleChapter"/>
    <w:rsid w:val="00021471"/>
    <w:rPr>
      <w:rFonts w:ascii="Arial" w:hAnsi="Arial" w:cs="Arial"/>
      <w:sz w:val="40"/>
      <w:szCs w:val="40"/>
      <w:lang w:val="en-US"/>
    </w:rPr>
  </w:style>
  <w:style w:type="character" w:customStyle="1" w:styleId="3DSoldTitle1Car">
    <w:name w:val="3DS old Title 1 Car"/>
    <w:basedOn w:val="ListParagraphChar"/>
    <w:link w:val="3DSoldTitle1"/>
    <w:rsid w:val="002879D7"/>
    <w:rPr>
      <w:rFonts w:ascii="Arial" w:hAnsi="Arial" w:cs="Arial"/>
      <w:b/>
      <w:sz w:val="32"/>
      <w:szCs w:val="32"/>
    </w:rPr>
  </w:style>
  <w:style w:type="paragraph" w:customStyle="1" w:styleId="3DSoldTitle2">
    <w:name w:val="3DS old Title 2"/>
    <w:basedOn w:val="ListParagraph"/>
    <w:link w:val="3DSoldTitle2Car"/>
    <w:rsid w:val="00F534CF"/>
    <w:pPr>
      <w:numPr>
        <w:ilvl w:val="1"/>
        <w:numId w:val="2"/>
      </w:numPr>
    </w:pPr>
    <w:rPr>
      <w:rFonts w:cs="Arial"/>
      <w:sz w:val="28"/>
      <w:szCs w:val="28"/>
    </w:rPr>
  </w:style>
  <w:style w:type="character" w:customStyle="1" w:styleId="3DSoldTitle2Car">
    <w:name w:val="3DS old Title 2 Car"/>
    <w:basedOn w:val="ListParagraphChar"/>
    <w:link w:val="3DSoldTitle2"/>
    <w:rsid w:val="00F534CF"/>
    <w:rPr>
      <w:rFonts w:ascii="Arial" w:hAnsi="Arial" w:cs="Arial"/>
      <w:sz w:val="28"/>
      <w:szCs w:val="28"/>
    </w:rPr>
  </w:style>
  <w:style w:type="paragraph" w:customStyle="1" w:styleId="Title1">
    <w:name w:val="Title 1"/>
    <w:basedOn w:val="Heading1"/>
    <w:link w:val="Title1Char"/>
    <w:rsid w:val="004F749C"/>
    <w:rPr>
      <w:rFonts w:ascii="Arial" w:hAnsi="Arial"/>
      <w:color w:val="auto"/>
      <w:sz w:val="36"/>
    </w:rPr>
  </w:style>
  <w:style w:type="paragraph" w:customStyle="1" w:styleId="Titre21">
    <w:name w:val="Titre 21"/>
    <w:basedOn w:val="Heading2"/>
    <w:link w:val="Titre2Char"/>
    <w:rsid w:val="004F749C"/>
    <w:pPr>
      <w:numPr>
        <w:ilvl w:val="1"/>
        <w:numId w:val="4"/>
      </w:numPr>
      <w:tabs>
        <w:tab w:val="num" w:pos="360"/>
      </w:tabs>
      <w:ind w:left="0" w:firstLine="0"/>
    </w:pPr>
    <w:rPr>
      <w:rFonts w:ascii="Arial" w:hAnsi="Arial" w:cs="Arial"/>
      <w:b w:val="0"/>
      <w:color w:val="auto"/>
      <w:sz w:val="30"/>
      <w:szCs w:val="30"/>
    </w:rPr>
  </w:style>
  <w:style w:type="character" w:customStyle="1" w:styleId="Heading1Char">
    <w:name w:val="Heading 1 Char"/>
    <w:basedOn w:val="DefaultParagraphFont"/>
    <w:link w:val="Heading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Heading1Ch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Heading3"/>
    <w:link w:val="Titre3Char"/>
    <w:rsid w:val="004F749C"/>
    <w:pPr>
      <w:numPr>
        <w:ilvl w:val="2"/>
        <w:numId w:val="5"/>
      </w:numPr>
    </w:pPr>
    <w:rPr>
      <w:rFonts w:ascii="Arial" w:hAnsi="Arial"/>
      <w:b w:val="0"/>
      <w:color w:val="auto"/>
      <w:sz w:val="26"/>
      <w:szCs w:val="26"/>
    </w:rPr>
  </w:style>
  <w:style w:type="character" w:customStyle="1" w:styleId="Heading2Char">
    <w:name w:val="Heading 2 Char"/>
    <w:basedOn w:val="DefaultParagraphFont"/>
    <w:link w:val="Heading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Heading2Char"/>
    <w:link w:val="Titre21"/>
    <w:rsid w:val="004F749C"/>
    <w:rPr>
      <w:rFonts w:ascii="Arial" w:eastAsiaTheme="majorEastAsia" w:hAnsi="Arial" w:cs="Arial"/>
      <w:b/>
      <w:bCs/>
      <w:color w:val="5B7F95" w:themeColor="accent1"/>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Heading3Char">
    <w:name w:val="Heading 3 Char"/>
    <w:basedOn w:val="DefaultParagraphFont"/>
    <w:link w:val="Heading3"/>
    <w:uiPriority w:val="9"/>
    <w:rsid w:val="004D1196"/>
    <w:rPr>
      <w:rFonts w:asciiTheme="majorHAnsi" w:eastAsiaTheme="majorEastAsia" w:hAnsiTheme="majorHAnsi" w:cstheme="majorBidi"/>
      <w:b/>
      <w:bCs/>
      <w:color w:val="005386"/>
    </w:rPr>
  </w:style>
  <w:style w:type="character" w:customStyle="1" w:styleId="Titre3Char">
    <w:name w:val="Titre 3 Char"/>
    <w:basedOn w:val="Heading3Char"/>
    <w:link w:val="Titre31"/>
    <w:rsid w:val="004F749C"/>
    <w:rPr>
      <w:rFonts w:ascii="Arial" w:eastAsiaTheme="majorEastAsia" w:hAnsi="Arial" w:cstheme="majorBidi"/>
      <w:b/>
      <w:bCs/>
      <w:color w:val="5B7F95" w:themeColor="accent1"/>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TOCHeading">
    <w:name w:val="TOC Heading"/>
    <w:basedOn w:val="Heading1"/>
    <w:next w:val="Normal"/>
    <w:uiPriority w:val="39"/>
    <w:unhideWhenUsed/>
    <w:qFormat/>
    <w:rsid w:val="008D1CA2"/>
    <w:pPr>
      <w:outlineLvl w:val="9"/>
    </w:pPr>
    <w:rPr>
      <w:lang w:val="en-US"/>
    </w:rPr>
  </w:style>
  <w:style w:type="paragraph" w:styleId="TOC1">
    <w:name w:val="toc 1"/>
    <w:basedOn w:val="Normal"/>
    <w:next w:val="Normal"/>
    <w:autoRedefine/>
    <w:uiPriority w:val="39"/>
    <w:unhideWhenUsed/>
    <w:rsid w:val="008D1CA2"/>
    <w:pPr>
      <w:spacing w:after="100"/>
    </w:pPr>
  </w:style>
  <w:style w:type="paragraph" w:styleId="TOC2">
    <w:name w:val="toc 2"/>
    <w:basedOn w:val="Normal"/>
    <w:next w:val="Normal"/>
    <w:autoRedefine/>
    <w:uiPriority w:val="39"/>
    <w:unhideWhenUsed/>
    <w:rsid w:val="008D1CA2"/>
    <w:pPr>
      <w:spacing w:after="100"/>
      <w:ind w:left="220"/>
    </w:pPr>
  </w:style>
  <w:style w:type="paragraph" w:styleId="TOC3">
    <w:name w:val="toc 3"/>
    <w:basedOn w:val="Normal"/>
    <w:next w:val="Normal"/>
    <w:autoRedefine/>
    <w:uiPriority w:val="39"/>
    <w:unhideWhenUsed/>
    <w:rsid w:val="008D1CA2"/>
    <w:pPr>
      <w:spacing w:after="100"/>
      <w:ind w:left="440"/>
    </w:pPr>
  </w:style>
  <w:style w:type="character" w:styleId="Hyperlink">
    <w:name w:val="Hyperlink"/>
    <w:basedOn w:val="DefaultParagraphFont"/>
    <w:uiPriority w:val="99"/>
    <w:unhideWhenUsed/>
    <w:rsid w:val="008D1CA2"/>
    <w:rPr>
      <w:color w:val="0000FF" w:themeColor="hyperlink"/>
      <w:u w:val="single"/>
    </w:rPr>
  </w:style>
  <w:style w:type="paragraph" w:customStyle="1" w:styleId="Titre11">
    <w:name w:val="Titre 11"/>
    <w:basedOn w:val="Heading1"/>
    <w:link w:val="Titre1Char"/>
    <w:rsid w:val="004C17F5"/>
    <w:pPr>
      <w:numPr>
        <w:numId w:val="6"/>
      </w:numPr>
    </w:pPr>
    <w:rPr>
      <w:rFonts w:ascii="Arial" w:hAnsi="Arial" w:cs="Arial"/>
      <w:color w:val="auto"/>
      <w:sz w:val="36"/>
    </w:rPr>
  </w:style>
  <w:style w:type="character" w:customStyle="1" w:styleId="Titre1Char">
    <w:name w:val="Titre 1 Char"/>
    <w:basedOn w:val="Heading1Char"/>
    <w:link w:val="Titre11"/>
    <w:rsid w:val="004C17F5"/>
    <w:rPr>
      <w:rFonts w:ascii="Arial" w:eastAsiaTheme="majorEastAsia" w:hAnsi="Arial" w:cs="Arial"/>
      <w:b/>
      <w:bCs/>
      <w:color w:val="5B7F95" w:themeColor="text1"/>
      <w:sz w:val="36"/>
      <w:szCs w:val="28"/>
    </w:rPr>
  </w:style>
  <w:style w:type="paragraph" w:customStyle="1" w:styleId="3DSTitle1">
    <w:name w:val="3DS Title 1"/>
    <w:basedOn w:val="Titre11"/>
    <w:link w:val="3DSTitle1Car"/>
    <w:qFormat/>
    <w:rsid w:val="004D1196"/>
    <w:pPr>
      <w:numPr>
        <w:numId w:val="8"/>
      </w:numPr>
    </w:pPr>
    <w:rPr>
      <w:color w:val="005386"/>
      <w:sz w:val="32"/>
    </w:rPr>
  </w:style>
  <w:style w:type="paragraph" w:customStyle="1" w:styleId="3DSTitle2">
    <w:name w:val="3DS Title 2"/>
    <w:basedOn w:val="Titre11"/>
    <w:link w:val="3DSTitle2Car"/>
    <w:qFormat/>
    <w:rsid w:val="00FD627B"/>
    <w:pPr>
      <w:numPr>
        <w:ilvl w:val="1"/>
        <w:numId w:val="8"/>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8"/>
      </w:numPr>
    </w:pPr>
    <w:rPr>
      <w:b w:val="0"/>
      <w:sz w:val="24"/>
    </w:rPr>
  </w:style>
  <w:style w:type="character" w:customStyle="1" w:styleId="3DSTitle2Car">
    <w:name w:val="3DS Title 2 Car"/>
    <w:basedOn w:val="Titre1Char"/>
    <w:link w:val="3DSTitle2"/>
    <w:rsid w:val="00FD627B"/>
    <w:rPr>
      <w:rFonts w:ascii="Arial" w:eastAsiaTheme="majorEastAsia" w:hAnsi="Arial" w:cs="Arial"/>
      <w:b/>
      <w:bCs/>
      <w:color w:val="5B7F95" w:themeColor="text1"/>
      <w:sz w:val="28"/>
      <w:szCs w:val="28"/>
    </w:rPr>
  </w:style>
  <w:style w:type="character" w:customStyle="1" w:styleId="3DSTitle3Car">
    <w:name w:val="3DS Title 3 Car"/>
    <w:basedOn w:val="Titre1Char"/>
    <w:link w:val="3DSTitle3"/>
    <w:rsid w:val="00FD627B"/>
    <w:rPr>
      <w:rFonts w:ascii="Arial" w:eastAsiaTheme="majorEastAsia" w:hAnsi="Arial" w:cs="Arial"/>
      <w:b/>
      <w:bCs/>
      <w:color w:val="5B7F95" w:themeColor="text1"/>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Heading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DefaultParagraphFont"/>
    <w:link w:val="PartTitle"/>
    <w:rsid w:val="00A85E00"/>
    <w:rPr>
      <w:rFonts w:ascii="Arial" w:eastAsiaTheme="majorEastAsia" w:hAnsi="Arial" w:cs="Arial"/>
      <w:bCs/>
      <w:sz w:val="48"/>
      <w:szCs w:val="48"/>
      <w:lang w:val="en-US"/>
    </w:rPr>
  </w:style>
  <w:style w:type="character" w:customStyle="1" w:styleId="PartSubtitleCar">
    <w:name w:val="Part Sub title Car"/>
    <w:basedOn w:val="DefaultParagraphFon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BodyText">
    <w:name w:val="Body Text"/>
    <w:basedOn w:val="Normal"/>
    <w:link w:val="BodyTextCh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uiPriority w:val="99"/>
    <w:rsid w:val="00C72A0F"/>
    <w:rPr>
      <w:rFonts w:ascii="Times New Roman" w:eastAsia="Times New Roman" w:hAnsi="Times New Roman" w:cs="Times New Roman"/>
      <w:sz w:val="24"/>
      <w:szCs w:val="20"/>
    </w:rPr>
  </w:style>
  <w:style w:type="character" w:styleId="CommentReference">
    <w:name w:val="annotation reference"/>
    <w:basedOn w:val="DefaultParagraphFont"/>
    <w:uiPriority w:val="99"/>
    <w:rsid w:val="00C72A0F"/>
    <w:rPr>
      <w:sz w:val="18"/>
    </w:rPr>
  </w:style>
  <w:style w:type="paragraph" w:styleId="CommentText">
    <w:name w:val="annotation text"/>
    <w:basedOn w:val="Normal"/>
    <w:link w:val="CommentTextChar"/>
    <w:uiPriority w:val="99"/>
    <w:rsid w:val="00C72A0F"/>
    <w:pPr>
      <w:spacing w:after="0" w:line="240" w:lineRule="auto"/>
    </w:pPr>
    <w:rPr>
      <w:rFonts w:ascii="Times New Roman" w:eastAsia="Times New Roman" w:hAnsi="Times New Roman" w:cs="Times New Roman"/>
      <w:sz w:val="24"/>
      <w:szCs w:val="20"/>
    </w:rPr>
  </w:style>
  <w:style w:type="character" w:customStyle="1" w:styleId="CommentTextChar">
    <w:name w:val="Comment Text Char"/>
    <w:basedOn w:val="DefaultParagraphFont"/>
    <w:link w:val="CommentText"/>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sid w:val="00D0794B"/>
    <w:rPr>
      <w:b/>
      <w:bCs/>
    </w:rPr>
  </w:style>
  <w:style w:type="paragraph" w:customStyle="1" w:styleId="Titre1">
    <w:name w:val="Titre1"/>
    <w:basedOn w:val="Heading2"/>
    <w:link w:val="Titre1Car"/>
    <w:qFormat/>
    <w:rsid w:val="002F1242"/>
    <w:rPr>
      <w:rFonts w:ascii="3DS V2" w:hAnsi="3DS V2" w:cs="Arial"/>
      <w:b w:val="0"/>
      <w:bCs w:val="0"/>
      <w:sz w:val="32"/>
      <w:szCs w:val="28"/>
    </w:rPr>
  </w:style>
  <w:style w:type="character" w:customStyle="1" w:styleId="mord">
    <w:name w:val="mord"/>
    <w:basedOn w:val="DefaultParagraphFont"/>
    <w:rsid w:val="00E841A9"/>
  </w:style>
  <w:style w:type="character" w:customStyle="1" w:styleId="Titre1Car">
    <w:name w:val="Titre1 Car"/>
    <w:basedOn w:val="Heading2Char"/>
    <w:link w:val="Titre1"/>
    <w:rsid w:val="002F1242"/>
    <w:rPr>
      <w:rFonts w:ascii="3DS V2" w:eastAsiaTheme="majorEastAsia" w:hAnsi="3DS V2" w:cs="Arial"/>
      <w:b w:val="0"/>
      <w:bCs w:val="0"/>
      <w:color w:val="005386"/>
      <w:sz w:val="32"/>
      <w:szCs w:val="28"/>
    </w:rPr>
  </w:style>
  <w:style w:type="character" w:customStyle="1" w:styleId="mrel">
    <w:name w:val="mrel"/>
    <w:basedOn w:val="DefaultParagraphFont"/>
    <w:rsid w:val="00E841A9"/>
  </w:style>
  <w:style w:type="character" w:customStyle="1" w:styleId="mopen">
    <w:name w:val="mopen"/>
    <w:basedOn w:val="DefaultParagraphFont"/>
    <w:rsid w:val="00E841A9"/>
  </w:style>
  <w:style w:type="character" w:customStyle="1" w:styleId="vlist-s">
    <w:name w:val="vlist-s"/>
    <w:basedOn w:val="DefaultParagraphFont"/>
    <w:rsid w:val="00E841A9"/>
  </w:style>
  <w:style w:type="character" w:customStyle="1" w:styleId="mpunct">
    <w:name w:val="mpunct"/>
    <w:basedOn w:val="DefaultParagraphFont"/>
    <w:rsid w:val="00E841A9"/>
  </w:style>
  <w:style w:type="character" w:customStyle="1" w:styleId="minner">
    <w:name w:val="minner"/>
    <w:basedOn w:val="DefaultParagraphFont"/>
    <w:rsid w:val="00E841A9"/>
  </w:style>
  <w:style w:type="character" w:customStyle="1" w:styleId="mclose">
    <w:name w:val="mclose"/>
    <w:basedOn w:val="DefaultParagraphFont"/>
    <w:rsid w:val="00E841A9"/>
  </w:style>
  <w:style w:type="character" w:customStyle="1" w:styleId="katex-mathml">
    <w:name w:val="katex-mathml"/>
    <w:basedOn w:val="DefaultParagraphFon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Emphasis">
    <w:name w:val="Emphasis"/>
    <w:basedOn w:val="DefaultParagraphFont"/>
    <w:uiPriority w:val="20"/>
    <w:qFormat/>
    <w:rsid w:val="00244B01"/>
    <w:rPr>
      <w:i/>
      <w:iCs/>
    </w:rPr>
  </w:style>
  <w:style w:type="paragraph" w:styleId="Caption">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Heading4Char">
    <w:name w:val="Heading 4 Char"/>
    <w:basedOn w:val="DefaultParagraphFont"/>
    <w:link w:val="Heading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DefaultParagraphFont"/>
    <w:rsid w:val="00E40A91"/>
  </w:style>
  <w:style w:type="character" w:customStyle="1" w:styleId="mbin">
    <w:name w:val="mbin"/>
    <w:basedOn w:val="DefaultParagraphFont"/>
    <w:rsid w:val="00A660F6"/>
  </w:style>
  <w:style w:type="table" w:styleId="TableGrid">
    <w:name w:val="Table Grid"/>
    <w:basedOn w:val="Table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906A5"/>
  </w:style>
  <w:style w:type="paragraph" w:styleId="EndnoteText">
    <w:name w:val="endnote text"/>
    <w:basedOn w:val="Normal"/>
    <w:link w:val="EndnoteTextChar"/>
    <w:uiPriority w:val="99"/>
    <w:semiHidden/>
    <w:unhideWhenUsed/>
    <w:rsid w:val="001906A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906A5"/>
    <w:rPr>
      <w:rFonts w:ascii="Arial" w:hAnsi="Arial"/>
      <w:sz w:val="20"/>
      <w:szCs w:val="20"/>
    </w:rPr>
  </w:style>
  <w:style w:type="character" w:styleId="EndnoteReference">
    <w:name w:val="endnote reference"/>
    <w:basedOn w:val="DefaultParagraphFont"/>
    <w:uiPriority w:val="99"/>
    <w:semiHidden/>
    <w:unhideWhenUsed/>
    <w:rsid w:val="001906A5"/>
    <w:rPr>
      <w:vertAlign w:val="superscript"/>
    </w:rPr>
  </w:style>
  <w:style w:type="character" w:styleId="HTMLCode">
    <w:name w:val="HTML Code"/>
    <w:basedOn w:val="DefaultParagraphFont"/>
    <w:uiPriority w:val="99"/>
    <w:semiHidden/>
    <w:unhideWhenUsed/>
    <w:rsid w:val="00064BFB"/>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FC34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493"/>
    <w:rPr>
      <w:rFonts w:ascii="Arial" w:hAnsi="Arial"/>
      <w:sz w:val="20"/>
      <w:szCs w:val="20"/>
    </w:rPr>
  </w:style>
  <w:style w:type="character" w:styleId="FootnoteReference">
    <w:name w:val="footnote reference"/>
    <w:basedOn w:val="DefaultParagraphFont"/>
    <w:uiPriority w:val="99"/>
    <w:semiHidden/>
    <w:unhideWhenUsed/>
    <w:rsid w:val="00FC3493"/>
    <w:rPr>
      <w:vertAlign w:val="superscript"/>
    </w:rPr>
  </w:style>
  <w:style w:type="character" w:styleId="UnresolvedMention">
    <w:name w:val="Unresolved Mention"/>
    <w:basedOn w:val="DefaultParagraphFont"/>
    <w:uiPriority w:val="99"/>
    <w:semiHidden/>
    <w:unhideWhenUsed/>
    <w:rsid w:val="00FC3493"/>
    <w:rPr>
      <w:color w:val="605E5C"/>
      <w:shd w:val="clear" w:color="auto" w:fill="E1DFDD"/>
    </w:rPr>
  </w:style>
  <w:style w:type="character" w:styleId="FollowedHyperlink">
    <w:name w:val="FollowedHyperlink"/>
    <w:basedOn w:val="DefaultParagraphFont"/>
    <w:uiPriority w:val="99"/>
    <w:semiHidden/>
    <w:unhideWhenUsed/>
    <w:rsid w:val="00FC3493"/>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8C0F23"/>
    <w:pPr>
      <w:spacing w:after="200"/>
    </w:pPr>
    <w:rPr>
      <w:rFonts w:ascii="Arial" w:eastAsia="SimSun" w:hAnsi="Arial" w:cstheme="minorBidi"/>
      <w:b/>
      <w:bCs/>
      <w:sz w:val="20"/>
    </w:rPr>
  </w:style>
  <w:style w:type="character" w:customStyle="1" w:styleId="CommentSubjectChar">
    <w:name w:val="Comment Subject Char"/>
    <w:basedOn w:val="CommentTextChar"/>
    <w:link w:val="CommentSubject"/>
    <w:uiPriority w:val="99"/>
    <w:semiHidden/>
    <w:rsid w:val="008C0F23"/>
    <w:rPr>
      <w:rFonts w:ascii="Arial" w:eastAsia="Times New Roman"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39550484">
      <w:bodyDiv w:val="1"/>
      <w:marLeft w:val="0"/>
      <w:marRight w:val="0"/>
      <w:marTop w:val="0"/>
      <w:marBottom w:val="0"/>
      <w:divBdr>
        <w:top w:val="none" w:sz="0" w:space="0" w:color="auto"/>
        <w:left w:val="none" w:sz="0" w:space="0" w:color="auto"/>
        <w:bottom w:val="none" w:sz="0" w:space="0" w:color="auto"/>
        <w:right w:val="none" w:sz="0" w:space="0" w:color="auto"/>
      </w:divBdr>
    </w:div>
    <w:div w:id="90396432">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18306936">
      <w:bodyDiv w:val="1"/>
      <w:marLeft w:val="0"/>
      <w:marRight w:val="0"/>
      <w:marTop w:val="0"/>
      <w:marBottom w:val="0"/>
      <w:divBdr>
        <w:top w:val="none" w:sz="0" w:space="0" w:color="auto"/>
        <w:left w:val="none" w:sz="0" w:space="0" w:color="auto"/>
        <w:bottom w:val="none" w:sz="0" w:space="0" w:color="auto"/>
        <w:right w:val="none" w:sz="0" w:space="0" w:color="auto"/>
      </w:divBdr>
      <w:divsChild>
        <w:div w:id="1242838674">
          <w:marLeft w:val="0"/>
          <w:marRight w:val="0"/>
          <w:marTop w:val="0"/>
          <w:marBottom w:val="0"/>
          <w:divBdr>
            <w:top w:val="none" w:sz="0" w:space="0" w:color="auto"/>
            <w:left w:val="none" w:sz="0" w:space="0" w:color="auto"/>
            <w:bottom w:val="none" w:sz="0" w:space="0" w:color="auto"/>
            <w:right w:val="none" w:sz="0" w:space="0" w:color="auto"/>
          </w:divBdr>
          <w:divsChild>
            <w:div w:id="580455323">
              <w:marLeft w:val="0"/>
              <w:marRight w:val="0"/>
              <w:marTop w:val="0"/>
              <w:marBottom w:val="0"/>
              <w:divBdr>
                <w:top w:val="none" w:sz="0" w:space="0" w:color="auto"/>
                <w:left w:val="none" w:sz="0" w:space="0" w:color="auto"/>
                <w:bottom w:val="none" w:sz="0" w:space="0" w:color="auto"/>
                <w:right w:val="none" w:sz="0" w:space="0" w:color="auto"/>
              </w:divBdr>
            </w:div>
            <w:div w:id="1456027620">
              <w:marLeft w:val="0"/>
              <w:marRight w:val="0"/>
              <w:marTop w:val="0"/>
              <w:marBottom w:val="0"/>
              <w:divBdr>
                <w:top w:val="none" w:sz="0" w:space="0" w:color="auto"/>
                <w:left w:val="none" w:sz="0" w:space="0" w:color="auto"/>
                <w:bottom w:val="none" w:sz="0" w:space="0" w:color="auto"/>
                <w:right w:val="none" w:sz="0" w:space="0" w:color="auto"/>
              </w:divBdr>
            </w:div>
            <w:div w:id="1183976805">
              <w:marLeft w:val="0"/>
              <w:marRight w:val="0"/>
              <w:marTop w:val="0"/>
              <w:marBottom w:val="0"/>
              <w:divBdr>
                <w:top w:val="none" w:sz="0" w:space="0" w:color="auto"/>
                <w:left w:val="none" w:sz="0" w:space="0" w:color="auto"/>
                <w:bottom w:val="none" w:sz="0" w:space="0" w:color="auto"/>
                <w:right w:val="none" w:sz="0" w:space="0" w:color="auto"/>
              </w:divBdr>
            </w:div>
            <w:div w:id="1509054938">
              <w:marLeft w:val="0"/>
              <w:marRight w:val="0"/>
              <w:marTop w:val="0"/>
              <w:marBottom w:val="0"/>
              <w:divBdr>
                <w:top w:val="none" w:sz="0" w:space="0" w:color="auto"/>
                <w:left w:val="none" w:sz="0" w:space="0" w:color="auto"/>
                <w:bottom w:val="none" w:sz="0" w:space="0" w:color="auto"/>
                <w:right w:val="none" w:sz="0" w:space="0" w:color="auto"/>
              </w:divBdr>
            </w:div>
            <w:div w:id="904805026">
              <w:marLeft w:val="0"/>
              <w:marRight w:val="0"/>
              <w:marTop w:val="0"/>
              <w:marBottom w:val="0"/>
              <w:divBdr>
                <w:top w:val="none" w:sz="0" w:space="0" w:color="auto"/>
                <w:left w:val="none" w:sz="0" w:space="0" w:color="auto"/>
                <w:bottom w:val="none" w:sz="0" w:space="0" w:color="auto"/>
                <w:right w:val="none" w:sz="0" w:space="0" w:color="auto"/>
              </w:divBdr>
            </w:div>
            <w:div w:id="1618759582">
              <w:marLeft w:val="0"/>
              <w:marRight w:val="0"/>
              <w:marTop w:val="0"/>
              <w:marBottom w:val="0"/>
              <w:divBdr>
                <w:top w:val="none" w:sz="0" w:space="0" w:color="auto"/>
                <w:left w:val="none" w:sz="0" w:space="0" w:color="auto"/>
                <w:bottom w:val="none" w:sz="0" w:space="0" w:color="auto"/>
                <w:right w:val="none" w:sz="0" w:space="0" w:color="auto"/>
              </w:divBdr>
            </w:div>
            <w:div w:id="20246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7304">
      <w:bodyDiv w:val="1"/>
      <w:marLeft w:val="0"/>
      <w:marRight w:val="0"/>
      <w:marTop w:val="0"/>
      <w:marBottom w:val="0"/>
      <w:divBdr>
        <w:top w:val="none" w:sz="0" w:space="0" w:color="auto"/>
        <w:left w:val="none" w:sz="0" w:space="0" w:color="auto"/>
        <w:bottom w:val="none" w:sz="0" w:space="0" w:color="auto"/>
        <w:right w:val="none" w:sz="0" w:space="0" w:color="auto"/>
      </w:divBdr>
    </w:div>
    <w:div w:id="126167065">
      <w:bodyDiv w:val="1"/>
      <w:marLeft w:val="0"/>
      <w:marRight w:val="0"/>
      <w:marTop w:val="0"/>
      <w:marBottom w:val="0"/>
      <w:divBdr>
        <w:top w:val="none" w:sz="0" w:space="0" w:color="auto"/>
        <w:left w:val="none" w:sz="0" w:space="0" w:color="auto"/>
        <w:bottom w:val="none" w:sz="0" w:space="0" w:color="auto"/>
        <w:right w:val="none" w:sz="0" w:space="0" w:color="auto"/>
      </w:divBdr>
    </w:div>
    <w:div w:id="149055917">
      <w:bodyDiv w:val="1"/>
      <w:marLeft w:val="0"/>
      <w:marRight w:val="0"/>
      <w:marTop w:val="0"/>
      <w:marBottom w:val="0"/>
      <w:divBdr>
        <w:top w:val="none" w:sz="0" w:space="0" w:color="auto"/>
        <w:left w:val="none" w:sz="0" w:space="0" w:color="auto"/>
        <w:bottom w:val="none" w:sz="0" w:space="0" w:color="auto"/>
        <w:right w:val="none" w:sz="0" w:space="0" w:color="auto"/>
      </w:divBdr>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180700899">
      <w:bodyDiv w:val="1"/>
      <w:marLeft w:val="0"/>
      <w:marRight w:val="0"/>
      <w:marTop w:val="0"/>
      <w:marBottom w:val="0"/>
      <w:divBdr>
        <w:top w:val="none" w:sz="0" w:space="0" w:color="auto"/>
        <w:left w:val="none" w:sz="0" w:space="0" w:color="auto"/>
        <w:bottom w:val="none" w:sz="0" w:space="0" w:color="auto"/>
        <w:right w:val="none" w:sz="0" w:space="0" w:color="auto"/>
      </w:divBdr>
    </w:div>
    <w:div w:id="25710153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377511520">
      <w:bodyDiv w:val="1"/>
      <w:marLeft w:val="0"/>
      <w:marRight w:val="0"/>
      <w:marTop w:val="0"/>
      <w:marBottom w:val="0"/>
      <w:divBdr>
        <w:top w:val="none" w:sz="0" w:space="0" w:color="auto"/>
        <w:left w:val="none" w:sz="0" w:space="0" w:color="auto"/>
        <w:bottom w:val="none" w:sz="0" w:space="0" w:color="auto"/>
        <w:right w:val="none" w:sz="0" w:space="0" w:color="auto"/>
      </w:divBdr>
    </w:div>
    <w:div w:id="396900338">
      <w:bodyDiv w:val="1"/>
      <w:marLeft w:val="0"/>
      <w:marRight w:val="0"/>
      <w:marTop w:val="0"/>
      <w:marBottom w:val="0"/>
      <w:divBdr>
        <w:top w:val="none" w:sz="0" w:space="0" w:color="auto"/>
        <w:left w:val="none" w:sz="0" w:space="0" w:color="auto"/>
        <w:bottom w:val="none" w:sz="0" w:space="0" w:color="auto"/>
        <w:right w:val="none" w:sz="0" w:space="0" w:color="auto"/>
      </w:divBdr>
    </w:div>
    <w:div w:id="397216472">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6039">
      <w:bodyDiv w:val="1"/>
      <w:marLeft w:val="0"/>
      <w:marRight w:val="0"/>
      <w:marTop w:val="0"/>
      <w:marBottom w:val="0"/>
      <w:divBdr>
        <w:top w:val="none" w:sz="0" w:space="0" w:color="auto"/>
        <w:left w:val="none" w:sz="0" w:space="0" w:color="auto"/>
        <w:bottom w:val="none" w:sz="0" w:space="0" w:color="auto"/>
        <w:right w:val="none" w:sz="0" w:space="0" w:color="auto"/>
      </w:divBdr>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533427625">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09431575">
      <w:bodyDiv w:val="1"/>
      <w:marLeft w:val="0"/>
      <w:marRight w:val="0"/>
      <w:marTop w:val="0"/>
      <w:marBottom w:val="0"/>
      <w:divBdr>
        <w:top w:val="none" w:sz="0" w:space="0" w:color="auto"/>
        <w:left w:val="none" w:sz="0" w:space="0" w:color="auto"/>
        <w:bottom w:val="none" w:sz="0" w:space="0" w:color="auto"/>
        <w:right w:val="none" w:sz="0" w:space="0" w:color="auto"/>
      </w:divBdr>
    </w:div>
    <w:div w:id="622686199">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698821578">
      <w:bodyDiv w:val="1"/>
      <w:marLeft w:val="0"/>
      <w:marRight w:val="0"/>
      <w:marTop w:val="0"/>
      <w:marBottom w:val="0"/>
      <w:divBdr>
        <w:top w:val="none" w:sz="0" w:space="0" w:color="auto"/>
        <w:left w:val="none" w:sz="0" w:space="0" w:color="auto"/>
        <w:bottom w:val="none" w:sz="0" w:space="0" w:color="auto"/>
        <w:right w:val="none" w:sz="0" w:space="0" w:color="auto"/>
      </w:divBdr>
    </w:div>
    <w:div w:id="711542108">
      <w:bodyDiv w:val="1"/>
      <w:marLeft w:val="0"/>
      <w:marRight w:val="0"/>
      <w:marTop w:val="0"/>
      <w:marBottom w:val="0"/>
      <w:divBdr>
        <w:top w:val="none" w:sz="0" w:space="0" w:color="auto"/>
        <w:left w:val="none" w:sz="0" w:space="0" w:color="auto"/>
        <w:bottom w:val="none" w:sz="0" w:space="0" w:color="auto"/>
        <w:right w:val="none" w:sz="0" w:space="0" w:color="auto"/>
      </w:divBdr>
    </w:div>
    <w:div w:id="717046698">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3466">
      <w:bodyDiv w:val="1"/>
      <w:marLeft w:val="0"/>
      <w:marRight w:val="0"/>
      <w:marTop w:val="0"/>
      <w:marBottom w:val="0"/>
      <w:divBdr>
        <w:top w:val="none" w:sz="0" w:space="0" w:color="auto"/>
        <w:left w:val="none" w:sz="0" w:space="0" w:color="auto"/>
        <w:bottom w:val="none" w:sz="0" w:space="0" w:color="auto"/>
        <w:right w:val="none" w:sz="0" w:space="0" w:color="auto"/>
      </w:divBdr>
    </w:div>
    <w:div w:id="796802217">
      <w:bodyDiv w:val="1"/>
      <w:marLeft w:val="0"/>
      <w:marRight w:val="0"/>
      <w:marTop w:val="0"/>
      <w:marBottom w:val="0"/>
      <w:divBdr>
        <w:top w:val="none" w:sz="0" w:space="0" w:color="auto"/>
        <w:left w:val="none" w:sz="0" w:space="0" w:color="auto"/>
        <w:bottom w:val="none" w:sz="0" w:space="0" w:color="auto"/>
        <w:right w:val="none" w:sz="0" w:space="0" w:color="auto"/>
      </w:divBdr>
    </w:div>
    <w:div w:id="810098914">
      <w:bodyDiv w:val="1"/>
      <w:marLeft w:val="0"/>
      <w:marRight w:val="0"/>
      <w:marTop w:val="0"/>
      <w:marBottom w:val="0"/>
      <w:divBdr>
        <w:top w:val="none" w:sz="0" w:space="0" w:color="auto"/>
        <w:left w:val="none" w:sz="0" w:space="0" w:color="auto"/>
        <w:bottom w:val="none" w:sz="0" w:space="0" w:color="auto"/>
        <w:right w:val="none" w:sz="0" w:space="0" w:color="auto"/>
      </w:divBdr>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898245495">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984237498">
      <w:bodyDiv w:val="1"/>
      <w:marLeft w:val="0"/>
      <w:marRight w:val="0"/>
      <w:marTop w:val="0"/>
      <w:marBottom w:val="0"/>
      <w:divBdr>
        <w:top w:val="none" w:sz="0" w:space="0" w:color="auto"/>
        <w:left w:val="none" w:sz="0" w:space="0" w:color="auto"/>
        <w:bottom w:val="none" w:sz="0" w:space="0" w:color="auto"/>
        <w:right w:val="none" w:sz="0" w:space="0" w:color="auto"/>
      </w:divBdr>
      <w:divsChild>
        <w:div w:id="1645281665">
          <w:marLeft w:val="0"/>
          <w:marRight w:val="0"/>
          <w:marTop w:val="0"/>
          <w:marBottom w:val="0"/>
          <w:divBdr>
            <w:top w:val="none" w:sz="0" w:space="0" w:color="auto"/>
            <w:left w:val="none" w:sz="0" w:space="0" w:color="auto"/>
            <w:bottom w:val="none" w:sz="0" w:space="0" w:color="auto"/>
            <w:right w:val="none" w:sz="0" w:space="0" w:color="auto"/>
          </w:divBdr>
          <w:divsChild>
            <w:div w:id="1242760180">
              <w:marLeft w:val="0"/>
              <w:marRight w:val="0"/>
              <w:marTop w:val="0"/>
              <w:marBottom w:val="0"/>
              <w:divBdr>
                <w:top w:val="none" w:sz="0" w:space="0" w:color="auto"/>
                <w:left w:val="none" w:sz="0" w:space="0" w:color="auto"/>
                <w:bottom w:val="none" w:sz="0" w:space="0" w:color="auto"/>
                <w:right w:val="none" w:sz="0" w:space="0" w:color="auto"/>
              </w:divBdr>
            </w:div>
            <w:div w:id="1022364504">
              <w:marLeft w:val="0"/>
              <w:marRight w:val="0"/>
              <w:marTop w:val="0"/>
              <w:marBottom w:val="0"/>
              <w:divBdr>
                <w:top w:val="none" w:sz="0" w:space="0" w:color="auto"/>
                <w:left w:val="none" w:sz="0" w:space="0" w:color="auto"/>
                <w:bottom w:val="none" w:sz="0" w:space="0" w:color="auto"/>
                <w:right w:val="none" w:sz="0" w:space="0" w:color="auto"/>
              </w:divBdr>
            </w:div>
            <w:div w:id="1064572343">
              <w:marLeft w:val="0"/>
              <w:marRight w:val="0"/>
              <w:marTop w:val="0"/>
              <w:marBottom w:val="0"/>
              <w:divBdr>
                <w:top w:val="none" w:sz="0" w:space="0" w:color="auto"/>
                <w:left w:val="none" w:sz="0" w:space="0" w:color="auto"/>
                <w:bottom w:val="none" w:sz="0" w:space="0" w:color="auto"/>
                <w:right w:val="none" w:sz="0" w:space="0" w:color="auto"/>
              </w:divBdr>
            </w:div>
            <w:div w:id="372466424">
              <w:marLeft w:val="0"/>
              <w:marRight w:val="0"/>
              <w:marTop w:val="0"/>
              <w:marBottom w:val="0"/>
              <w:divBdr>
                <w:top w:val="none" w:sz="0" w:space="0" w:color="auto"/>
                <w:left w:val="none" w:sz="0" w:space="0" w:color="auto"/>
                <w:bottom w:val="none" w:sz="0" w:space="0" w:color="auto"/>
                <w:right w:val="none" w:sz="0" w:space="0" w:color="auto"/>
              </w:divBdr>
            </w:div>
            <w:div w:id="1774209590">
              <w:marLeft w:val="0"/>
              <w:marRight w:val="0"/>
              <w:marTop w:val="0"/>
              <w:marBottom w:val="0"/>
              <w:divBdr>
                <w:top w:val="none" w:sz="0" w:space="0" w:color="auto"/>
                <w:left w:val="none" w:sz="0" w:space="0" w:color="auto"/>
                <w:bottom w:val="none" w:sz="0" w:space="0" w:color="auto"/>
                <w:right w:val="none" w:sz="0" w:space="0" w:color="auto"/>
              </w:divBdr>
            </w:div>
            <w:div w:id="641277350">
              <w:marLeft w:val="0"/>
              <w:marRight w:val="0"/>
              <w:marTop w:val="0"/>
              <w:marBottom w:val="0"/>
              <w:divBdr>
                <w:top w:val="none" w:sz="0" w:space="0" w:color="auto"/>
                <w:left w:val="none" w:sz="0" w:space="0" w:color="auto"/>
                <w:bottom w:val="none" w:sz="0" w:space="0" w:color="auto"/>
                <w:right w:val="none" w:sz="0" w:space="0" w:color="auto"/>
              </w:divBdr>
            </w:div>
            <w:div w:id="2127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3577704">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79519508">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093747048">
      <w:bodyDiv w:val="1"/>
      <w:marLeft w:val="0"/>
      <w:marRight w:val="0"/>
      <w:marTop w:val="0"/>
      <w:marBottom w:val="0"/>
      <w:divBdr>
        <w:top w:val="none" w:sz="0" w:space="0" w:color="auto"/>
        <w:left w:val="none" w:sz="0" w:space="0" w:color="auto"/>
        <w:bottom w:val="none" w:sz="0" w:space="0" w:color="auto"/>
        <w:right w:val="none" w:sz="0" w:space="0" w:color="auto"/>
      </w:divBdr>
    </w:div>
    <w:div w:id="109747964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17913653">
      <w:bodyDiv w:val="1"/>
      <w:marLeft w:val="0"/>
      <w:marRight w:val="0"/>
      <w:marTop w:val="0"/>
      <w:marBottom w:val="0"/>
      <w:divBdr>
        <w:top w:val="none" w:sz="0" w:space="0" w:color="auto"/>
        <w:left w:val="none" w:sz="0" w:space="0" w:color="auto"/>
        <w:bottom w:val="none" w:sz="0" w:space="0" w:color="auto"/>
        <w:right w:val="none" w:sz="0" w:space="0" w:color="auto"/>
      </w:divBdr>
    </w:div>
    <w:div w:id="1135486536">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0923620">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4383266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2636767">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2301">
      <w:bodyDiv w:val="1"/>
      <w:marLeft w:val="0"/>
      <w:marRight w:val="0"/>
      <w:marTop w:val="0"/>
      <w:marBottom w:val="0"/>
      <w:divBdr>
        <w:top w:val="none" w:sz="0" w:space="0" w:color="auto"/>
        <w:left w:val="none" w:sz="0" w:space="0" w:color="auto"/>
        <w:bottom w:val="none" w:sz="0" w:space="0" w:color="auto"/>
        <w:right w:val="none" w:sz="0" w:space="0" w:color="auto"/>
      </w:divBdr>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646">
      <w:bodyDiv w:val="1"/>
      <w:marLeft w:val="0"/>
      <w:marRight w:val="0"/>
      <w:marTop w:val="0"/>
      <w:marBottom w:val="0"/>
      <w:divBdr>
        <w:top w:val="none" w:sz="0" w:space="0" w:color="auto"/>
        <w:left w:val="none" w:sz="0" w:space="0" w:color="auto"/>
        <w:bottom w:val="none" w:sz="0" w:space="0" w:color="auto"/>
        <w:right w:val="none" w:sz="0" w:space="0" w:color="auto"/>
      </w:divBdr>
      <w:divsChild>
        <w:div w:id="1799109151">
          <w:marLeft w:val="0"/>
          <w:marRight w:val="0"/>
          <w:marTop w:val="0"/>
          <w:marBottom w:val="0"/>
          <w:divBdr>
            <w:top w:val="none" w:sz="0" w:space="0" w:color="auto"/>
            <w:left w:val="none" w:sz="0" w:space="0" w:color="auto"/>
            <w:bottom w:val="none" w:sz="0" w:space="0" w:color="auto"/>
            <w:right w:val="none" w:sz="0" w:space="0" w:color="auto"/>
          </w:divBdr>
          <w:divsChild>
            <w:div w:id="1360739281">
              <w:marLeft w:val="0"/>
              <w:marRight w:val="0"/>
              <w:marTop w:val="0"/>
              <w:marBottom w:val="0"/>
              <w:divBdr>
                <w:top w:val="none" w:sz="0" w:space="0" w:color="auto"/>
                <w:left w:val="none" w:sz="0" w:space="0" w:color="auto"/>
                <w:bottom w:val="none" w:sz="0" w:space="0" w:color="auto"/>
                <w:right w:val="none" w:sz="0" w:space="0" w:color="auto"/>
              </w:divBdr>
            </w:div>
            <w:div w:id="1610046066">
              <w:marLeft w:val="0"/>
              <w:marRight w:val="0"/>
              <w:marTop w:val="0"/>
              <w:marBottom w:val="0"/>
              <w:divBdr>
                <w:top w:val="none" w:sz="0" w:space="0" w:color="auto"/>
                <w:left w:val="none" w:sz="0" w:space="0" w:color="auto"/>
                <w:bottom w:val="none" w:sz="0" w:space="0" w:color="auto"/>
                <w:right w:val="none" w:sz="0" w:space="0" w:color="auto"/>
              </w:divBdr>
            </w:div>
            <w:div w:id="2100633684">
              <w:marLeft w:val="0"/>
              <w:marRight w:val="0"/>
              <w:marTop w:val="0"/>
              <w:marBottom w:val="0"/>
              <w:divBdr>
                <w:top w:val="none" w:sz="0" w:space="0" w:color="auto"/>
                <w:left w:val="none" w:sz="0" w:space="0" w:color="auto"/>
                <w:bottom w:val="none" w:sz="0" w:space="0" w:color="auto"/>
                <w:right w:val="none" w:sz="0" w:space="0" w:color="auto"/>
              </w:divBdr>
            </w:div>
            <w:div w:id="1457407111">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46512138">
              <w:marLeft w:val="0"/>
              <w:marRight w:val="0"/>
              <w:marTop w:val="0"/>
              <w:marBottom w:val="0"/>
              <w:divBdr>
                <w:top w:val="none" w:sz="0" w:space="0" w:color="auto"/>
                <w:left w:val="none" w:sz="0" w:space="0" w:color="auto"/>
                <w:bottom w:val="none" w:sz="0" w:space="0" w:color="auto"/>
                <w:right w:val="none" w:sz="0" w:space="0" w:color="auto"/>
              </w:divBdr>
            </w:div>
            <w:div w:id="14625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8146">
      <w:bodyDiv w:val="1"/>
      <w:marLeft w:val="0"/>
      <w:marRight w:val="0"/>
      <w:marTop w:val="0"/>
      <w:marBottom w:val="0"/>
      <w:divBdr>
        <w:top w:val="none" w:sz="0" w:space="0" w:color="auto"/>
        <w:left w:val="none" w:sz="0" w:space="0" w:color="auto"/>
        <w:bottom w:val="none" w:sz="0" w:space="0" w:color="auto"/>
        <w:right w:val="none" w:sz="0" w:space="0" w:color="auto"/>
      </w:divBdr>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526669519">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576166069">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44188462">
      <w:bodyDiv w:val="1"/>
      <w:marLeft w:val="0"/>
      <w:marRight w:val="0"/>
      <w:marTop w:val="0"/>
      <w:marBottom w:val="0"/>
      <w:divBdr>
        <w:top w:val="none" w:sz="0" w:space="0" w:color="auto"/>
        <w:left w:val="none" w:sz="0" w:space="0" w:color="auto"/>
        <w:bottom w:val="none" w:sz="0" w:space="0" w:color="auto"/>
        <w:right w:val="none" w:sz="0" w:space="0" w:color="auto"/>
      </w:divBdr>
    </w:div>
    <w:div w:id="1653562894">
      <w:bodyDiv w:val="1"/>
      <w:marLeft w:val="0"/>
      <w:marRight w:val="0"/>
      <w:marTop w:val="0"/>
      <w:marBottom w:val="0"/>
      <w:divBdr>
        <w:top w:val="none" w:sz="0" w:space="0" w:color="auto"/>
        <w:left w:val="none" w:sz="0" w:space="0" w:color="auto"/>
        <w:bottom w:val="none" w:sz="0" w:space="0" w:color="auto"/>
        <w:right w:val="none" w:sz="0" w:space="0" w:color="auto"/>
      </w:divBdr>
      <w:divsChild>
        <w:div w:id="1110931453">
          <w:marLeft w:val="0"/>
          <w:marRight w:val="0"/>
          <w:marTop w:val="0"/>
          <w:marBottom w:val="0"/>
          <w:divBdr>
            <w:top w:val="none" w:sz="0" w:space="0" w:color="auto"/>
            <w:left w:val="none" w:sz="0" w:space="0" w:color="auto"/>
            <w:bottom w:val="none" w:sz="0" w:space="0" w:color="auto"/>
            <w:right w:val="none" w:sz="0" w:space="0" w:color="auto"/>
          </w:divBdr>
          <w:divsChild>
            <w:div w:id="1003317503">
              <w:marLeft w:val="0"/>
              <w:marRight w:val="0"/>
              <w:marTop w:val="0"/>
              <w:marBottom w:val="0"/>
              <w:divBdr>
                <w:top w:val="none" w:sz="0" w:space="0" w:color="auto"/>
                <w:left w:val="none" w:sz="0" w:space="0" w:color="auto"/>
                <w:bottom w:val="none" w:sz="0" w:space="0" w:color="auto"/>
                <w:right w:val="none" w:sz="0" w:space="0" w:color="auto"/>
              </w:divBdr>
            </w:div>
            <w:div w:id="596133216">
              <w:marLeft w:val="0"/>
              <w:marRight w:val="0"/>
              <w:marTop w:val="0"/>
              <w:marBottom w:val="0"/>
              <w:divBdr>
                <w:top w:val="none" w:sz="0" w:space="0" w:color="auto"/>
                <w:left w:val="none" w:sz="0" w:space="0" w:color="auto"/>
                <w:bottom w:val="none" w:sz="0" w:space="0" w:color="auto"/>
                <w:right w:val="none" w:sz="0" w:space="0" w:color="auto"/>
              </w:divBdr>
            </w:div>
            <w:div w:id="281618269">
              <w:marLeft w:val="0"/>
              <w:marRight w:val="0"/>
              <w:marTop w:val="0"/>
              <w:marBottom w:val="0"/>
              <w:divBdr>
                <w:top w:val="none" w:sz="0" w:space="0" w:color="auto"/>
                <w:left w:val="none" w:sz="0" w:space="0" w:color="auto"/>
                <w:bottom w:val="none" w:sz="0" w:space="0" w:color="auto"/>
                <w:right w:val="none" w:sz="0" w:space="0" w:color="auto"/>
              </w:divBdr>
            </w:div>
            <w:div w:id="1045524310">
              <w:marLeft w:val="0"/>
              <w:marRight w:val="0"/>
              <w:marTop w:val="0"/>
              <w:marBottom w:val="0"/>
              <w:divBdr>
                <w:top w:val="none" w:sz="0" w:space="0" w:color="auto"/>
                <w:left w:val="none" w:sz="0" w:space="0" w:color="auto"/>
                <w:bottom w:val="none" w:sz="0" w:space="0" w:color="auto"/>
                <w:right w:val="none" w:sz="0" w:space="0" w:color="auto"/>
              </w:divBdr>
            </w:div>
            <w:div w:id="1877814084">
              <w:marLeft w:val="0"/>
              <w:marRight w:val="0"/>
              <w:marTop w:val="0"/>
              <w:marBottom w:val="0"/>
              <w:divBdr>
                <w:top w:val="none" w:sz="0" w:space="0" w:color="auto"/>
                <w:left w:val="none" w:sz="0" w:space="0" w:color="auto"/>
                <w:bottom w:val="none" w:sz="0" w:space="0" w:color="auto"/>
                <w:right w:val="none" w:sz="0" w:space="0" w:color="auto"/>
              </w:divBdr>
            </w:div>
            <w:div w:id="1654674583">
              <w:marLeft w:val="0"/>
              <w:marRight w:val="0"/>
              <w:marTop w:val="0"/>
              <w:marBottom w:val="0"/>
              <w:divBdr>
                <w:top w:val="none" w:sz="0" w:space="0" w:color="auto"/>
                <w:left w:val="none" w:sz="0" w:space="0" w:color="auto"/>
                <w:bottom w:val="none" w:sz="0" w:space="0" w:color="auto"/>
                <w:right w:val="none" w:sz="0" w:space="0" w:color="auto"/>
              </w:divBdr>
            </w:div>
            <w:div w:id="8957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660499074">
      <w:bodyDiv w:val="1"/>
      <w:marLeft w:val="0"/>
      <w:marRight w:val="0"/>
      <w:marTop w:val="0"/>
      <w:marBottom w:val="0"/>
      <w:divBdr>
        <w:top w:val="none" w:sz="0" w:space="0" w:color="auto"/>
        <w:left w:val="none" w:sz="0" w:space="0" w:color="auto"/>
        <w:bottom w:val="none" w:sz="0" w:space="0" w:color="auto"/>
        <w:right w:val="none" w:sz="0" w:space="0" w:color="auto"/>
      </w:divBdr>
    </w:div>
    <w:div w:id="1686593865">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87695970">
      <w:bodyDiv w:val="1"/>
      <w:marLeft w:val="0"/>
      <w:marRight w:val="0"/>
      <w:marTop w:val="0"/>
      <w:marBottom w:val="0"/>
      <w:divBdr>
        <w:top w:val="none" w:sz="0" w:space="0" w:color="auto"/>
        <w:left w:val="none" w:sz="0" w:space="0" w:color="auto"/>
        <w:bottom w:val="none" w:sz="0" w:space="0" w:color="auto"/>
        <w:right w:val="none" w:sz="0" w:space="0" w:color="auto"/>
      </w:divBdr>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45114060">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10676219">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hyperlink" Target="https://fr.wikipedia.org/wiki/Graphe_(th%C3%A9orie_des_graphes)" TargetMode="External"/><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21.png"/><Relationship Id="rId11" Type="http://schemas.openxmlformats.org/officeDocument/2006/relationships/image" Target="media/image7.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5.png"/><Relationship Id="rId14" Type="http://schemas.microsoft.com/office/2011/relationships/commentsExtended" Target="commentsExtended.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fr.wikipedia.org/wiki/Plan_(math%C3%A9matiques)" TargetMode="External"/><Relationship Id="rId43" Type="http://schemas.openxmlformats.org/officeDocument/2006/relationships/image" Target="media/image33.png"/><Relationship Id="rId48" Type="http://schemas.openxmlformats.org/officeDocument/2006/relationships/image" Target="media/image38.png"/><Relationship Id="rId56" Type="http://schemas.microsoft.com/office/2011/relationships/people" Target="people.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8.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s>
</file>

<file path=word/_rels/footer1.xml.rels><?xml version="1.0" encoding="UTF-8" standalone="yes"?>
<Relationships xmlns="http://schemas.openxmlformats.org/package/2006/relationships"><Relationship Id="rId1" Type="http://schemas.openxmlformats.org/officeDocument/2006/relationships/image" Target="media/image43.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816</TotalTime>
  <Pages>51</Pages>
  <Words>10102</Words>
  <Characters>57588</Characters>
  <Application>Microsoft Office Word</Application>
  <DocSecurity>0</DocSecurity>
  <Lines>479</Lines>
  <Paragraphs>135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3DS Word templates</vt:lpstr>
      <vt:lpstr/>
    </vt:vector>
  </TitlesOfParts>
  <Manager>MARQUES Claudia;</Manager>
  <Company>Dassault Systemes</Company>
  <LinksUpToDate>false</LinksUpToDate>
  <CharactersWithSpaces>67555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3DS Word templates</dc:title>
  <dc:subject/>
  <dc:creator>ALLAIN Marine</dc:creator>
  <cp:keywords>3DS template; Word; 2024</cp:keywords>
  <dc:description/>
  <cp:lastModifiedBy>GOUTAUDIER Sébastien</cp:lastModifiedBy>
  <cp:revision>184</cp:revision>
  <cp:lastPrinted>2025-07-31T13:41:00Z</cp:lastPrinted>
  <dcterms:created xsi:type="dcterms:W3CDTF">2025-07-31T16:26:00Z</dcterms:created>
  <dcterms:modified xsi:type="dcterms:W3CDTF">2025-08-01T09:22:00Z</dcterms:modified>
  <dc:language>English</dc:language>
</cp:coreProperties>
</file>