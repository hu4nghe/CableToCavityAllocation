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ascii="3DS V2" w:hAnsi="3DS V2" w:cs="Arial"/>
          <w:lang w:val="en-US"/>
        </w:rPr>
        <w:id w:val="1142131156"/>
        <w:docPartObj>
          <w:docPartGallery w:val="Cover Pages"/>
          <w:docPartUnique/>
        </w:docPartObj>
      </w:sdtPr>
      <w:sdtEndPr/>
      <w:sdtContent>
        <w:p w14:paraId="70C13CA9" w14:textId="77777777" w:rsidR="009509B5" w:rsidRPr="0041418D" w:rsidRDefault="009509B5" w:rsidP="00656C66">
          <w:pPr>
            <w:jc w:val="right"/>
            <w:rPr>
              <w:rFonts w:ascii="3DS V2" w:hAnsi="3DS V2" w:cs="Arial"/>
              <w:lang w:val="en-US"/>
            </w:rPr>
          </w:pPr>
          <w:r w:rsidRPr="0041418D">
            <w:rPr>
              <w:rFonts w:ascii="3DS V2" w:hAnsi="3DS V2" w:cs="Arial"/>
              <w:noProof/>
              <w:sz w:val="56"/>
              <w:szCs w:val="56"/>
              <w:lang w:val="en-US"/>
            </w:rPr>
            <w:drawing>
              <wp:anchor distT="0" distB="0" distL="114300" distR="114300" simplePos="0" relativeHeight="251664896" behindDoc="0" locked="0" layoutInCell="1" allowOverlap="1" wp14:anchorId="6F8E43D8" wp14:editId="3FCDB5E5">
                <wp:simplePos x="0" y="0"/>
                <wp:positionH relativeFrom="column">
                  <wp:posOffset>-81280</wp:posOffset>
                </wp:positionH>
                <wp:positionV relativeFrom="paragraph">
                  <wp:posOffset>-330785</wp:posOffset>
                </wp:positionV>
                <wp:extent cx="2461846" cy="773193"/>
                <wp:effectExtent l="0" t="0" r="0" b="0"/>
                <wp:wrapNone/>
                <wp:docPr id="1599288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8136" name="Image 1599288136"/>
                        <pic:cNvPicPr/>
                      </pic:nvPicPr>
                      <pic:blipFill>
                        <a:blip r:embed="rId9"/>
                        <a:stretch>
                          <a:fillRect/>
                        </a:stretch>
                      </pic:blipFill>
                      <pic:spPr>
                        <a:xfrm>
                          <a:off x="0" y="0"/>
                          <a:ext cx="2461846" cy="773193"/>
                        </a:xfrm>
                        <a:prstGeom prst="rect">
                          <a:avLst/>
                        </a:prstGeom>
                      </pic:spPr>
                    </pic:pic>
                  </a:graphicData>
                </a:graphic>
                <wp14:sizeRelH relativeFrom="margin">
                  <wp14:pctWidth>0</wp14:pctWidth>
                </wp14:sizeRelH>
                <wp14:sizeRelV relativeFrom="margin">
                  <wp14:pctHeight>0</wp14:pctHeight>
                </wp14:sizeRelV>
              </wp:anchor>
            </w:drawing>
          </w:r>
        </w:p>
        <w:p w14:paraId="40410D51" w14:textId="77777777" w:rsidR="009509B5" w:rsidRPr="0041418D" w:rsidRDefault="009509B5" w:rsidP="00656C66">
          <w:pPr>
            <w:jc w:val="right"/>
            <w:rPr>
              <w:rFonts w:ascii="3DS V2" w:hAnsi="3DS V2" w:cs="Arial"/>
              <w:lang w:val="en-US"/>
            </w:rPr>
          </w:pPr>
        </w:p>
        <w:p w14:paraId="1AA8A1E3" w14:textId="77777777" w:rsidR="009509B5" w:rsidRPr="0041418D" w:rsidRDefault="009509B5" w:rsidP="00656C66">
          <w:pPr>
            <w:jc w:val="right"/>
            <w:rPr>
              <w:rFonts w:ascii="3DS V2" w:hAnsi="3DS V2" w:cs="Arial"/>
              <w:lang w:val="en-US"/>
            </w:rPr>
          </w:pPr>
        </w:p>
        <w:p w14:paraId="5257438D" w14:textId="77777777" w:rsidR="009509B5" w:rsidRPr="0041418D" w:rsidRDefault="009509B5" w:rsidP="00656C66">
          <w:pPr>
            <w:jc w:val="right"/>
            <w:rPr>
              <w:rFonts w:ascii="3DS V2" w:hAnsi="3DS V2" w:cs="Arial"/>
              <w:lang w:val="en-US"/>
            </w:rPr>
          </w:pPr>
        </w:p>
        <w:p w14:paraId="78C75A00" w14:textId="77777777" w:rsidR="009509B5" w:rsidRPr="0041418D" w:rsidRDefault="009509B5" w:rsidP="00656C66">
          <w:pPr>
            <w:jc w:val="right"/>
            <w:rPr>
              <w:rFonts w:ascii="3DS V2" w:hAnsi="3DS V2" w:cs="Arial"/>
              <w:lang w:val="en-US"/>
            </w:rPr>
          </w:pPr>
        </w:p>
        <w:p w14:paraId="12D4B3C7" w14:textId="77777777" w:rsidR="009509B5" w:rsidRPr="0041418D" w:rsidRDefault="009509B5" w:rsidP="00656C66">
          <w:pPr>
            <w:jc w:val="right"/>
            <w:rPr>
              <w:rFonts w:ascii="3DS V2" w:hAnsi="3DS V2" w:cs="Arial"/>
              <w:lang w:val="en-US"/>
            </w:rPr>
          </w:pPr>
        </w:p>
        <w:p w14:paraId="2AF78B68" w14:textId="77777777" w:rsidR="009509B5" w:rsidRPr="0041418D" w:rsidRDefault="009509B5" w:rsidP="009509B5">
          <w:pPr>
            <w:rPr>
              <w:rFonts w:ascii="3DS V2" w:hAnsi="3DS V2" w:cs="Arial"/>
              <w:sz w:val="56"/>
              <w:szCs w:val="56"/>
              <w:lang w:val="en-US"/>
            </w:rPr>
          </w:pPr>
        </w:p>
        <w:p w14:paraId="75ABEADF" w14:textId="0796C5A2" w:rsidR="00656C66" w:rsidRPr="009B189C" w:rsidRDefault="00643456" w:rsidP="009509B5">
          <w:pPr>
            <w:spacing w:line="240" w:lineRule="auto"/>
            <w:rPr>
              <w:rFonts w:ascii="3DS V2" w:hAnsi="3DS V2" w:cs="Arial"/>
              <w:b/>
              <w:bCs/>
              <w:color w:val="005386"/>
              <w:sz w:val="56"/>
              <w:szCs w:val="56"/>
              <w:lang w:val="en-US"/>
            </w:rPr>
          </w:pPr>
          <w:r w:rsidRPr="0041418D">
            <w:rPr>
              <w:rFonts w:ascii="3DS V2" w:hAnsi="3DS V2" w:cs="Arial"/>
              <w:b/>
              <w:bCs/>
              <w:noProof/>
              <w:color w:val="005386"/>
              <w:sz w:val="56"/>
              <w:szCs w:val="56"/>
              <w:lang w:val="en-US"/>
            </w:rPr>
            <mc:AlternateContent>
              <mc:Choice Requires="wps">
                <w:drawing>
                  <wp:anchor distT="0" distB="0" distL="114300" distR="114300" simplePos="0" relativeHeight="251662336" behindDoc="0" locked="0" layoutInCell="1" allowOverlap="1" wp14:anchorId="51C7F8EB" wp14:editId="7FA52A55">
                    <wp:simplePos x="0" y="0"/>
                    <wp:positionH relativeFrom="rightMargin">
                      <wp:posOffset>535940</wp:posOffset>
                    </wp:positionH>
                    <wp:positionV relativeFrom="page">
                      <wp:posOffset>1278890</wp:posOffset>
                    </wp:positionV>
                    <wp:extent cx="321310" cy="8139600"/>
                    <wp:effectExtent l="0" t="0" r="0" b="12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9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B6B3E33" w14:textId="678B22F5" w:rsidR="005005C8" w:rsidRPr="00111A3B" w:rsidRDefault="005005C8" w:rsidP="00592E96">
                                <w:pPr>
                                  <w:jc w:val="center"/>
                                  <w:rPr>
                                    <w:color w:val="005386"/>
                                    <w:sz w:val="12"/>
                                    <w:szCs w:val="12"/>
                                  </w:rPr>
                                </w:pPr>
                                <w:r w:rsidRPr="00C72A0F">
                                  <w:rPr>
                                    <w:rFonts w:cs="Arial"/>
                                    <w:color w:val="005386"/>
                                    <w:sz w:val="12"/>
                                    <w:szCs w:val="12"/>
                                  </w:rPr>
                                  <w:t xml:space="preserve">© Dassault Systèmes | </w:t>
                                </w:r>
                                <w:r w:rsidR="006F2839">
                                  <w:rPr>
                                    <w:rFonts w:cs="Arial"/>
                                    <w:color w:val="005386"/>
                                    <w:sz w:val="12"/>
                                    <w:szCs w:val="12"/>
                                  </w:rPr>
                                  <w:t>2025</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C7F8EB" id="_x0000_t202" coordsize="21600,21600" o:spt="202" path="m,l,21600r21600,l21600,xe">
                    <v:stroke joinstyle="miter"/>
                    <v:path gradientshapeok="t" o:connecttype="rect"/>
                  </v:shapetype>
                  <v:shape id="Text Box 2" o:spid="_x0000_s1026" type="#_x0000_t202" style="position:absolute;margin-left:42.2pt;margin-top:100.7pt;width:25.3pt;height:640.9pt;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" stroked="f" strokeweight="0">
                    <v:textbox style="layout-flow:vertical;mso-layout-flow-alt:bottom-to-top">
                      <w:txbxContent>
                        <w:p w14:paraId="1B6B3E33" w14:textId="678B22F5" w:rsidR="005005C8" w:rsidRPr="00111A3B" w:rsidRDefault="005005C8" w:rsidP="00592E96">
                          <w:pPr>
                            <w:jc w:val="center"/>
                            <w:rPr>
                              <w:color w:val="005386"/>
                              <w:sz w:val="12"/>
                              <w:szCs w:val="12"/>
                            </w:rPr>
                          </w:pPr>
                          <w:r w:rsidRPr="00C72A0F">
                            <w:rPr>
                              <w:rFonts w:cs="Arial"/>
                              <w:color w:val="005386"/>
                              <w:sz w:val="12"/>
                              <w:szCs w:val="12"/>
                            </w:rPr>
                            <w:t xml:space="preserve">© Dassault Systèmes | </w:t>
                          </w:r>
                          <w:r w:rsidR="006F2839">
                            <w:rPr>
                              <w:rFonts w:cs="Arial"/>
                              <w:color w:val="005386"/>
                              <w:sz w:val="12"/>
                              <w:szCs w:val="12"/>
                            </w:rPr>
                            <w:t>2025</w:t>
                          </w:r>
                        </w:p>
                      </w:txbxContent>
                    </v:textbox>
                    <w10:wrap anchorx="margin" anchory="page"/>
                  </v:shape>
                </w:pict>
              </mc:Fallback>
            </mc:AlternateContent>
          </w:r>
          <w:r w:rsidR="00A66145" w:rsidRPr="009B189C">
            <w:rPr>
              <w:rFonts w:ascii="3DS V2" w:hAnsi="3DS V2" w:cs="Arial"/>
              <w:b/>
              <w:bCs/>
              <w:color w:val="005386"/>
              <w:sz w:val="56"/>
              <w:szCs w:val="56"/>
              <w:lang w:val="en-US"/>
            </w:rPr>
            <w:t>Rapport de stage</w:t>
          </w:r>
        </w:p>
        <w:p w14:paraId="16D3DA3E" w14:textId="4F0416AC" w:rsidR="00D51A67" w:rsidRPr="0041418D" w:rsidRDefault="00A66145" w:rsidP="00A66145">
          <w:pPr>
            <w:spacing w:line="240" w:lineRule="auto"/>
            <w:rPr>
              <w:rFonts w:ascii="3DS V2" w:hAnsi="3DS V2" w:cs="Arial"/>
              <w:sz w:val="36"/>
              <w:szCs w:val="36"/>
              <w:lang w:val="en-US"/>
            </w:rPr>
          </w:pPr>
          <w:r w:rsidRPr="0041418D">
            <w:rPr>
              <w:rFonts w:ascii="3DS V2" w:hAnsi="3DS V2" w:cs="Arial"/>
              <w:sz w:val="36"/>
              <w:szCs w:val="36"/>
              <w:lang w:val="en-US"/>
            </w:rPr>
            <w:t xml:space="preserve">CATIA </w:t>
          </w:r>
          <w:r w:rsidR="00AC3A1F" w:rsidRPr="0041418D">
            <w:rPr>
              <w:rFonts w:ascii="3DS V2" w:hAnsi="3DS V2" w:cs="Arial"/>
              <w:sz w:val="36"/>
              <w:szCs w:val="36"/>
              <w:lang w:val="en-US"/>
            </w:rPr>
            <w:t>Electrical Logical System Design:</w:t>
          </w:r>
          <w:r w:rsidR="00D51A67" w:rsidRPr="0041418D">
            <w:rPr>
              <w:rFonts w:ascii="3DS V2" w:hAnsi="3DS V2" w:cs="Arial"/>
              <w:sz w:val="36"/>
              <w:szCs w:val="36"/>
              <w:lang w:val="en-US"/>
            </w:rPr>
            <w:t xml:space="preserve"> </w:t>
          </w:r>
        </w:p>
        <w:p w14:paraId="23C52135" w14:textId="5338EF56" w:rsidR="00A66145" w:rsidRPr="0041418D" w:rsidRDefault="00A66145" w:rsidP="00A66145">
          <w:pPr>
            <w:spacing w:line="240" w:lineRule="auto"/>
            <w:rPr>
              <w:rFonts w:ascii="3DS V2" w:hAnsi="3DS V2" w:cs="Arial"/>
              <w:sz w:val="36"/>
              <w:szCs w:val="36"/>
            </w:rPr>
          </w:pPr>
          <w:r w:rsidRPr="0041418D">
            <w:rPr>
              <w:rFonts w:ascii="3DS V2" w:hAnsi="3DS V2" w:cs="Arial"/>
              <w:sz w:val="36"/>
              <w:szCs w:val="36"/>
            </w:rPr>
            <w:t xml:space="preserve">Automatisation d’allocation </w:t>
          </w:r>
          <w:del w:id="0" w:author="GOUTAUDIER Sébastien" w:date="2025-07-29T15:13:00Z">
            <w:r w:rsidRPr="0041418D" w:rsidDel="009B189C">
              <w:rPr>
                <w:rFonts w:ascii="3DS V2" w:hAnsi="3DS V2" w:cs="Arial"/>
                <w:sz w:val="36"/>
                <w:szCs w:val="36"/>
              </w:rPr>
              <w:delText xml:space="preserve">des </w:delText>
            </w:r>
          </w:del>
          <w:ins w:id="1" w:author="GOUTAUDIER Sébastien" w:date="2025-07-29T15:13:00Z">
            <w:r w:rsidR="009B189C">
              <w:rPr>
                <w:rFonts w:ascii="3DS V2" w:hAnsi="3DS V2" w:cs="Arial"/>
                <w:sz w:val="36"/>
                <w:szCs w:val="36"/>
              </w:rPr>
              <w:t>de</w:t>
            </w:r>
            <w:r w:rsidR="009B189C" w:rsidRPr="0041418D">
              <w:rPr>
                <w:rFonts w:ascii="3DS V2" w:hAnsi="3DS V2" w:cs="Arial"/>
                <w:sz w:val="36"/>
                <w:szCs w:val="36"/>
              </w:rPr>
              <w:t xml:space="preserve"> </w:t>
            </w:r>
          </w:ins>
          <w:r w:rsidRPr="0041418D">
            <w:rPr>
              <w:rFonts w:ascii="3DS V2" w:hAnsi="3DS V2" w:cs="Arial"/>
              <w:sz w:val="36"/>
              <w:szCs w:val="36"/>
            </w:rPr>
            <w:t xml:space="preserve">câbles </w:t>
          </w:r>
          <w:r w:rsidR="00682231" w:rsidRPr="0041418D">
            <w:rPr>
              <w:rFonts w:ascii="3DS V2" w:hAnsi="3DS V2" w:cs="Arial"/>
              <w:sz w:val="36"/>
              <w:szCs w:val="36"/>
            </w:rPr>
            <w:t>aux connecteurs</w:t>
          </w:r>
          <w:ins w:id="2" w:author="GOUTAUDIER Sébastien" w:date="2025-07-30T09:09:00Z">
            <w:r w:rsidR="005A4F2E">
              <w:rPr>
                <w:rFonts w:ascii="3DS V2" w:hAnsi="3DS V2" w:cs="Arial"/>
                <w:sz w:val="36"/>
                <w:szCs w:val="36"/>
              </w:rPr>
              <w:t xml:space="preserve"> de coupure ? </w:t>
            </w:r>
          </w:ins>
        </w:p>
        <w:p w14:paraId="5F5E61E6" w14:textId="5C97BD14" w:rsidR="00584320" w:rsidRPr="009B189C" w:rsidRDefault="00584320" w:rsidP="009509B5">
          <w:pPr>
            <w:spacing w:line="240" w:lineRule="auto"/>
            <w:rPr>
              <w:rFonts w:ascii="3DS V2" w:hAnsi="3DS V2" w:cs="Arial"/>
              <w:sz w:val="44"/>
              <w:szCs w:val="44"/>
            </w:rPr>
          </w:pPr>
        </w:p>
        <w:p w14:paraId="42DE9C2E" w14:textId="77777777" w:rsidR="00584320" w:rsidRPr="009B189C" w:rsidRDefault="00584320" w:rsidP="000976C8">
          <w:pPr>
            <w:jc w:val="right"/>
            <w:rPr>
              <w:rFonts w:ascii="3DS V2" w:hAnsi="3DS V2" w:cs="Arial"/>
              <w:sz w:val="56"/>
              <w:szCs w:val="56"/>
            </w:rPr>
          </w:pPr>
        </w:p>
        <w:p w14:paraId="711A7291" w14:textId="77777777" w:rsidR="00584320" w:rsidRPr="009B189C" w:rsidRDefault="00584320" w:rsidP="000976C8">
          <w:pPr>
            <w:jc w:val="right"/>
            <w:rPr>
              <w:rFonts w:ascii="3DS V2" w:hAnsi="3DS V2" w:cs="Arial"/>
              <w:sz w:val="56"/>
              <w:szCs w:val="56"/>
            </w:rPr>
          </w:pPr>
        </w:p>
        <w:p w14:paraId="1EAA070F" w14:textId="77777777" w:rsidR="009509B5" w:rsidRPr="009B189C" w:rsidRDefault="009509B5" w:rsidP="000976C8">
          <w:pPr>
            <w:jc w:val="right"/>
            <w:rPr>
              <w:rFonts w:ascii="3DS V2" w:hAnsi="3DS V2" w:cs="Arial"/>
              <w:sz w:val="56"/>
              <w:szCs w:val="56"/>
            </w:rPr>
          </w:pPr>
        </w:p>
        <w:p w14:paraId="7BDD90F4" w14:textId="77777777" w:rsidR="00CD6A47" w:rsidRPr="009B189C" w:rsidRDefault="00CD6A47" w:rsidP="000976C8">
          <w:pPr>
            <w:jc w:val="right"/>
            <w:rPr>
              <w:rFonts w:ascii="3DS V2" w:hAnsi="3DS V2" w:cs="Arial"/>
              <w:sz w:val="56"/>
              <w:szCs w:val="56"/>
            </w:rPr>
          </w:pPr>
        </w:p>
        <w:p w14:paraId="7E0EDDEB" w14:textId="77777777" w:rsidR="00A505F0" w:rsidRPr="009B189C" w:rsidRDefault="00A505F0" w:rsidP="009E30BB">
          <w:pPr>
            <w:spacing w:line="240" w:lineRule="auto"/>
            <w:contextualSpacing/>
            <w:jc w:val="right"/>
            <w:rPr>
              <w:rFonts w:ascii="3DS V2" w:hAnsi="3DS V2" w:cs="Arial"/>
              <w:sz w:val="24"/>
              <w:szCs w:val="24"/>
            </w:rPr>
          </w:pPr>
        </w:p>
        <w:p w14:paraId="1B647530" w14:textId="77777777" w:rsidR="00F47941" w:rsidRPr="009B189C" w:rsidRDefault="00F47941" w:rsidP="009509B5">
          <w:pPr>
            <w:spacing w:line="240" w:lineRule="auto"/>
            <w:contextualSpacing/>
            <w:rPr>
              <w:rFonts w:ascii="3DS V2" w:hAnsi="3DS V2" w:cs="Arial"/>
              <w:sz w:val="24"/>
              <w:szCs w:val="24"/>
            </w:rPr>
          </w:pPr>
        </w:p>
        <w:p w14:paraId="2C26D270" w14:textId="77777777" w:rsidR="009509B5" w:rsidRPr="009B189C" w:rsidRDefault="009509B5" w:rsidP="009E30BB">
          <w:pPr>
            <w:spacing w:line="240" w:lineRule="auto"/>
            <w:contextualSpacing/>
            <w:jc w:val="right"/>
            <w:rPr>
              <w:rFonts w:ascii="3DS V2" w:hAnsi="3DS V2" w:cs="Arial"/>
              <w:sz w:val="24"/>
              <w:szCs w:val="24"/>
            </w:rPr>
          </w:pPr>
        </w:p>
        <w:p w14:paraId="6863D90B" w14:textId="77777777" w:rsidR="009509B5" w:rsidRPr="009B189C" w:rsidRDefault="009509B5" w:rsidP="009E30BB">
          <w:pPr>
            <w:spacing w:line="240" w:lineRule="auto"/>
            <w:contextualSpacing/>
            <w:jc w:val="right"/>
            <w:rPr>
              <w:rFonts w:ascii="3DS V2" w:hAnsi="3DS V2" w:cs="Arial"/>
              <w:sz w:val="24"/>
              <w:szCs w:val="24"/>
            </w:rPr>
          </w:pPr>
        </w:p>
        <w:p w14:paraId="2E1E624D" w14:textId="77777777" w:rsidR="00584320" w:rsidRPr="009B189C" w:rsidRDefault="00584320" w:rsidP="00C007B6">
          <w:pPr>
            <w:spacing w:line="240" w:lineRule="auto"/>
            <w:contextualSpacing/>
            <w:rPr>
              <w:rFonts w:ascii="3DS V2" w:hAnsi="3DS V2" w:cs="Arial"/>
              <w:sz w:val="24"/>
              <w:szCs w:val="24"/>
            </w:rPr>
          </w:pPr>
        </w:p>
        <w:p w14:paraId="5EADDD84" w14:textId="1887FF3A" w:rsidR="00494F6E" w:rsidRPr="009C324F" w:rsidRDefault="009C324F" w:rsidP="00C007B6">
          <w:pPr>
            <w:spacing w:line="240" w:lineRule="auto"/>
            <w:contextualSpacing/>
            <w:rPr>
              <w:rFonts w:ascii="3DS V2" w:hAnsi="3DS V2" w:cs="Arial"/>
              <w:sz w:val="24"/>
              <w:szCs w:val="24"/>
            </w:rPr>
          </w:pPr>
          <w:r w:rsidRPr="009C324F">
            <w:rPr>
              <w:rFonts w:ascii="3DS V2" w:hAnsi="3DS V2" w:cs="Arial"/>
              <w:sz w:val="24"/>
              <w:szCs w:val="24"/>
              <w:lang w:eastAsia="zh-CN"/>
            </w:rPr>
            <w:t xml:space="preserve">Elève : </w:t>
          </w:r>
          <w:r w:rsidR="0093790F" w:rsidRPr="009C324F">
            <w:rPr>
              <w:rFonts w:ascii="3DS V2" w:hAnsi="3DS V2" w:cs="Arial"/>
              <w:sz w:val="24"/>
              <w:szCs w:val="24"/>
            </w:rPr>
            <w:t>HUANG He</w:t>
          </w:r>
        </w:p>
        <w:p w14:paraId="345724D8" w14:textId="5E5CC2B5" w:rsidR="009C324F" w:rsidRPr="009B189C" w:rsidRDefault="009C324F" w:rsidP="00C007B6">
          <w:pPr>
            <w:spacing w:line="240" w:lineRule="auto"/>
            <w:contextualSpacing/>
            <w:rPr>
              <w:rFonts w:ascii="3DS V2" w:hAnsi="3DS V2" w:cs="Arial"/>
              <w:sz w:val="24"/>
              <w:szCs w:val="24"/>
            </w:rPr>
          </w:pPr>
          <w:r w:rsidRPr="009C324F">
            <w:rPr>
              <w:rFonts w:ascii="3DS V2" w:hAnsi="3DS V2" w:cs="Arial"/>
              <w:sz w:val="24"/>
              <w:szCs w:val="24"/>
            </w:rPr>
            <w:t>Tuteur</w:t>
          </w:r>
          <w:r w:rsidRPr="009B189C">
            <w:rPr>
              <w:rFonts w:ascii="3DS V2" w:hAnsi="3DS V2" w:cs="Arial"/>
              <w:sz w:val="24"/>
              <w:szCs w:val="24"/>
            </w:rPr>
            <w:t xml:space="preserve"> : Sébastien GOUTAUDIER</w:t>
          </w:r>
        </w:p>
        <w:p w14:paraId="66771E4F" w14:textId="015CB5C9" w:rsidR="00584320" w:rsidRPr="0041418D" w:rsidRDefault="00494F6E" w:rsidP="00494F6E">
          <w:pPr>
            <w:rPr>
              <w:rFonts w:ascii="3DS V2" w:hAnsi="3DS V2" w:cs="Arial"/>
              <w:sz w:val="24"/>
              <w:szCs w:val="24"/>
              <w:lang w:val="en-US"/>
            </w:rPr>
          </w:pPr>
          <w:r w:rsidRPr="009B189C">
            <w:rPr>
              <w:rFonts w:ascii="3DS V2" w:hAnsi="3DS V2" w:cs="Arial"/>
              <w:sz w:val="24"/>
              <w:szCs w:val="24"/>
            </w:rPr>
            <w:br w:type="page"/>
          </w:r>
        </w:p>
      </w:sdtContent>
    </w:sdt>
    <w:bookmarkStart w:id="3" w:name="_Toc171918586" w:displacedByCustomXml="next"/>
    <w:bookmarkStart w:id="4" w:name="_Toc180835303" w:displacedByCustomXml="next"/>
    <w:bookmarkStart w:id="5" w:name="_Toc180835369" w:displacedByCustomXml="next"/>
    <w:bookmarkStart w:id="6" w:name="_Toc180835435" w:displacedByCustomXml="next"/>
    <w:bookmarkStart w:id="7" w:name="_Toc180835501" w:displacedByCustomXml="next"/>
    <w:bookmarkStart w:id="8" w:name="_Ref181006413" w:displacedByCustomXml="next"/>
    <w:bookmarkStart w:id="9" w:name="_Toc181410982" w:displacedByCustomXml="next"/>
    <w:bookmarkStart w:id="10" w:name="_Toc181188180" w:displacedByCustomXml="next"/>
    <w:bookmarkStart w:id="11" w:name="_Toc188340679"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SimSun"/>
          <w:sz w:val="24"/>
          <w:szCs w:val="24"/>
        </w:rPr>
      </w:sdtEndPr>
      <w:sdtContent>
        <w:p w14:paraId="02D2A946" w14:textId="4476415E" w:rsidR="00C674AC" w:rsidRPr="0041418D" w:rsidRDefault="0069364A" w:rsidP="00C674AC">
          <w:pPr>
            <w:pStyle w:val="En-ttedetabledesmatires"/>
            <w:rPr>
              <w:rFonts w:ascii="3DS V2" w:hAnsi="3DS V2"/>
            </w:rPr>
          </w:pPr>
          <w:r w:rsidRPr="0041418D">
            <w:rPr>
              <w:rFonts w:ascii="3DS V2" w:hAnsi="3DS V2"/>
              <w:sz w:val="36"/>
              <w:szCs w:val="36"/>
            </w:rPr>
            <w:t>Table</w:t>
          </w:r>
          <w:r w:rsidR="000239B5" w:rsidRPr="0041418D">
            <w:rPr>
              <w:rFonts w:ascii="3DS V2" w:hAnsi="3DS V2"/>
              <w:sz w:val="36"/>
              <w:szCs w:val="36"/>
            </w:rPr>
            <w:t xml:space="preserve"> </w:t>
          </w:r>
          <w:r w:rsidRPr="0041418D">
            <w:rPr>
              <w:rFonts w:ascii="3DS V2" w:hAnsi="3DS V2"/>
              <w:sz w:val="36"/>
              <w:szCs w:val="36"/>
            </w:rPr>
            <w:t>des matières</w:t>
          </w:r>
        </w:p>
        <w:p w14:paraId="74F1C7A6" w14:textId="0D3E6134" w:rsidR="008C16FE" w:rsidRDefault="00C674AC">
          <w:pPr>
            <w:pStyle w:val="TM2"/>
            <w:tabs>
              <w:tab w:val="right" w:leader="dot" w:pos="9016"/>
            </w:tabs>
            <w:rPr>
              <w:rFonts w:asciiTheme="minorHAnsi" w:eastAsiaTheme="minorEastAsia" w:hAnsiTheme="minorHAnsi"/>
              <w:noProof/>
              <w:lang w:val="en-US" w:eastAsia="zh-CN"/>
            </w:rPr>
          </w:pPr>
          <w:r w:rsidRPr="00747E70">
            <w:rPr>
              <w:rFonts w:ascii="3DS V2" w:hAnsi="3DS V2"/>
              <w:sz w:val="24"/>
              <w:szCs w:val="24"/>
              <w:lang w:val="en-US"/>
            </w:rPr>
            <w:fldChar w:fldCharType="begin"/>
          </w:r>
          <w:r w:rsidRPr="00747E70">
            <w:rPr>
              <w:rFonts w:ascii="3DS V2" w:hAnsi="3DS V2"/>
              <w:sz w:val="24"/>
              <w:szCs w:val="24"/>
              <w:lang w:val="en-US"/>
            </w:rPr>
            <w:instrText xml:space="preserve"> TOC \o "1-3" \h \z \u </w:instrText>
          </w:r>
          <w:r w:rsidRPr="00747E70">
            <w:rPr>
              <w:rFonts w:ascii="3DS V2" w:hAnsi="3DS V2"/>
              <w:sz w:val="24"/>
              <w:szCs w:val="24"/>
              <w:lang w:val="en-US"/>
            </w:rPr>
            <w:fldChar w:fldCharType="separate"/>
          </w:r>
          <w:r w:rsidR="00D60E7A">
            <w:fldChar w:fldCharType="begin"/>
          </w:r>
          <w:r w:rsidR="00D60E7A">
            <w:instrText xml:space="preserve"> HYPERLINK \l "_Toc203728023" </w:instrText>
          </w:r>
          <w:r w:rsidR="00D60E7A">
            <w:fldChar w:fldCharType="separate"/>
          </w:r>
          <w:r w:rsidR="008C16FE" w:rsidRPr="0004118C">
            <w:rPr>
              <w:rStyle w:val="Lienhypertexte"/>
              <w:rFonts w:ascii="3DS V2" w:hAnsi="3DS V2" w:cs="Arial"/>
              <w:noProof/>
            </w:rPr>
            <w:t>Remerciement</w:t>
          </w:r>
          <w:ins w:id="12" w:author="GOUTAUDIER Sébastien" w:date="2025-07-29T15:13:00Z">
            <w:r w:rsidR="009B189C">
              <w:rPr>
                <w:rStyle w:val="Lienhypertexte"/>
                <w:rFonts w:ascii="3DS V2" w:hAnsi="3DS V2" w:cs="Arial"/>
                <w:noProof/>
              </w:rPr>
              <w:t>s</w:t>
            </w:r>
          </w:ins>
          <w:r w:rsidR="008C16FE">
            <w:rPr>
              <w:noProof/>
              <w:webHidden/>
            </w:rPr>
            <w:tab/>
          </w:r>
          <w:r w:rsidR="008C16FE">
            <w:rPr>
              <w:noProof/>
              <w:webHidden/>
            </w:rPr>
            <w:fldChar w:fldCharType="begin"/>
          </w:r>
          <w:r w:rsidR="008C16FE">
            <w:rPr>
              <w:noProof/>
              <w:webHidden/>
            </w:rPr>
            <w:instrText xml:space="preserve"> PAGEREF _Toc203728023 \h </w:instrText>
          </w:r>
          <w:r w:rsidR="008C16FE">
            <w:rPr>
              <w:noProof/>
              <w:webHidden/>
            </w:rPr>
          </w:r>
          <w:r w:rsidR="008C16FE">
            <w:rPr>
              <w:noProof/>
              <w:webHidden/>
            </w:rPr>
            <w:fldChar w:fldCharType="separate"/>
          </w:r>
          <w:r w:rsidR="008C16FE">
            <w:rPr>
              <w:noProof/>
              <w:webHidden/>
            </w:rPr>
            <w:t>3</w:t>
          </w:r>
          <w:r w:rsidR="008C16FE">
            <w:rPr>
              <w:noProof/>
              <w:webHidden/>
            </w:rPr>
            <w:fldChar w:fldCharType="end"/>
          </w:r>
          <w:r w:rsidR="00D60E7A">
            <w:rPr>
              <w:noProof/>
            </w:rPr>
            <w:fldChar w:fldCharType="end"/>
          </w:r>
        </w:p>
        <w:p w14:paraId="7A8526C9" w14:textId="2517E138" w:rsidR="008C16FE" w:rsidRPr="008C16FE" w:rsidRDefault="00D60E7A">
          <w:pPr>
            <w:pStyle w:val="TM2"/>
            <w:tabs>
              <w:tab w:val="right" w:leader="dot" w:pos="9016"/>
            </w:tabs>
            <w:rPr>
              <w:rFonts w:asciiTheme="minorHAnsi" w:eastAsiaTheme="minorEastAsia" w:hAnsiTheme="minorHAnsi"/>
              <w:noProof/>
              <w:sz w:val="20"/>
              <w:szCs w:val="20"/>
              <w:lang w:val="en-US" w:eastAsia="zh-CN"/>
            </w:rPr>
          </w:pPr>
          <w:r>
            <w:fldChar w:fldCharType="begin"/>
          </w:r>
          <w:r>
            <w:instrText xml:space="preserve"> HYPERLINK \l "_Toc203728024" </w:instrText>
          </w:r>
          <w:r>
            <w:fldChar w:fldCharType="separate"/>
          </w:r>
          <w:r w:rsidR="008C16FE" w:rsidRPr="008C16FE">
            <w:rPr>
              <w:rStyle w:val="Lienhypertexte"/>
              <w:rFonts w:ascii="3DS V2" w:hAnsi="3DS V2" w:cs="Arial"/>
              <w:noProof/>
              <w:sz w:val="20"/>
              <w:szCs w:val="20"/>
            </w:rPr>
            <w:t xml:space="preserve">Présentation </w:t>
          </w:r>
          <w:del w:id="13" w:author="GOUTAUDIER Sébastien" w:date="2025-07-29T15:14:00Z">
            <w:r w:rsidR="008C16FE" w:rsidRPr="008C16FE" w:rsidDel="009B189C">
              <w:rPr>
                <w:rStyle w:val="Lienhypertexte"/>
                <w:rFonts w:ascii="3DS V2" w:hAnsi="3DS V2" w:cs="Arial"/>
                <w:noProof/>
                <w:sz w:val="20"/>
                <w:szCs w:val="20"/>
              </w:rPr>
              <w:delText>d’entreprise : Dassault Systèmes</w:delText>
            </w:r>
          </w:del>
          <w:ins w:id="14" w:author="GOUTAUDIER Sébastien" w:date="2025-07-29T15:14:00Z">
            <w:r w:rsidR="009B189C">
              <w:rPr>
                <w:rStyle w:val="Lienhypertexte"/>
                <w:rFonts w:ascii="3DS V2" w:hAnsi="3DS V2" w:cs="Arial"/>
                <w:noProof/>
                <w:sz w:val="20"/>
                <w:szCs w:val="20"/>
              </w:rPr>
              <w:t>de l’entrprise Dassault Systèmes.</w:t>
            </w:r>
          </w:ins>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_Toc203728024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4</w:t>
          </w:r>
          <w:r w:rsidR="008C16FE" w:rsidRPr="008C16FE">
            <w:rPr>
              <w:noProof/>
              <w:webHidden/>
              <w:sz w:val="20"/>
              <w:szCs w:val="20"/>
            </w:rPr>
            <w:fldChar w:fldCharType="end"/>
          </w:r>
          <w:r>
            <w:rPr>
              <w:noProof/>
              <w:sz w:val="20"/>
              <w:szCs w:val="20"/>
            </w:rPr>
            <w:fldChar w:fldCharType="end"/>
          </w:r>
        </w:p>
        <w:p w14:paraId="612DD40B" w14:textId="1F1C267F"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25" w:history="1">
            <w:r w:rsidR="008C16FE" w:rsidRPr="008C16FE">
              <w:rPr>
                <w:rStyle w:val="Lienhypertexte"/>
                <w:rFonts w:ascii="3DS V2" w:hAnsi="3DS V2"/>
                <w:noProof/>
                <w:sz w:val="20"/>
                <w:szCs w:val="20"/>
              </w:rPr>
              <w:t>Introduction</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_Toc203728025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4</w:t>
            </w:r>
            <w:r w:rsidR="008C16FE" w:rsidRPr="008C16FE">
              <w:rPr>
                <w:noProof/>
                <w:webHidden/>
                <w:sz w:val="20"/>
                <w:szCs w:val="20"/>
              </w:rPr>
              <w:fldChar w:fldCharType="end"/>
            </w:r>
          </w:hyperlink>
        </w:p>
        <w:p w14:paraId="362CA0E9" w14:textId="3460666E"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26" w:history="1">
            <w:r w:rsidR="008C16FE" w:rsidRPr="008C16FE">
              <w:rPr>
                <w:rStyle w:val="Lienhypertexte"/>
                <w:rFonts w:ascii="3DS V2" w:hAnsi="3DS V2"/>
                <w:noProof/>
                <w:sz w:val="20"/>
                <w:szCs w:val="20"/>
              </w:rPr>
              <w:t>Une entreprise engagée et une présence mondiale</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_Toc203728026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5</w:t>
            </w:r>
            <w:r w:rsidR="008C16FE" w:rsidRPr="008C16FE">
              <w:rPr>
                <w:noProof/>
                <w:webHidden/>
                <w:sz w:val="20"/>
                <w:szCs w:val="20"/>
              </w:rPr>
              <w:fldChar w:fldCharType="end"/>
            </w:r>
          </w:hyperlink>
        </w:p>
        <w:p w14:paraId="6925C83C" w14:textId="5993F242"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27" w:history="1">
            <w:r w:rsidR="008C16FE" w:rsidRPr="008C16FE">
              <w:rPr>
                <w:rStyle w:val="Lienhypertexte"/>
                <w:rFonts w:ascii="3DS V2" w:hAnsi="3DS V2"/>
                <w:noProof/>
                <w:sz w:val="20"/>
                <w:szCs w:val="20"/>
              </w:rPr>
              <w:t>Une vision forte : le virtuel au service du réel</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_Toc203728027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5</w:t>
            </w:r>
            <w:r w:rsidR="008C16FE" w:rsidRPr="008C16FE">
              <w:rPr>
                <w:noProof/>
                <w:webHidden/>
                <w:sz w:val="20"/>
                <w:szCs w:val="20"/>
              </w:rPr>
              <w:fldChar w:fldCharType="end"/>
            </w:r>
          </w:hyperlink>
        </w:p>
        <w:p w14:paraId="697F8B79" w14:textId="44391B0A"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28" w:history="1">
            <w:r w:rsidR="008C16FE" w:rsidRPr="008C16FE">
              <w:rPr>
                <w:rStyle w:val="Lienhypertexte"/>
                <w:rFonts w:ascii="3DS V2" w:hAnsi="3DS V2"/>
                <w:noProof/>
                <w:sz w:val="20"/>
                <w:szCs w:val="20"/>
              </w:rPr>
              <w:t>Une culture d’innovation portée par l’esprit « IFWE »</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_Toc203728028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6</w:t>
            </w:r>
            <w:r w:rsidR="008C16FE" w:rsidRPr="008C16FE">
              <w:rPr>
                <w:noProof/>
                <w:webHidden/>
                <w:sz w:val="20"/>
                <w:szCs w:val="20"/>
              </w:rPr>
              <w:fldChar w:fldCharType="end"/>
            </w:r>
          </w:hyperlink>
        </w:p>
        <w:p w14:paraId="5D168D74" w14:textId="3DD3F152"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29" w:history="1">
            <w:r w:rsidR="008C16FE" w:rsidRPr="008C16FE">
              <w:rPr>
                <w:rStyle w:val="Lienhypertexte"/>
                <w:rFonts w:ascii="3DS V2" w:hAnsi="3DS V2"/>
                <w:noProof/>
                <w:sz w:val="20"/>
                <w:szCs w:val="20"/>
              </w:rPr>
              <w:t>Une stratégie autour de l’humain, l’industrie et les expériences</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_Toc203728029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10</w:t>
            </w:r>
            <w:r w:rsidR="008C16FE" w:rsidRPr="008C16FE">
              <w:rPr>
                <w:noProof/>
                <w:webHidden/>
                <w:sz w:val="20"/>
                <w:szCs w:val="20"/>
              </w:rPr>
              <w:fldChar w:fldCharType="end"/>
            </w:r>
          </w:hyperlink>
        </w:p>
        <w:p w14:paraId="453D7594" w14:textId="7A147D85"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30" w:history="1">
            <w:r w:rsidR="008C16FE" w:rsidRPr="008C16FE">
              <w:rPr>
                <w:rStyle w:val="Lienhypertexte"/>
                <w:rFonts w:ascii="3DS V2" w:hAnsi="3DS V2"/>
                <w:noProof/>
                <w:sz w:val="20"/>
                <w:szCs w:val="20"/>
              </w:rPr>
              <w:t>Engagement en matière de développement durable et culture d’entreprise</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_Toc203728030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10</w:t>
            </w:r>
            <w:r w:rsidR="008C16FE" w:rsidRPr="008C16FE">
              <w:rPr>
                <w:noProof/>
                <w:webHidden/>
                <w:sz w:val="20"/>
                <w:szCs w:val="20"/>
              </w:rPr>
              <w:fldChar w:fldCharType="end"/>
            </w:r>
          </w:hyperlink>
        </w:p>
        <w:p w14:paraId="61D491D2" w14:textId="1441E9B4"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31" w:history="1">
            <w:r w:rsidR="008C16FE" w:rsidRPr="008C16FE">
              <w:rPr>
                <w:rStyle w:val="Lienhypertexte"/>
                <w:rFonts w:ascii="3DS V2" w:hAnsi="3DS V2"/>
                <w:noProof/>
                <w:sz w:val="20"/>
                <w:szCs w:val="20"/>
              </w:rPr>
              <w:t>Futur : 3D UNIV+RSES</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_Toc203728031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10</w:t>
            </w:r>
            <w:r w:rsidR="008C16FE" w:rsidRPr="008C16FE">
              <w:rPr>
                <w:noProof/>
                <w:webHidden/>
                <w:sz w:val="20"/>
                <w:szCs w:val="20"/>
              </w:rPr>
              <w:fldChar w:fldCharType="end"/>
            </w:r>
          </w:hyperlink>
        </w:p>
        <w:p w14:paraId="32EB0413" w14:textId="6B521636" w:rsidR="008C16FE" w:rsidRPr="008C16FE" w:rsidRDefault="00661287">
          <w:pPr>
            <w:pStyle w:val="TM1"/>
            <w:tabs>
              <w:tab w:val="right" w:leader="dot" w:pos="9016"/>
            </w:tabs>
            <w:rPr>
              <w:rFonts w:asciiTheme="minorHAnsi" w:eastAsiaTheme="minorEastAsia" w:hAnsiTheme="minorHAnsi"/>
              <w:noProof/>
              <w:sz w:val="20"/>
              <w:szCs w:val="20"/>
              <w:lang w:val="en-US" w:eastAsia="zh-CN"/>
            </w:rPr>
          </w:pPr>
          <w:hyperlink w:anchor="_Toc203728032" w:history="1">
            <w:r w:rsidR="008C16FE" w:rsidRPr="008C16FE">
              <w:rPr>
                <w:rStyle w:val="Lienhypertexte"/>
                <w:rFonts w:ascii="3DS V2" w:hAnsi="3DS V2"/>
                <w:b/>
                <w:noProof/>
                <w:sz w:val="20"/>
                <w:szCs w:val="20"/>
              </w:rPr>
              <w:t>La mission du stage</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_Toc203728032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11</w:t>
            </w:r>
            <w:r w:rsidR="008C16FE" w:rsidRPr="008C16FE">
              <w:rPr>
                <w:noProof/>
                <w:webHidden/>
                <w:sz w:val="20"/>
                <w:szCs w:val="20"/>
              </w:rPr>
              <w:fldChar w:fldCharType="end"/>
            </w:r>
          </w:hyperlink>
        </w:p>
        <w:p w14:paraId="7D081E1F" w14:textId="521EAF8A" w:rsidR="008C16FE" w:rsidRPr="008C16FE" w:rsidRDefault="00661287">
          <w:pPr>
            <w:pStyle w:val="TM2"/>
            <w:tabs>
              <w:tab w:val="right" w:leader="dot" w:pos="9016"/>
            </w:tabs>
            <w:rPr>
              <w:rFonts w:asciiTheme="minorHAnsi" w:eastAsiaTheme="minorEastAsia" w:hAnsiTheme="minorHAnsi"/>
              <w:noProof/>
              <w:sz w:val="20"/>
              <w:szCs w:val="20"/>
              <w:lang w:val="en-US" w:eastAsia="zh-CN"/>
            </w:rPr>
          </w:pPr>
          <w:hyperlink w:anchor="_Toc203728033" w:history="1">
            <w:r w:rsidR="008C16FE" w:rsidRPr="008C16FE">
              <w:rPr>
                <w:rStyle w:val="Lienhypertexte"/>
                <w:rFonts w:ascii="3DS V2" w:hAnsi="3DS V2" w:cs="Arial"/>
                <w:noProof/>
                <w:sz w:val="20"/>
                <w:szCs w:val="20"/>
              </w:rPr>
              <w:t>Contexte et Objectif</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_Toc203728033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12</w:t>
            </w:r>
            <w:r w:rsidR="008C16FE" w:rsidRPr="008C16FE">
              <w:rPr>
                <w:noProof/>
                <w:webHidden/>
                <w:sz w:val="20"/>
                <w:szCs w:val="20"/>
              </w:rPr>
              <w:fldChar w:fldCharType="end"/>
            </w:r>
          </w:hyperlink>
        </w:p>
        <w:p w14:paraId="3B788792" w14:textId="6116193F" w:rsidR="008C16FE" w:rsidRPr="008C16FE" w:rsidRDefault="00661287">
          <w:pPr>
            <w:pStyle w:val="TM2"/>
            <w:tabs>
              <w:tab w:val="right" w:leader="dot" w:pos="9016"/>
            </w:tabs>
            <w:rPr>
              <w:rFonts w:asciiTheme="minorHAnsi" w:eastAsiaTheme="minorEastAsia" w:hAnsiTheme="minorHAnsi"/>
              <w:noProof/>
              <w:sz w:val="20"/>
              <w:szCs w:val="20"/>
              <w:lang w:val="en-US" w:eastAsia="zh-CN"/>
            </w:rPr>
          </w:pPr>
          <w:hyperlink w:anchor="_Toc203728034" w:history="1">
            <w:r w:rsidR="008C16FE" w:rsidRPr="008C16FE">
              <w:rPr>
                <w:rStyle w:val="Lienhypertexte"/>
                <w:rFonts w:ascii="3DS V2" w:hAnsi="3DS V2" w:cs="Arial"/>
                <w:noProof/>
                <w:sz w:val="20"/>
                <w:szCs w:val="20"/>
              </w:rPr>
              <w:t>Phase 1 : Conception d’algorithme</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_Toc203728034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13</w:t>
            </w:r>
            <w:r w:rsidR="008C16FE" w:rsidRPr="008C16FE">
              <w:rPr>
                <w:noProof/>
                <w:webHidden/>
                <w:sz w:val="20"/>
                <w:szCs w:val="20"/>
              </w:rPr>
              <w:fldChar w:fldCharType="end"/>
            </w:r>
          </w:hyperlink>
        </w:p>
        <w:p w14:paraId="19F5ACB4" w14:textId="5D548F1A"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35" w:history="1">
            <w:r w:rsidR="008C16FE" w:rsidRPr="008C16FE">
              <w:rPr>
                <w:rStyle w:val="Lienhypertexte"/>
                <w:rFonts w:ascii="3DS V2" w:hAnsi="3DS V2"/>
                <w:noProof/>
                <w:sz w:val="20"/>
                <w:szCs w:val="20"/>
              </w:rPr>
              <w:t>Modélisation du problématique</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_Toc203728035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13</w:t>
            </w:r>
            <w:r w:rsidR="008C16FE" w:rsidRPr="008C16FE">
              <w:rPr>
                <w:noProof/>
                <w:webHidden/>
                <w:sz w:val="20"/>
                <w:szCs w:val="20"/>
              </w:rPr>
              <w:fldChar w:fldCharType="end"/>
            </w:r>
          </w:hyperlink>
        </w:p>
        <w:p w14:paraId="00EF45DE" w14:textId="6D53C6DF"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36" w:history="1">
            <w:r w:rsidR="008C16FE" w:rsidRPr="008C16FE">
              <w:rPr>
                <w:rStyle w:val="Lienhypertexte"/>
                <w:rFonts w:ascii="3DS V2" w:hAnsi="3DS V2"/>
                <w:noProof/>
                <w:sz w:val="20"/>
                <w:szCs w:val="20"/>
              </w:rPr>
              <w:t>La notion de « être proche »</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_Toc203728036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14</w:t>
            </w:r>
            <w:r w:rsidR="008C16FE" w:rsidRPr="008C16FE">
              <w:rPr>
                <w:noProof/>
                <w:webHidden/>
                <w:sz w:val="20"/>
                <w:szCs w:val="20"/>
              </w:rPr>
              <w:fldChar w:fldCharType="end"/>
            </w:r>
          </w:hyperlink>
        </w:p>
        <w:p w14:paraId="76580C45" w14:textId="6EFCDE7E"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37" w:history="1">
            <w:r w:rsidR="008C16FE" w:rsidRPr="008C16FE">
              <w:rPr>
                <w:rStyle w:val="Lienhypertexte"/>
                <w:rFonts w:ascii="3DS V2" w:hAnsi="3DS V2"/>
                <w:noProof/>
                <w:sz w:val="20"/>
                <w:szCs w:val="20"/>
              </w:rPr>
              <w:t>Stratégie de recherche</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_Toc203728037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16</w:t>
            </w:r>
            <w:r w:rsidR="008C16FE" w:rsidRPr="008C16FE">
              <w:rPr>
                <w:noProof/>
                <w:webHidden/>
                <w:sz w:val="20"/>
                <w:szCs w:val="20"/>
              </w:rPr>
              <w:fldChar w:fldCharType="end"/>
            </w:r>
          </w:hyperlink>
        </w:p>
        <w:p w14:paraId="2ADB9CDE" w14:textId="679723D6"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38" w:history="1">
            <w:r w:rsidR="008C16FE" w:rsidRPr="008C16FE">
              <w:rPr>
                <w:rStyle w:val="Lienhypertexte"/>
                <w:rFonts w:ascii="3DS V2" w:hAnsi="3DS V2"/>
                <w:noProof/>
                <w:sz w:val="20"/>
                <w:szCs w:val="20"/>
              </w:rPr>
              <w:t>Algorithme classique</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_Toc203728038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16</w:t>
            </w:r>
            <w:r w:rsidR="008C16FE" w:rsidRPr="008C16FE">
              <w:rPr>
                <w:noProof/>
                <w:webHidden/>
                <w:sz w:val="20"/>
                <w:szCs w:val="20"/>
              </w:rPr>
              <w:fldChar w:fldCharType="end"/>
            </w:r>
          </w:hyperlink>
        </w:p>
        <w:p w14:paraId="461DC1F2" w14:textId="0B52366D"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39" w:history="1">
            <w:r w:rsidR="008C16FE" w:rsidRPr="008C16FE">
              <w:rPr>
                <w:rStyle w:val="Lienhypertexte"/>
                <w:rFonts w:ascii="3DS V2" w:hAnsi="3DS V2"/>
                <w:noProof/>
                <w:sz w:val="20"/>
                <w:szCs w:val="20"/>
              </w:rPr>
              <w:t>IA</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_Toc203728039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20</w:t>
            </w:r>
            <w:r w:rsidR="008C16FE" w:rsidRPr="008C16FE">
              <w:rPr>
                <w:noProof/>
                <w:webHidden/>
                <w:sz w:val="20"/>
                <w:szCs w:val="20"/>
              </w:rPr>
              <w:fldChar w:fldCharType="end"/>
            </w:r>
          </w:hyperlink>
        </w:p>
        <w:p w14:paraId="7EA63DD2" w14:textId="24C29ECC" w:rsidR="008C16FE" w:rsidRPr="008C16FE" w:rsidRDefault="00661287">
          <w:pPr>
            <w:pStyle w:val="TM2"/>
            <w:tabs>
              <w:tab w:val="right" w:leader="dot" w:pos="9016"/>
            </w:tabs>
            <w:rPr>
              <w:rFonts w:asciiTheme="minorHAnsi" w:eastAsiaTheme="minorEastAsia" w:hAnsiTheme="minorHAnsi"/>
              <w:noProof/>
              <w:sz w:val="20"/>
              <w:szCs w:val="20"/>
              <w:lang w:val="en-US" w:eastAsia="zh-CN"/>
            </w:rPr>
          </w:pPr>
          <w:hyperlink w:anchor="_Toc203728040" w:history="1">
            <w:r w:rsidR="008C16FE" w:rsidRPr="008C16FE">
              <w:rPr>
                <w:rStyle w:val="Lienhypertexte"/>
                <w:rFonts w:ascii="3DS V2" w:hAnsi="3DS V2" w:cs="Arial"/>
                <w:noProof/>
                <w:sz w:val="20"/>
                <w:szCs w:val="20"/>
              </w:rPr>
              <w:t>Phase 2 : Implémentation d’une démo</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_Toc203728040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21</w:t>
            </w:r>
            <w:r w:rsidR="008C16FE" w:rsidRPr="008C16FE">
              <w:rPr>
                <w:noProof/>
                <w:webHidden/>
                <w:sz w:val="20"/>
                <w:szCs w:val="20"/>
              </w:rPr>
              <w:fldChar w:fldCharType="end"/>
            </w:r>
          </w:hyperlink>
        </w:p>
        <w:p w14:paraId="4A9EAA7C" w14:textId="4DC4CF59"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41" w:history="1">
            <w:r w:rsidR="008C16FE" w:rsidRPr="008C16FE">
              <w:rPr>
                <w:rStyle w:val="Lienhypertexte"/>
                <w:rFonts w:ascii="3DS V2" w:hAnsi="3DS V2"/>
                <w:noProof/>
                <w:sz w:val="20"/>
                <w:szCs w:val="20"/>
              </w:rPr>
              <w:t>Auto-détections des cavités</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_Toc203728041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21</w:t>
            </w:r>
            <w:r w:rsidR="008C16FE" w:rsidRPr="008C16FE">
              <w:rPr>
                <w:noProof/>
                <w:webHidden/>
                <w:sz w:val="20"/>
                <w:szCs w:val="20"/>
              </w:rPr>
              <w:fldChar w:fldCharType="end"/>
            </w:r>
          </w:hyperlink>
        </w:p>
        <w:p w14:paraId="43FF2100" w14:textId="5183128A"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42" w:history="1">
            <w:r w:rsidR="008C16FE" w:rsidRPr="008C16FE">
              <w:rPr>
                <w:rStyle w:val="Lienhypertexte"/>
                <w:rFonts w:ascii="3DS V2" w:hAnsi="3DS V2"/>
                <w:noProof/>
                <w:sz w:val="20"/>
                <w:szCs w:val="20"/>
              </w:rPr>
              <w:t>Conception de la structure de données</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_Toc203728042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21</w:t>
            </w:r>
            <w:r w:rsidR="008C16FE" w:rsidRPr="008C16FE">
              <w:rPr>
                <w:noProof/>
                <w:webHidden/>
                <w:sz w:val="20"/>
                <w:szCs w:val="20"/>
              </w:rPr>
              <w:fldChar w:fldCharType="end"/>
            </w:r>
          </w:hyperlink>
        </w:p>
        <w:p w14:paraId="2DA1E18E" w14:textId="6EB8F222"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43" w:history="1">
            <w:r w:rsidR="008C16FE" w:rsidRPr="008C16FE">
              <w:rPr>
                <w:rStyle w:val="Lienhypertexte"/>
                <w:rFonts w:ascii="3DS V2" w:hAnsi="3DS V2"/>
                <w:noProof/>
                <w:sz w:val="20"/>
                <w:szCs w:val="20"/>
              </w:rPr>
              <w:t>Triangulation Delaunay</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_Toc203728043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22</w:t>
            </w:r>
            <w:r w:rsidR="008C16FE" w:rsidRPr="008C16FE">
              <w:rPr>
                <w:noProof/>
                <w:webHidden/>
                <w:sz w:val="20"/>
                <w:szCs w:val="20"/>
              </w:rPr>
              <w:fldChar w:fldCharType="end"/>
            </w:r>
          </w:hyperlink>
        </w:p>
        <w:p w14:paraId="3656D549" w14:textId="64E769B7"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44" w:history="1">
            <w:r w:rsidR="008C16FE" w:rsidRPr="008C16FE">
              <w:rPr>
                <w:rStyle w:val="Lienhypertexte"/>
                <w:rFonts w:ascii="3DS V2" w:hAnsi="3DS V2"/>
                <w:noProof/>
                <w:sz w:val="20"/>
                <w:szCs w:val="20"/>
              </w:rPr>
              <w:t>Recherche DFS</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_Toc203728044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23</w:t>
            </w:r>
            <w:r w:rsidR="008C16FE" w:rsidRPr="008C16FE">
              <w:rPr>
                <w:noProof/>
                <w:webHidden/>
                <w:sz w:val="20"/>
                <w:szCs w:val="20"/>
              </w:rPr>
              <w:fldChar w:fldCharType="end"/>
            </w:r>
          </w:hyperlink>
        </w:p>
        <w:p w14:paraId="3C411D0C" w14:textId="3787D770"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45" w:history="1">
            <w:r w:rsidR="008C16FE" w:rsidRPr="008C16FE">
              <w:rPr>
                <w:rStyle w:val="Lienhypertexte"/>
                <w:rFonts w:ascii="3DS V2" w:hAnsi="3DS V2"/>
                <w:noProof/>
                <w:sz w:val="20"/>
                <w:szCs w:val="20"/>
              </w:rPr>
              <w:t>Allocation et son évaluation</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_Toc203728045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24</w:t>
            </w:r>
            <w:r w:rsidR="008C16FE" w:rsidRPr="008C16FE">
              <w:rPr>
                <w:noProof/>
                <w:webHidden/>
                <w:sz w:val="20"/>
                <w:szCs w:val="20"/>
              </w:rPr>
              <w:fldChar w:fldCharType="end"/>
            </w:r>
          </w:hyperlink>
        </w:p>
        <w:p w14:paraId="290432CC" w14:textId="7941AC9E"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46" w:history="1">
            <w:r w:rsidR="008C16FE" w:rsidRPr="008C16FE">
              <w:rPr>
                <w:rStyle w:val="Lienhypertexte"/>
                <w:rFonts w:ascii="3DS V2" w:hAnsi="3DS V2"/>
                <w:noProof/>
                <w:sz w:val="20"/>
                <w:szCs w:val="20"/>
              </w:rPr>
              <w:t>Visualisation</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_Toc203728046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24</w:t>
            </w:r>
            <w:r w:rsidR="008C16FE" w:rsidRPr="008C16FE">
              <w:rPr>
                <w:noProof/>
                <w:webHidden/>
                <w:sz w:val="20"/>
                <w:szCs w:val="20"/>
              </w:rPr>
              <w:fldChar w:fldCharType="end"/>
            </w:r>
          </w:hyperlink>
        </w:p>
        <w:p w14:paraId="211D82FE" w14:textId="4A67D0E9" w:rsidR="008C16FE" w:rsidRPr="008C16FE" w:rsidRDefault="00661287">
          <w:pPr>
            <w:pStyle w:val="TM2"/>
            <w:tabs>
              <w:tab w:val="right" w:leader="dot" w:pos="9016"/>
            </w:tabs>
            <w:rPr>
              <w:rFonts w:asciiTheme="minorHAnsi" w:eastAsiaTheme="minorEastAsia" w:hAnsiTheme="minorHAnsi"/>
              <w:noProof/>
              <w:sz w:val="20"/>
              <w:szCs w:val="20"/>
              <w:lang w:val="en-US" w:eastAsia="zh-CN"/>
            </w:rPr>
          </w:pPr>
          <w:hyperlink w:anchor="_Toc203728047" w:history="1">
            <w:r w:rsidR="008C16FE" w:rsidRPr="008C16FE">
              <w:rPr>
                <w:rStyle w:val="Lienhypertexte"/>
                <w:rFonts w:ascii="3DS V2" w:hAnsi="3DS V2" w:cs="Arial"/>
                <w:noProof/>
                <w:sz w:val="20"/>
                <w:szCs w:val="20"/>
              </w:rPr>
              <w:t>Phase 3 : Implémentation d’une commande CATIA</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_Toc203728047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25</w:t>
            </w:r>
            <w:r w:rsidR="008C16FE" w:rsidRPr="008C16FE">
              <w:rPr>
                <w:noProof/>
                <w:webHidden/>
                <w:sz w:val="20"/>
                <w:szCs w:val="20"/>
              </w:rPr>
              <w:fldChar w:fldCharType="end"/>
            </w:r>
          </w:hyperlink>
        </w:p>
        <w:p w14:paraId="04371DAC" w14:textId="5BC9030E"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48" w:history="1">
            <w:r w:rsidR="008C16FE" w:rsidRPr="008C16FE">
              <w:rPr>
                <w:rStyle w:val="Lienhypertexte"/>
                <w:rFonts w:ascii="3DS V2" w:hAnsi="3DS V2"/>
                <w:noProof/>
                <w:sz w:val="20"/>
                <w:szCs w:val="20"/>
              </w:rPr>
              <w:t>Introduction d’infrastructure code de Dassault Systèmes</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_Toc203728048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25</w:t>
            </w:r>
            <w:r w:rsidR="008C16FE" w:rsidRPr="008C16FE">
              <w:rPr>
                <w:noProof/>
                <w:webHidden/>
                <w:sz w:val="20"/>
                <w:szCs w:val="20"/>
              </w:rPr>
              <w:fldChar w:fldCharType="end"/>
            </w:r>
          </w:hyperlink>
        </w:p>
        <w:p w14:paraId="517A0954" w14:textId="1B37AFD3"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49" w:history="1">
            <w:r w:rsidR="008C16FE" w:rsidRPr="008C16FE">
              <w:rPr>
                <w:rStyle w:val="Lienhypertexte"/>
                <w:rFonts w:ascii="3DS V2" w:hAnsi="3DS V2"/>
                <w:noProof/>
                <w:sz w:val="20"/>
                <w:szCs w:val="20"/>
              </w:rPr>
              <w:t>Création d’une nouvelle commande</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_Toc203728049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28</w:t>
            </w:r>
            <w:r w:rsidR="008C16FE" w:rsidRPr="008C16FE">
              <w:rPr>
                <w:noProof/>
                <w:webHidden/>
                <w:sz w:val="20"/>
                <w:szCs w:val="20"/>
              </w:rPr>
              <w:fldChar w:fldCharType="end"/>
            </w:r>
          </w:hyperlink>
        </w:p>
        <w:p w14:paraId="51C4BE0C" w14:textId="57AA6591"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50" w:history="1">
            <w:r w:rsidR="008C16FE" w:rsidRPr="008C16FE">
              <w:rPr>
                <w:rStyle w:val="Lienhypertexte"/>
                <w:rFonts w:ascii="3DS V2" w:hAnsi="3DS V2"/>
                <w:noProof/>
                <w:sz w:val="20"/>
                <w:szCs w:val="20"/>
              </w:rPr>
              <w:t>L’interface utilisateur et l’introspection</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_Toc203728050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29</w:t>
            </w:r>
            <w:r w:rsidR="008C16FE" w:rsidRPr="008C16FE">
              <w:rPr>
                <w:noProof/>
                <w:webHidden/>
                <w:sz w:val="20"/>
                <w:szCs w:val="20"/>
              </w:rPr>
              <w:fldChar w:fldCharType="end"/>
            </w:r>
          </w:hyperlink>
        </w:p>
        <w:p w14:paraId="03BBA6BC" w14:textId="6B904C5C"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51" w:history="1">
            <w:r w:rsidR="008C16FE" w:rsidRPr="008C16FE">
              <w:rPr>
                <w:rStyle w:val="Lienhypertexte"/>
                <w:rFonts w:ascii="3DS V2" w:hAnsi="3DS V2"/>
                <w:noProof/>
                <w:sz w:val="20"/>
                <w:szCs w:val="20"/>
              </w:rPr>
              <w:t>Nouvelle classe de cavité</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_Toc203728051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32</w:t>
            </w:r>
            <w:r w:rsidR="008C16FE" w:rsidRPr="008C16FE">
              <w:rPr>
                <w:noProof/>
                <w:webHidden/>
                <w:sz w:val="20"/>
                <w:szCs w:val="20"/>
              </w:rPr>
              <w:fldChar w:fldCharType="end"/>
            </w:r>
          </w:hyperlink>
        </w:p>
        <w:p w14:paraId="50F81BA4" w14:textId="52122626" w:rsidR="008C16FE" w:rsidRPr="008C16FE" w:rsidRDefault="00661287">
          <w:pPr>
            <w:pStyle w:val="TM3"/>
            <w:tabs>
              <w:tab w:val="right" w:leader="dot" w:pos="9016"/>
            </w:tabs>
            <w:rPr>
              <w:rFonts w:asciiTheme="minorHAnsi" w:eastAsiaTheme="minorEastAsia" w:hAnsiTheme="minorHAnsi"/>
              <w:noProof/>
              <w:sz w:val="20"/>
              <w:szCs w:val="20"/>
              <w:lang w:val="en-US" w:eastAsia="zh-CN"/>
            </w:rPr>
          </w:pPr>
          <w:hyperlink w:anchor="_Toc203728052" w:history="1">
            <w:r w:rsidR="008C16FE" w:rsidRPr="008C16FE">
              <w:rPr>
                <w:rStyle w:val="Lienhypertexte"/>
                <w:rFonts w:ascii="3DS V2" w:hAnsi="3DS V2"/>
                <w:noProof/>
                <w:sz w:val="20"/>
                <w:szCs w:val="20"/>
              </w:rPr>
              <w:t>Extension algorithmique</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_Toc203728052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34</w:t>
            </w:r>
            <w:r w:rsidR="008C16FE" w:rsidRPr="008C16FE">
              <w:rPr>
                <w:noProof/>
                <w:webHidden/>
                <w:sz w:val="20"/>
                <w:szCs w:val="20"/>
              </w:rPr>
              <w:fldChar w:fldCharType="end"/>
            </w:r>
          </w:hyperlink>
        </w:p>
        <w:p w14:paraId="594935E6" w14:textId="547874B6" w:rsidR="008C16FE" w:rsidRPr="008C16FE" w:rsidRDefault="00661287">
          <w:pPr>
            <w:pStyle w:val="TM1"/>
            <w:tabs>
              <w:tab w:val="right" w:leader="dot" w:pos="9016"/>
            </w:tabs>
            <w:rPr>
              <w:rFonts w:asciiTheme="minorHAnsi" w:eastAsiaTheme="minorEastAsia" w:hAnsiTheme="minorHAnsi"/>
              <w:noProof/>
              <w:sz w:val="20"/>
              <w:szCs w:val="20"/>
              <w:lang w:val="en-US" w:eastAsia="zh-CN"/>
            </w:rPr>
          </w:pPr>
          <w:hyperlink w:anchor="_Toc203728053" w:history="1">
            <w:r w:rsidR="008C16FE" w:rsidRPr="008C16FE">
              <w:rPr>
                <w:rStyle w:val="Lienhypertexte"/>
                <w:rFonts w:ascii="3DS V2" w:hAnsi="3DS V2"/>
                <w:b/>
                <w:noProof/>
                <w:sz w:val="20"/>
                <w:szCs w:val="20"/>
              </w:rPr>
              <w:t>Annexes</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_Toc203728053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36</w:t>
            </w:r>
            <w:r w:rsidR="008C16FE" w:rsidRPr="008C16FE">
              <w:rPr>
                <w:noProof/>
                <w:webHidden/>
                <w:sz w:val="20"/>
                <w:szCs w:val="20"/>
              </w:rPr>
              <w:fldChar w:fldCharType="end"/>
            </w:r>
          </w:hyperlink>
        </w:p>
        <w:p w14:paraId="68A591CB" w14:textId="64888A53" w:rsidR="008C16FE" w:rsidRPr="008C16FE" w:rsidRDefault="00661287">
          <w:pPr>
            <w:pStyle w:val="TM2"/>
            <w:tabs>
              <w:tab w:val="right" w:leader="dot" w:pos="9016"/>
            </w:tabs>
            <w:rPr>
              <w:rFonts w:asciiTheme="minorHAnsi" w:eastAsiaTheme="minorEastAsia" w:hAnsiTheme="minorHAnsi"/>
              <w:noProof/>
              <w:sz w:val="20"/>
              <w:szCs w:val="20"/>
              <w:lang w:val="en-US" w:eastAsia="zh-CN"/>
            </w:rPr>
          </w:pPr>
          <w:hyperlink w:anchor="_Toc203728054" w:history="1">
            <w:r w:rsidR="008C16FE" w:rsidRPr="008C16FE">
              <w:rPr>
                <w:rStyle w:val="Lienhypertexte"/>
                <w:rFonts w:ascii="3DS V2" w:hAnsi="3DS V2" w:cs="Arial"/>
                <w:noProof/>
                <w:sz w:val="20"/>
                <w:szCs w:val="20"/>
              </w:rPr>
              <w:t>Annexe 1</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_Toc203728054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37</w:t>
            </w:r>
            <w:r w:rsidR="008C16FE" w:rsidRPr="008C16FE">
              <w:rPr>
                <w:noProof/>
                <w:webHidden/>
                <w:sz w:val="20"/>
                <w:szCs w:val="20"/>
              </w:rPr>
              <w:fldChar w:fldCharType="end"/>
            </w:r>
          </w:hyperlink>
        </w:p>
        <w:p w14:paraId="32D6FF66" w14:textId="094C20F9" w:rsidR="008C16FE" w:rsidRPr="008C16FE" w:rsidRDefault="00661287">
          <w:pPr>
            <w:pStyle w:val="TM1"/>
            <w:tabs>
              <w:tab w:val="right" w:leader="dot" w:pos="9016"/>
            </w:tabs>
            <w:rPr>
              <w:rFonts w:asciiTheme="minorHAnsi" w:eastAsiaTheme="minorEastAsia" w:hAnsiTheme="minorHAnsi"/>
              <w:noProof/>
              <w:sz w:val="20"/>
              <w:szCs w:val="20"/>
              <w:lang w:val="en-US" w:eastAsia="zh-CN"/>
            </w:rPr>
          </w:pPr>
          <w:hyperlink w:anchor="_Toc203728055" w:history="1">
            <w:r w:rsidR="008C16FE" w:rsidRPr="008C16FE">
              <w:rPr>
                <w:rStyle w:val="Lienhypertexte"/>
                <w:rFonts w:ascii="3DS V2" w:hAnsi="3DS V2"/>
                <w:noProof/>
                <w:sz w:val="20"/>
                <w:szCs w:val="20"/>
              </w:rPr>
              <w:t>Références</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_Toc203728055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37</w:t>
            </w:r>
            <w:r w:rsidR="008C16FE" w:rsidRPr="008C16FE">
              <w:rPr>
                <w:noProof/>
                <w:webHidden/>
                <w:sz w:val="20"/>
                <w:szCs w:val="20"/>
              </w:rPr>
              <w:fldChar w:fldCharType="end"/>
            </w:r>
          </w:hyperlink>
        </w:p>
        <w:p w14:paraId="7D10C00C" w14:textId="332C7EAD" w:rsidR="008C16FE" w:rsidRPr="008C16FE" w:rsidRDefault="00661287">
          <w:pPr>
            <w:pStyle w:val="TM2"/>
            <w:tabs>
              <w:tab w:val="right" w:leader="dot" w:pos="9016"/>
            </w:tabs>
            <w:rPr>
              <w:rFonts w:asciiTheme="minorHAnsi" w:eastAsiaTheme="minorEastAsia" w:hAnsiTheme="minorHAnsi"/>
              <w:noProof/>
              <w:sz w:val="20"/>
              <w:szCs w:val="20"/>
              <w:lang w:val="en-US" w:eastAsia="zh-CN"/>
            </w:rPr>
          </w:pPr>
          <w:hyperlink w:anchor="_Toc203728056" w:history="1">
            <w:r w:rsidR="008C16FE" w:rsidRPr="008C16FE">
              <w:rPr>
                <w:rStyle w:val="Lienhypertexte"/>
                <w:rFonts w:ascii="3DS V2" w:hAnsi="3DS V2" w:cs="Arial"/>
                <w:noProof/>
                <w:sz w:val="20"/>
                <w:szCs w:val="20"/>
              </w:rPr>
              <w:t>Annexe 2</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_Toc203728056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38</w:t>
            </w:r>
            <w:r w:rsidR="008C16FE" w:rsidRPr="008C16FE">
              <w:rPr>
                <w:noProof/>
                <w:webHidden/>
                <w:sz w:val="20"/>
                <w:szCs w:val="20"/>
              </w:rPr>
              <w:fldChar w:fldCharType="end"/>
            </w:r>
          </w:hyperlink>
        </w:p>
        <w:p w14:paraId="06A47DF4" w14:textId="6C9973C9" w:rsidR="008C16FE" w:rsidRPr="008C16FE" w:rsidRDefault="00661287">
          <w:pPr>
            <w:pStyle w:val="TM1"/>
            <w:tabs>
              <w:tab w:val="right" w:leader="dot" w:pos="9016"/>
            </w:tabs>
            <w:rPr>
              <w:rFonts w:asciiTheme="minorHAnsi" w:eastAsiaTheme="minorEastAsia" w:hAnsiTheme="minorHAnsi"/>
              <w:noProof/>
              <w:sz w:val="20"/>
              <w:szCs w:val="20"/>
              <w:lang w:val="en-US" w:eastAsia="zh-CN"/>
            </w:rPr>
          </w:pPr>
          <w:hyperlink w:anchor="_Toc203728057" w:history="1">
            <w:r w:rsidR="008C16FE" w:rsidRPr="008C16FE">
              <w:rPr>
                <w:rStyle w:val="Lienhypertexte"/>
                <w:rFonts w:ascii="3DS V2" w:hAnsi="3DS V2"/>
                <w:noProof/>
                <w:sz w:val="20"/>
                <w:szCs w:val="20"/>
              </w:rPr>
              <w:t>Code - Triangulation Delaunay : Algorithme Bowyer-Watson</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_Toc203728057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38</w:t>
            </w:r>
            <w:r w:rsidR="008C16FE" w:rsidRPr="008C16FE">
              <w:rPr>
                <w:noProof/>
                <w:webHidden/>
                <w:sz w:val="20"/>
                <w:szCs w:val="20"/>
              </w:rPr>
              <w:fldChar w:fldCharType="end"/>
            </w:r>
          </w:hyperlink>
        </w:p>
        <w:p w14:paraId="6F80BB33" w14:textId="71949961" w:rsidR="008C16FE" w:rsidRPr="008C16FE" w:rsidRDefault="00661287">
          <w:pPr>
            <w:pStyle w:val="TM1"/>
            <w:tabs>
              <w:tab w:val="right" w:leader="dot" w:pos="9016"/>
            </w:tabs>
            <w:rPr>
              <w:rFonts w:asciiTheme="minorHAnsi" w:eastAsiaTheme="minorEastAsia" w:hAnsiTheme="minorHAnsi"/>
              <w:noProof/>
              <w:sz w:val="20"/>
              <w:szCs w:val="20"/>
              <w:lang w:val="en-US" w:eastAsia="zh-CN"/>
            </w:rPr>
          </w:pPr>
          <w:hyperlink w:anchor="_Toc203728058" w:history="1">
            <w:r w:rsidR="008C16FE" w:rsidRPr="008C16FE">
              <w:rPr>
                <w:rStyle w:val="Lienhypertexte"/>
                <w:rFonts w:ascii="3DS V2" w:hAnsi="3DS V2"/>
                <w:noProof/>
                <w:sz w:val="20"/>
                <w:szCs w:val="20"/>
              </w:rPr>
              <w:t xml:space="preserve">Code - </w:t>
            </w:r>
            <w:r w:rsidR="008C16FE" w:rsidRPr="008C16FE">
              <w:rPr>
                <w:rStyle w:val="Lienhypertexte"/>
                <w:rFonts w:ascii="3DS V2" w:hAnsi="3DS V2"/>
                <w:noProof/>
                <w:sz w:val="20"/>
                <w:szCs w:val="20"/>
                <w:lang w:val="en-US"/>
              </w:rPr>
              <w:t>Smallest enclosing circle</w:t>
            </w:r>
            <w:r w:rsidR="008C16FE" w:rsidRPr="008C16FE">
              <w:rPr>
                <w:rStyle w:val="Lienhypertexte"/>
                <w:rFonts w:ascii="3DS V2" w:hAnsi="3DS V2"/>
                <w:noProof/>
                <w:sz w:val="20"/>
                <w:szCs w:val="20"/>
              </w:rPr>
              <w:t> : Algorithme Welzl</w:t>
            </w:r>
            <w:r w:rsidR="008C16FE" w:rsidRPr="008C16FE">
              <w:rPr>
                <w:noProof/>
                <w:webHidden/>
                <w:sz w:val="20"/>
                <w:szCs w:val="20"/>
              </w:rPr>
              <w:tab/>
            </w:r>
            <w:r w:rsidR="008C16FE" w:rsidRPr="008C16FE">
              <w:rPr>
                <w:noProof/>
                <w:webHidden/>
                <w:sz w:val="20"/>
                <w:szCs w:val="20"/>
              </w:rPr>
              <w:fldChar w:fldCharType="begin"/>
            </w:r>
            <w:r w:rsidR="008C16FE" w:rsidRPr="008C16FE">
              <w:rPr>
                <w:noProof/>
                <w:webHidden/>
                <w:sz w:val="20"/>
                <w:szCs w:val="20"/>
              </w:rPr>
              <w:instrText xml:space="preserve"> PAGEREF _Toc203728058 \h </w:instrText>
            </w:r>
            <w:r w:rsidR="008C16FE" w:rsidRPr="008C16FE">
              <w:rPr>
                <w:noProof/>
                <w:webHidden/>
                <w:sz w:val="20"/>
                <w:szCs w:val="20"/>
              </w:rPr>
            </w:r>
            <w:r w:rsidR="008C16FE" w:rsidRPr="008C16FE">
              <w:rPr>
                <w:noProof/>
                <w:webHidden/>
                <w:sz w:val="20"/>
                <w:szCs w:val="20"/>
              </w:rPr>
              <w:fldChar w:fldCharType="separate"/>
            </w:r>
            <w:r w:rsidR="008C16FE" w:rsidRPr="008C16FE">
              <w:rPr>
                <w:noProof/>
                <w:webHidden/>
                <w:sz w:val="20"/>
                <w:szCs w:val="20"/>
              </w:rPr>
              <w:t>38</w:t>
            </w:r>
            <w:r w:rsidR="008C16FE" w:rsidRPr="008C16FE">
              <w:rPr>
                <w:noProof/>
                <w:webHidden/>
                <w:sz w:val="20"/>
                <w:szCs w:val="20"/>
              </w:rPr>
              <w:fldChar w:fldCharType="end"/>
            </w:r>
          </w:hyperlink>
        </w:p>
        <w:p w14:paraId="612DB096" w14:textId="389A9142" w:rsidR="00C674AC" w:rsidRPr="00747E70" w:rsidRDefault="00C674AC" w:rsidP="00C674AC">
          <w:pPr>
            <w:rPr>
              <w:rFonts w:ascii="3DS V2" w:hAnsi="3DS V2"/>
              <w:sz w:val="24"/>
              <w:szCs w:val="24"/>
              <w:lang w:val="en-US"/>
            </w:rPr>
          </w:pPr>
          <w:r w:rsidRPr="00747E70">
            <w:rPr>
              <w:rFonts w:ascii="3DS V2" w:hAnsi="3DS V2"/>
              <w:sz w:val="24"/>
              <w:szCs w:val="24"/>
              <w:lang w:val="en-US"/>
            </w:rPr>
            <w:lastRenderedPageBreak/>
            <w:fldChar w:fldCharType="end"/>
          </w:r>
        </w:p>
      </w:sdtContent>
    </w:sdt>
    <w:p w14:paraId="52BF0EBA" w14:textId="2BC62696" w:rsidR="00357E96" w:rsidRPr="009F63AD" w:rsidRDefault="00357E96" w:rsidP="00357E96">
      <w:pPr>
        <w:pStyle w:val="Titre2"/>
        <w:rPr>
          <w:rFonts w:ascii="3DS V2" w:hAnsi="3DS V2" w:cs="Arial"/>
          <w:sz w:val="40"/>
          <w:szCs w:val="40"/>
        </w:rPr>
      </w:pPr>
      <w:bookmarkStart w:id="15" w:name="_Toc203728023"/>
      <w:r>
        <w:rPr>
          <w:rFonts w:ascii="3DS V2" w:hAnsi="3DS V2" w:cs="Arial"/>
          <w:sz w:val="40"/>
          <w:szCs w:val="40"/>
        </w:rPr>
        <w:t>Remerciement</w:t>
      </w:r>
      <w:bookmarkEnd w:id="15"/>
      <w:ins w:id="16" w:author="GOUTAUDIER Sébastien" w:date="2025-07-29T15:17:00Z">
        <w:r w:rsidR="00F25FC1">
          <w:rPr>
            <w:rFonts w:ascii="3DS V2" w:hAnsi="3DS V2" w:cs="Arial"/>
            <w:sz w:val="40"/>
            <w:szCs w:val="40"/>
          </w:rPr>
          <w:t>s</w:t>
        </w:r>
      </w:ins>
    </w:p>
    <w:p w14:paraId="0E21143C" w14:textId="77777777" w:rsidR="00391E9A" w:rsidRPr="0041418D" w:rsidRDefault="00391E9A" w:rsidP="00391E9A">
      <w:pPr>
        <w:rPr>
          <w:rFonts w:ascii="3DS V2" w:hAnsi="3DS V2"/>
        </w:rPr>
      </w:pPr>
    </w:p>
    <w:p w14:paraId="1D25EBA2" w14:textId="14CFFA39" w:rsidR="00391E9A" w:rsidRPr="00747E70" w:rsidRDefault="00E079B3" w:rsidP="00D0794B">
      <w:pPr>
        <w:rPr>
          <w:rFonts w:ascii="3DS V2" w:hAnsi="3DS V2" w:cs="Arial"/>
          <w:sz w:val="24"/>
          <w:szCs w:val="24"/>
        </w:rPr>
      </w:pPr>
      <w:r w:rsidRPr="00747E70">
        <w:rPr>
          <w:rFonts w:ascii="3DS V2" w:hAnsi="3DS V2" w:cs="Arial"/>
          <w:sz w:val="24"/>
          <w:szCs w:val="24"/>
        </w:rPr>
        <w:t xml:space="preserve">Je tiens à remercier chaleureusement Monsieur Sébastien GOUTAUDIER, mon </w:t>
      </w:r>
      <w:r w:rsidR="00FF170F" w:rsidRPr="00747E70">
        <w:rPr>
          <w:rFonts w:ascii="3DS V2" w:hAnsi="3DS V2" w:cs="Arial"/>
          <w:sz w:val="24"/>
          <w:szCs w:val="24"/>
        </w:rPr>
        <w:t xml:space="preserve">manager et mon </w:t>
      </w:r>
      <w:r w:rsidRPr="00747E70">
        <w:rPr>
          <w:rFonts w:ascii="3DS V2" w:hAnsi="3DS V2" w:cs="Arial"/>
          <w:sz w:val="24"/>
          <w:szCs w:val="24"/>
        </w:rPr>
        <w:t>tuteu</w:t>
      </w:r>
      <w:r w:rsidR="00D20C29" w:rsidRPr="00747E70">
        <w:rPr>
          <w:rFonts w:ascii="3DS V2" w:hAnsi="3DS V2" w:cs="Arial"/>
          <w:sz w:val="24"/>
          <w:szCs w:val="24"/>
        </w:rPr>
        <w:t>r</w:t>
      </w:r>
      <w:r w:rsidRPr="00747E70">
        <w:rPr>
          <w:rFonts w:ascii="3DS V2" w:hAnsi="3DS V2" w:cs="Arial"/>
          <w:sz w:val="24"/>
          <w:szCs w:val="24"/>
        </w:rPr>
        <w:t xml:space="preserve">, pour son accompagnement tout au long de mon stage. </w:t>
      </w:r>
      <w:del w:id="17" w:author="GOUTAUDIER Sébastien" w:date="2025-07-29T15:15:00Z">
        <w:r w:rsidR="007724B0" w:rsidRPr="00747E70" w:rsidDel="00F25FC1">
          <w:rPr>
            <w:rFonts w:ascii="3DS V2" w:hAnsi="3DS V2" w:cs="Arial"/>
            <w:sz w:val="24"/>
            <w:szCs w:val="24"/>
          </w:rPr>
          <w:delText>Ses aides</w:delText>
        </w:r>
      </w:del>
      <w:proofErr w:type="gramStart"/>
      <w:ins w:id="18" w:author="GOUTAUDIER Sébastien" w:date="2025-07-29T15:15:00Z">
        <w:r w:rsidR="00F25FC1">
          <w:rPr>
            <w:rFonts w:ascii="3DS V2" w:hAnsi="3DS V2" w:cs="Arial"/>
            <w:sz w:val="24"/>
            <w:szCs w:val="24"/>
          </w:rPr>
          <w:t>son</w:t>
        </w:r>
        <w:proofErr w:type="gramEnd"/>
        <w:r w:rsidR="00F25FC1">
          <w:rPr>
            <w:rFonts w:ascii="3DS V2" w:hAnsi="3DS V2" w:cs="Arial"/>
            <w:sz w:val="24"/>
            <w:szCs w:val="24"/>
          </w:rPr>
          <w:t xml:space="preserve"> aide</w:t>
        </w:r>
      </w:ins>
      <w:r w:rsidR="007724B0" w:rsidRPr="00747E70">
        <w:rPr>
          <w:rFonts w:ascii="3DS V2" w:hAnsi="3DS V2" w:cs="Arial"/>
          <w:sz w:val="24"/>
          <w:szCs w:val="24"/>
        </w:rPr>
        <w:t xml:space="preserve"> et conseils précieux</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 xml:space="preserve">m’ont permis de monter en compétence rapidement </w:t>
      </w:r>
      <w:del w:id="19" w:author="GOUTAUDIER Sébastien" w:date="2025-07-29T15:16:00Z">
        <w:r w:rsidR="006E2186" w:rsidRPr="00747E70" w:rsidDel="00F25FC1">
          <w:rPr>
            <w:rFonts w:ascii="3DS V2" w:hAnsi="3DS V2" w:cs="Arial"/>
            <w:sz w:val="24"/>
            <w:szCs w:val="24"/>
          </w:rPr>
          <w:delText>qui a</w:delText>
        </w:r>
        <w:r w:rsidR="00D0794B" w:rsidRPr="00747E70" w:rsidDel="00F25FC1">
          <w:rPr>
            <w:rFonts w:ascii="3DS V2" w:hAnsi="3DS V2" w:cs="Arial"/>
            <w:sz w:val="24"/>
            <w:szCs w:val="24"/>
          </w:rPr>
          <w:delText xml:space="preserve"> men</w:delText>
        </w:r>
        <w:r w:rsidR="006E2186" w:rsidRPr="00747E70" w:rsidDel="00F25FC1">
          <w:rPr>
            <w:rFonts w:ascii="3DS V2" w:hAnsi="3DS V2" w:cs="Arial"/>
            <w:sz w:val="24"/>
            <w:szCs w:val="24"/>
          </w:rPr>
          <w:delText>é</w:delText>
        </w:r>
        <w:r w:rsidR="00D0794B" w:rsidRPr="00747E70" w:rsidDel="00F25FC1">
          <w:rPr>
            <w:rFonts w:ascii="3DS V2" w:hAnsi="3DS V2" w:cs="Arial"/>
            <w:sz w:val="24"/>
            <w:szCs w:val="24"/>
          </w:rPr>
          <w:delText xml:space="preserve"> à bien </w:delText>
        </w:r>
        <w:r w:rsidR="00ED00BE" w:rsidRPr="00747E70" w:rsidDel="00F25FC1">
          <w:rPr>
            <w:rFonts w:ascii="3DS V2" w:hAnsi="3DS V2" w:cs="Arial"/>
            <w:sz w:val="24"/>
            <w:szCs w:val="24"/>
          </w:rPr>
          <w:delText>mes missions</w:delText>
        </w:r>
      </w:del>
      <w:ins w:id="20" w:author="GOUTAUDIER Sébastien" w:date="2025-07-29T15:16:00Z">
        <w:r w:rsidR="00F25FC1">
          <w:rPr>
            <w:rFonts w:ascii="3DS V2" w:hAnsi="3DS V2" w:cs="Arial"/>
            <w:sz w:val="24"/>
            <w:szCs w:val="24"/>
          </w:rPr>
          <w:t>afin de mener au mieux ma mission.</w:t>
        </w:r>
      </w:ins>
      <w:r w:rsidR="00D0794B" w:rsidRPr="00747E70">
        <w:rPr>
          <w:rFonts w:ascii="3DS V2" w:hAnsi="3DS V2" w:cs="Arial"/>
          <w:sz w:val="24"/>
          <w:szCs w:val="24"/>
        </w:rPr>
        <w:t>.</w:t>
      </w:r>
    </w:p>
    <w:p w14:paraId="2EE80F26" w14:textId="7CE657E0" w:rsidR="00391E9A" w:rsidRPr="00747E70" w:rsidRDefault="00D0794B" w:rsidP="00D0794B">
      <w:pPr>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D6281E" w:rsidRPr="00747E70">
        <w:rPr>
          <w:rFonts w:ascii="3DS V2" w:hAnsi="3DS V2" w:cs="Arial"/>
          <w:sz w:val="24"/>
          <w:szCs w:val="24"/>
        </w:rPr>
        <w:t>C/</w:t>
      </w:r>
      <w:r w:rsidRPr="00747E70">
        <w:rPr>
          <w:rFonts w:ascii="3DS V2" w:hAnsi="3DS V2" w:cs="Arial"/>
          <w:sz w:val="24"/>
          <w:szCs w:val="24"/>
        </w:rPr>
        <w:t>C++</w:t>
      </w:r>
      <w:ins w:id="21" w:author="GOUTAUDIER Sébastien" w:date="2025-07-29T15:17:00Z">
        <w:r w:rsidR="00F25FC1">
          <w:rPr>
            <w:rFonts w:ascii="3DS V2" w:hAnsi="3DS V2" w:cs="Arial"/>
            <w:sz w:val="24"/>
            <w:szCs w:val="24"/>
          </w:rPr>
          <w:t>,</w:t>
        </w:r>
      </w:ins>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del w:id="22" w:author="GOUTAUDIER Sébastien" w:date="2025-07-29T15:17:00Z">
        <w:r w:rsidRPr="00747E70" w:rsidDel="00F25FC1">
          <w:rPr>
            <w:rFonts w:ascii="3DS V2" w:hAnsi="3DS V2" w:cs="Arial"/>
            <w:sz w:val="24"/>
            <w:szCs w:val="24"/>
          </w:rPr>
          <w:delText xml:space="preserve">ont </w:delText>
        </w:r>
      </w:del>
      <w:ins w:id="23" w:author="GOUTAUDIER Sébastien" w:date="2025-07-29T15:17:00Z">
        <w:r w:rsidR="00F25FC1">
          <w:rPr>
            <w:rFonts w:ascii="3DS V2" w:hAnsi="3DS V2" w:cs="Arial"/>
            <w:sz w:val="24"/>
            <w:szCs w:val="24"/>
          </w:rPr>
          <w:t>a</w:t>
        </w:r>
        <w:r w:rsidR="00F25FC1" w:rsidRPr="00747E70">
          <w:rPr>
            <w:rFonts w:ascii="3DS V2" w:hAnsi="3DS V2" w:cs="Arial"/>
            <w:sz w:val="24"/>
            <w:szCs w:val="24"/>
          </w:rPr>
          <w:t xml:space="preserve"> </w:t>
        </w:r>
      </w:ins>
      <w:r w:rsidRPr="00747E70">
        <w:rPr>
          <w:rFonts w:ascii="3DS V2" w:hAnsi="3DS V2" w:cs="Arial"/>
          <w:sz w:val="24"/>
          <w:szCs w:val="24"/>
        </w:rPr>
        <w:t>largement contribué à la qualité de mes réalisations.</w:t>
      </w:r>
    </w:p>
    <w:p w14:paraId="21C04188" w14:textId="6F3CBBF6" w:rsidR="00881EAD" w:rsidRPr="00747E70" w:rsidRDefault="00881EAD" w:rsidP="00D0794B">
      <w:pPr>
        <w:rPr>
          <w:rFonts w:ascii="3DS V2" w:hAnsi="3DS V2" w:cs="Arial"/>
          <w:sz w:val="24"/>
          <w:szCs w:val="24"/>
        </w:rPr>
      </w:pPr>
      <w:r w:rsidRPr="00747E70">
        <w:rPr>
          <w:rFonts w:ascii="3DS V2" w:hAnsi="3DS V2" w:cs="Arial"/>
          <w:sz w:val="24"/>
          <w:szCs w:val="24"/>
        </w:rPr>
        <w:t xml:space="preserve">Enfin, je souhaite remercier l’ensemble de mes collègues qui m’ont aidé pendant mon stage, pour leur accueil chaleureux, leur disponibilité et les nombreux échanges constructifs que nous avons partagés. Leur esprit d’équipe et leur expertise m’ont offert un environnement de travail très agréable sur le plan humain </w:t>
      </w:r>
      <w:del w:id="24" w:author="GOUTAUDIER Sébastien" w:date="2025-07-29T15:18:00Z">
        <w:r w:rsidRPr="00747E70" w:rsidDel="00F25FC1">
          <w:rPr>
            <w:rFonts w:ascii="3DS V2" w:hAnsi="3DS V2" w:cs="Arial"/>
            <w:sz w:val="24"/>
            <w:szCs w:val="24"/>
          </w:rPr>
          <w:delText xml:space="preserve">que </w:delText>
        </w:r>
      </w:del>
      <w:proofErr w:type="gramStart"/>
      <w:ins w:id="25" w:author="GOUTAUDIER Sébastien" w:date="2025-07-29T15:18:00Z">
        <w:r w:rsidR="00F25FC1">
          <w:rPr>
            <w:rFonts w:ascii="3DS V2" w:hAnsi="3DS V2" w:cs="Arial"/>
            <w:sz w:val="24"/>
            <w:szCs w:val="24"/>
          </w:rPr>
          <w:t xml:space="preserve">et </w:t>
        </w:r>
        <w:r w:rsidR="00F25FC1" w:rsidRPr="00747E70">
          <w:rPr>
            <w:rFonts w:ascii="3DS V2" w:hAnsi="3DS V2" w:cs="Arial"/>
            <w:sz w:val="24"/>
            <w:szCs w:val="24"/>
          </w:rPr>
          <w:t xml:space="preserve"> </w:t>
        </w:r>
      </w:ins>
      <w:r w:rsidRPr="00747E70">
        <w:rPr>
          <w:rFonts w:ascii="3DS V2" w:hAnsi="3DS V2" w:cs="Arial"/>
          <w:sz w:val="24"/>
          <w:szCs w:val="24"/>
        </w:rPr>
        <w:t>professionnel</w:t>
      </w:r>
      <w:proofErr w:type="gramEnd"/>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9B189C" w:rsidRDefault="00C674AC" w:rsidP="00C674AC">
      <w:pPr>
        <w:pStyle w:val="3DSoldTitle1"/>
        <w:numPr>
          <w:ilvl w:val="0"/>
          <w:numId w:val="0"/>
        </w:numPr>
        <w:ind w:left="360"/>
        <w:rPr>
          <w:rFonts w:ascii="3DS V2" w:hAnsi="3DS V2"/>
        </w:rPr>
      </w:pPr>
    </w:p>
    <w:p w14:paraId="557346B0" w14:textId="77777777" w:rsidR="00C674AC" w:rsidRPr="009B189C" w:rsidRDefault="00C674AC" w:rsidP="00C674AC">
      <w:pPr>
        <w:tabs>
          <w:tab w:val="left" w:pos="7518"/>
        </w:tabs>
        <w:rPr>
          <w:rFonts w:ascii="3DS V2" w:hAnsi="3DS V2" w:cs="Arial"/>
          <w:sz w:val="44"/>
          <w:szCs w:val="44"/>
        </w:rPr>
      </w:pPr>
      <w:r w:rsidRPr="009B189C">
        <w:rPr>
          <w:rFonts w:ascii="3DS V2" w:hAnsi="3DS V2" w:cs="Arial"/>
          <w:sz w:val="44"/>
          <w:szCs w:val="44"/>
        </w:rPr>
        <w:tab/>
      </w:r>
    </w:p>
    <w:p w14:paraId="426BBFC1" w14:textId="77777777" w:rsidR="00C674AC" w:rsidRPr="009B189C" w:rsidRDefault="00C674AC" w:rsidP="00C674AC">
      <w:pPr>
        <w:jc w:val="right"/>
        <w:rPr>
          <w:rFonts w:ascii="3DS V2" w:hAnsi="3DS V2" w:cs="Arial"/>
          <w:sz w:val="44"/>
          <w:szCs w:val="44"/>
        </w:rPr>
      </w:pPr>
    </w:p>
    <w:p w14:paraId="3AA82595" w14:textId="63881534" w:rsidR="0028692D" w:rsidRPr="009B189C" w:rsidRDefault="0028692D">
      <w:pPr>
        <w:rPr>
          <w:rFonts w:ascii="3DS V2" w:hAnsi="3DS V2" w:cs="Arial"/>
          <w:sz w:val="44"/>
          <w:szCs w:val="44"/>
        </w:rPr>
      </w:pPr>
      <w:r w:rsidRPr="009B189C">
        <w:rPr>
          <w:rFonts w:ascii="3DS V2" w:hAnsi="3DS V2" w:cs="Arial"/>
          <w:sz w:val="44"/>
          <w:szCs w:val="44"/>
        </w:rPr>
        <w:br w:type="page"/>
      </w:r>
    </w:p>
    <w:p w14:paraId="49871D37" w14:textId="091914E2" w:rsidR="00FE4BE1" w:rsidRPr="009F63AD" w:rsidRDefault="00526358" w:rsidP="00FE4BE1">
      <w:pPr>
        <w:pStyle w:val="Titre2"/>
        <w:rPr>
          <w:rFonts w:ascii="3DS V2" w:hAnsi="3DS V2" w:cs="Arial"/>
          <w:sz w:val="40"/>
          <w:szCs w:val="40"/>
        </w:rPr>
      </w:pPr>
      <w:bookmarkStart w:id="26" w:name="_Toc203728024"/>
      <w:del w:id="27" w:author="GOUTAUDIER Sébastien" w:date="2025-07-29T15:19:00Z">
        <w:r w:rsidRPr="009F63AD" w:rsidDel="00D12D33">
          <w:rPr>
            <w:rFonts w:ascii="3DS V2" w:hAnsi="3DS V2" w:cs="Arial"/>
            <w:sz w:val="40"/>
            <w:szCs w:val="40"/>
          </w:rPr>
          <w:lastRenderedPageBreak/>
          <w:delText>Présentation d’entreprise</w:delText>
        </w:r>
        <w:r w:rsidR="008C1FF8" w:rsidRPr="009F63AD" w:rsidDel="00D12D33">
          <w:rPr>
            <w:rFonts w:ascii="3DS V2" w:hAnsi="3DS V2" w:cs="Arial"/>
            <w:sz w:val="40"/>
            <w:szCs w:val="40"/>
          </w:rPr>
          <w:delText xml:space="preserve"> : </w:delText>
        </w:r>
        <w:r w:rsidR="00FE4BE1" w:rsidRPr="009F63AD" w:rsidDel="00D12D33">
          <w:rPr>
            <w:rFonts w:ascii="3DS V2" w:hAnsi="3DS V2" w:cs="Arial"/>
            <w:sz w:val="40"/>
            <w:szCs w:val="40"/>
          </w:rPr>
          <w:delText>Dassault Systèmes</w:delText>
        </w:r>
      </w:del>
      <w:bookmarkEnd w:id="26"/>
      <w:ins w:id="28" w:author="GOUTAUDIER Sébastien" w:date="2025-07-29T15:19:00Z">
        <w:r w:rsidR="00D12D33">
          <w:rPr>
            <w:rFonts w:ascii="3DS V2" w:hAnsi="3DS V2" w:cs="Arial"/>
            <w:sz w:val="40"/>
            <w:szCs w:val="40"/>
          </w:rPr>
          <w:t>Presentation de l’entreprise Dassault systèmes.</w:t>
        </w:r>
      </w:ins>
    </w:p>
    <w:p w14:paraId="5C4CA3EF" w14:textId="72B6C135" w:rsidR="0041418D" w:rsidRPr="001E0E7E" w:rsidRDefault="0041418D" w:rsidP="00E40596">
      <w:pPr>
        <w:pStyle w:val="Titre3"/>
        <w:rPr>
          <w:rFonts w:ascii="3DS V2" w:hAnsi="3DS V2"/>
          <w:sz w:val="32"/>
          <w:szCs w:val="32"/>
        </w:rPr>
      </w:pPr>
      <w:bookmarkStart w:id="29" w:name="_Toc203728025"/>
      <w:r w:rsidRPr="001E0E7E">
        <w:rPr>
          <w:rFonts w:ascii="3DS V2" w:hAnsi="3DS V2"/>
          <w:sz w:val="32"/>
          <w:szCs w:val="32"/>
        </w:rPr>
        <w:t>Introduction</w:t>
      </w:r>
      <w:bookmarkEnd w:id="29"/>
      <w:r w:rsidRPr="001E0E7E">
        <w:rPr>
          <w:rFonts w:ascii="3DS V2" w:hAnsi="3DS V2"/>
          <w:sz w:val="32"/>
          <w:szCs w:val="32"/>
        </w:rPr>
        <w:t xml:space="preserve"> </w:t>
      </w:r>
    </w:p>
    <w:p w14:paraId="2446257C" w14:textId="01898CF5" w:rsidR="00F16CF0" w:rsidRDefault="00FE4BE1" w:rsidP="00F9561E">
      <w:pPr>
        <w:pStyle w:val="NormalWeb"/>
        <w:rPr>
          <w:rFonts w:ascii="3DS V2" w:eastAsia="SimSun" w:hAnsi="3DS V2"/>
          <w:lang w:val="fr-FR"/>
        </w:rPr>
      </w:pPr>
      <w:commentRangeStart w:id="30"/>
      <w:r w:rsidRPr="00747E70">
        <w:rPr>
          <w:rFonts w:ascii="3DS V2" w:hAnsi="3DS V2"/>
          <w:lang w:val="fr-FR"/>
        </w:rPr>
        <w:t>Dassault</w:t>
      </w:r>
      <w:commentRangeEnd w:id="30"/>
      <w:r w:rsidR="002B2BA5">
        <w:rPr>
          <w:rStyle w:val="Marquedecommentaire"/>
          <w:szCs w:val="20"/>
          <w:lang w:val="fr-FR" w:eastAsia="en-US"/>
        </w:rPr>
        <w:commentReference w:id="30"/>
      </w:r>
      <w:r w:rsidRPr="00747E70">
        <w:rPr>
          <w:rFonts w:ascii="3DS V2" w:hAnsi="3DS V2"/>
          <w:lang w:val="fr-FR"/>
        </w:rPr>
        <w:t xml:space="preserve"> Systèmes est un leader mondial des solutions numériques innovantes, spécialisé dans la création de mondes virtuels au service du monde réel. </w:t>
      </w:r>
      <w:r w:rsidR="00F9561E" w:rsidRPr="00747E70">
        <w:rPr>
          <w:rFonts w:ascii="3DS V2" w:hAnsi="3DS V2"/>
          <w:lang w:val="fr-FR"/>
        </w:rPr>
        <w:t>Depuis sa création en 1981, Dassault Systèmes a évolué d’une modeste équipe d’une vingtaine d’ingénieurs spécialisés dans l’industrie aéronautique à un acteur mondial incontournable de la transformation numérique. À l’origine, l’entreprise s’est bâtie autour d’une seule marque, CATIA, dédiée à la conception assistée par ordinateur</w:t>
      </w:r>
      <w:ins w:id="31" w:author="GOUTAUDIER Sébastien" w:date="2025-07-29T15:19:00Z">
        <w:r w:rsidR="002056B2">
          <w:rPr>
            <w:rFonts w:ascii="3DS V2" w:hAnsi="3DS V2"/>
            <w:lang w:val="fr-FR"/>
          </w:rPr>
          <w:t xml:space="preserve"> en 3D</w:t>
        </w:r>
      </w:ins>
      <w:r w:rsidR="00F9561E" w:rsidRPr="00747E70">
        <w:rPr>
          <w:rFonts w:ascii="3DS V2" w:hAnsi="3DS V2"/>
          <w:lang w:val="fr-FR"/>
        </w:rPr>
        <w:t xml:space="preserve">. </w:t>
      </w:r>
      <w:r w:rsidR="00F16CF0">
        <w:rPr>
          <w:rFonts w:ascii="3DS V2" w:eastAsia="SimSun" w:hAnsi="3DS V2"/>
          <w:lang w:val="fr-FR"/>
        </w:rPr>
        <w:t xml:space="preserve">Voici </w:t>
      </w:r>
      <w:r w:rsidR="008C2069">
        <w:rPr>
          <w:rFonts w:ascii="3DS V2" w:eastAsia="SimSun" w:hAnsi="3DS V2"/>
          <w:lang w:val="fr-FR"/>
        </w:rPr>
        <w:t>une petite histoire</w:t>
      </w:r>
      <w:r w:rsidR="00F16CF0">
        <w:rPr>
          <w:rFonts w:ascii="3DS V2" w:eastAsia="SimSun" w:hAnsi="3DS V2"/>
          <w:lang w:val="fr-FR"/>
        </w:rPr>
        <w:t xml:space="preserve"> de son </w:t>
      </w:r>
      <w:r w:rsidR="008C2069">
        <w:rPr>
          <w:rFonts w:ascii="3DS V2" w:eastAsia="SimSun" w:hAnsi="3DS V2"/>
          <w:lang w:val="fr-FR"/>
        </w:rPr>
        <w:t>parcours</w:t>
      </w:r>
      <w:r w:rsidR="00F16CF0">
        <w:rPr>
          <w:rFonts w:ascii="3DS V2" w:eastAsia="SimSun" w:hAnsi="3DS V2"/>
          <w:lang w:val="fr-FR"/>
        </w:rPr>
        <w:t> :</w:t>
      </w:r>
    </w:p>
    <w:p w14:paraId="3218C9C9" w14:textId="1AB06CA5" w:rsidR="00F16CF0" w:rsidRPr="00747E70" w:rsidRDefault="00F16CF0" w:rsidP="00F16CF0">
      <w:pPr>
        <w:pStyle w:val="NormalWeb"/>
        <w:numPr>
          <w:ilvl w:val="0"/>
          <w:numId w:val="26"/>
        </w:numPr>
        <w:rPr>
          <w:rFonts w:ascii="3DS V2" w:hAnsi="3DS V2"/>
          <w:lang w:val="fr-FR"/>
        </w:rPr>
      </w:pPr>
      <w:r w:rsidRPr="00747E70">
        <w:rPr>
          <w:rStyle w:val="lev"/>
          <w:rFonts w:ascii="3DS V2" w:hAnsi="3DS V2"/>
          <w:lang w:val="fr-FR"/>
        </w:rPr>
        <w:t>3D Design (CATIA)</w:t>
      </w:r>
      <w:r w:rsidRPr="00747E70">
        <w:rPr>
          <w:rFonts w:ascii="3DS V2" w:hAnsi="3DS V2"/>
          <w:lang w:val="fr-FR"/>
        </w:rPr>
        <w:t xml:space="preserve"> : la première étape, introduisant la modélisation 3D des pièces et assemblages pour concevoir « juste la première fois ». Ce tournant a permis une révolution dans l’ingénierie, notamment chez Dassault Aviation</w:t>
      </w:r>
      <w:del w:id="32" w:author="GOUTAUDIER Sébastien" w:date="2025-07-29T15:21:00Z">
        <w:r w:rsidRPr="00747E70" w:rsidDel="004A1A87">
          <w:rPr>
            <w:rFonts w:ascii="3DS V2" w:hAnsi="3DS V2"/>
            <w:lang w:val="fr-FR"/>
          </w:rPr>
          <w:delText xml:space="preserve">, </w:delText>
        </w:r>
        <w:commentRangeStart w:id="33"/>
        <w:r w:rsidRPr="00747E70" w:rsidDel="004A1A87">
          <w:rPr>
            <w:rFonts w:ascii="3DS V2" w:hAnsi="3DS V2"/>
            <w:lang w:val="fr-FR"/>
          </w:rPr>
          <w:delText>client</w:delText>
        </w:r>
      </w:del>
      <w:commentRangeEnd w:id="33"/>
      <w:r w:rsidR="004A1A87">
        <w:rPr>
          <w:rStyle w:val="Marquedecommentaire"/>
          <w:szCs w:val="20"/>
          <w:lang w:val="fr-FR" w:eastAsia="en-US"/>
        </w:rPr>
        <w:commentReference w:id="33"/>
      </w:r>
      <w:del w:id="34" w:author="GOUTAUDIER Sébastien" w:date="2025-07-29T15:21:00Z">
        <w:r w:rsidRPr="00747E70" w:rsidDel="004A1A87">
          <w:rPr>
            <w:rFonts w:ascii="3DS V2" w:hAnsi="3DS V2"/>
            <w:lang w:val="fr-FR"/>
          </w:rPr>
          <w:delText xml:space="preserve"> emblématique.</w:delText>
        </w:r>
      </w:del>
    </w:p>
    <w:p w14:paraId="7C01DF49" w14:textId="77777777" w:rsidR="00F16CF0" w:rsidRPr="00747E70" w:rsidRDefault="00F16CF0" w:rsidP="00F16CF0">
      <w:pPr>
        <w:pStyle w:val="NormalWeb"/>
        <w:numPr>
          <w:ilvl w:val="0"/>
          <w:numId w:val="26"/>
        </w:numPr>
        <w:rPr>
          <w:rFonts w:ascii="3DS V2" w:hAnsi="3DS V2"/>
          <w:lang w:val="fr-FR"/>
        </w:rPr>
      </w:pPr>
      <w:r w:rsidRPr="009B189C">
        <w:rPr>
          <w:rStyle w:val="lev"/>
          <w:rFonts w:ascii="3DS V2" w:hAnsi="3DS V2"/>
          <w:lang w:val="fr-FR"/>
        </w:rPr>
        <w:t>3D Digital Mock-Up (DMU) et Product Data Management (PDM)</w:t>
      </w:r>
      <w:r w:rsidRPr="00747E70">
        <w:rPr>
          <w:rFonts w:ascii="3DS V2" w:hAnsi="3DS V2"/>
          <w:lang w:val="fr-FR"/>
        </w:rPr>
        <w:t xml:space="preserve"> : la représentation complète des systèmes complexes sans prototypage physique, favorisant l’innovation collaborative. </w:t>
      </w:r>
      <w:commentRangeStart w:id="35"/>
      <w:r w:rsidRPr="00747E70">
        <w:rPr>
          <w:rFonts w:ascii="3DS V2" w:hAnsi="3DS V2"/>
          <w:lang w:val="fr-FR"/>
        </w:rPr>
        <w:t>Boeing est un exemple phare de ce stade.</w:t>
      </w:r>
      <w:commentRangeEnd w:id="35"/>
      <w:r w:rsidR="0099284D">
        <w:rPr>
          <w:rStyle w:val="Marquedecommentaire"/>
          <w:szCs w:val="20"/>
          <w:lang w:val="fr-FR" w:eastAsia="en-US"/>
        </w:rPr>
        <w:commentReference w:id="35"/>
      </w:r>
    </w:p>
    <w:p w14:paraId="6EDFE75B" w14:textId="77777777" w:rsidR="00F16CF0" w:rsidRPr="00747E70" w:rsidRDefault="00F16CF0" w:rsidP="00F16CF0">
      <w:pPr>
        <w:pStyle w:val="NormalWeb"/>
        <w:numPr>
          <w:ilvl w:val="0"/>
          <w:numId w:val="26"/>
        </w:numPr>
        <w:rPr>
          <w:rFonts w:ascii="3DS V2" w:hAnsi="3DS V2"/>
          <w:lang w:val="fr-FR"/>
        </w:rPr>
      </w:pPr>
      <w:r w:rsidRPr="009B189C">
        <w:rPr>
          <w:rStyle w:val="lev"/>
          <w:rFonts w:ascii="3DS V2" w:hAnsi="3DS V2"/>
          <w:lang w:val="fr-FR"/>
        </w:rPr>
        <w:t>Product Lifecycle Management</w:t>
      </w:r>
      <w:r w:rsidRPr="00747E70">
        <w:rPr>
          <w:rStyle w:val="lev"/>
          <w:rFonts w:ascii="3DS V2" w:hAnsi="3DS V2"/>
          <w:lang w:val="fr-FR"/>
        </w:rPr>
        <w:t xml:space="preserve"> (PLM)</w:t>
      </w:r>
      <w:r w:rsidRPr="00747E70">
        <w:rPr>
          <w:rFonts w:ascii="3DS V2" w:hAnsi="3DS V2"/>
          <w:lang w:val="fr-FR"/>
        </w:rPr>
        <w:t xml:space="preserve"> : gestion intégrée du cycle de vie produit, de la conception au recyclage, en passant par la production. Toyota a bénéficié de cette transformation.</w:t>
      </w:r>
    </w:p>
    <w:p w14:paraId="1EBB875F" w14:textId="77777777" w:rsidR="00F16CF0" w:rsidRPr="00747E70" w:rsidRDefault="00F16CF0" w:rsidP="00F16CF0">
      <w:pPr>
        <w:pStyle w:val="NormalWeb"/>
        <w:numPr>
          <w:ilvl w:val="0"/>
          <w:numId w:val="26"/>
        </w:numPr>
        <w:rPr>
          <w:rFonts w:ascii="3DS V2" w:hAnsi="3DS V2"/>
          <w:lang w:val="fr-FR"/>
        </w:rPr>
      </w:pPr>
      <w:r w:rsidRPr="00747E70">
        <w:rPr>
          <w:rStyle w:val="lev"/>
          <w:rFonts w:ascii="3DS V2" w:hAnsi="3DS V2"/>
          <w:lang w:val="fr-FR"/>
        </w:rPr>
        <w:t>3DEXPERIENCE</w:t>
      </w:r>
      <w:r w:rsidRPr="00747E70">
        <w:rPr>
          <w:rFonts w:ascii="3DS V2" w:hAnsi="3DS V2"/>
          <w:lang w:val="fr-FR"/>
        </w:rPr>
        <w:t xml:space="preserve"> : la transition vers une économie de l’expérience, où la valeur réside dans l’usage et non seulement dans le produit. Le projet de la ville de Singapour illustre cette approche.</w:t>
      </w:r>
    </w:p>
    <w:p w14:paraId="1B44FDFD" w14:textId="77777777" w:rsidR="00F16CF0" w:rsidRPr="00747E70" w:rsidRDefault="00F16CF0" w:rsidP="00F16CF0">
      <w:pPr>
        <w:pStyle w:val="NormalWeb"/>
        <w:numPr>
          <w:ilvl w:val="0"/>
          <w:numId w:val="26"/>
        </w:numPr>
        <w:rPr>
          <w:rFonts w:ascii="3DS V2" w:hAnsi="3DS V2"/>
          <w:lang w:val="fr-FR"/>
        </w:rPr>
      </w:pPr>
      <w:r w:rsidRPr="009B189C">
        <w:rPr>
          <w:rStyle w:val="lev"/>
          <w:rFonts w:ascii="3DS V2" w:hAnsi="3DS V2"/>
          <w:lang w:val="fr-FR"/>
        </w:rPr>
        <w:t>Virtual Twin Experience</w:t>
      </w:r>
      <w:r w:rsidRPr="00747E70">
        <w:rPr>
          <w:rFonts w:ascii="3DS V2" w:hAnsi="3DS V2"/>
          <w:lang w:val="fr-FR"/>
        </w:rPr>
        <w:t xml:space="preserve"> : l’intégration de la biologie et de la santé dans les jumeaux virtuels, permettant notamment la modélisation et le suivi du corps humain. </w:t>
      </w:r>
      <w:commentRangeStart w:id="36"/>
      <w:r w:rsidRPr="00747E70">
        <w:rPr>
          <w:rFonts w:ascii="3DS V2" w:hAnsi="3DS V2"/>
          <w:lang w:val="fr-FR"/>
        </w:rPr>
        <w:t>L’acquisition de Medidata en est un exemple significatif.</w:t>
      </w:r>
      <w:commentRangeEnd w:id="36"/>
      <w:r w:rsidR="00050176">
        <w:rPr>
          <w:rStyle w:val="Marquedecommentaire"/>
          <w:szCs w:val="20"/>
          <w:lang w:val="fr-FR" w:eastAsia="en-US"/>
        </w:rPr>
        <w:commentReference w:id="36"/>
      </w:r>
    </w:p>
    <w:p w14:paraId="71B644EB" w14:textId="38AEC847" w:rsidR="00F9561E" w:rsidRPr="00747E70" w:rsidRDefault="00F9561E" w:rsidP="00F9561E">
      <w:pPr>
        <w:pStyle w:val="NormalWeb"/>
        <w:rPr>
          <w:rFonts w:ascii="3DS V2" w:hAnsi="3DS V2"/>
          <w:lang w:val="fr-FR"/>
        </w:rPr>
      </w:pPr>
      <w:r w:rsidRPr="00747E70">
        <w:rPr>
          <w:rFonts w:ascii="3DS V2" w:hAnsi="3DS V2"/>
          <w:lang w:val="fr-FR"/>
        </w:rPr>
        <w:t xml:space="preserve">Aujourd’hui, plus de </w:t>
      </w:r>
      <w:r w:rsidR="00277876" w:rsidRPr="00747E70">
        <w:rPr>
          <w:rFonts w:ascii="3DS V2" w:hAnsi="3DS V2"/>
          <w:lang w:val="fr-FR"/>
        </w:rPr>
        <w:t>250</w:t>
      </w:r>
      <w:r w:rsidRPr="00747E70">
        <w:rPr>
          <w:rFonts w:ascii="3DS V2" w:hAnsi="3DS V2"/>
          <w:lang w:val="fr-FR"/>
        </w:rPr>
        <w:t>00 collaborateurs, répartis dans le monde entier, partagent une vision commune : améliorer la vie réelle par l’innovation dans les mondes virtuels.</w:t>
      </w:r>
      <w:r w:rsidR="0095417E" w:rsidRPr="00747E70">
        <w:rPr>
          <w:rFonts w:ascii="3DS V2" w:hAnsi="3DS V2"/>
          <w:lang w:val="fr-FR"/>
        </w:rPr>
        <w:t xml:space="preserve"> Aujourd’hui, la raison d’être de Dassault Systèmes est d’offrir aux entreprises et aux personnes des univers 3DEXPERIENCE leur permettant d’imaginer des innovations durables, capables d’harmoniser produit, nature et vie.</w:t>
      </w:r>
    </w:p>
    <w:p w14:paraId="787ED372" w14:textId="75CF46E9" w:rsidR="00F9561E" w:rsidRPr="00747E70" w:rsidRDefault="00F9561E" w:rsidP="00F9561E">
      <w:pPr>
        <w:spacing w:before="100" w:beforeAutospacing="1" w:after="100" w:afterAutospacing="1" w:line="240" w:lineRule="auto"/>
        <w:rPr>
          <w:rFonts w:ascii="3DS V2" w:eastAsia="Times New Roman" w:hAnsi="3DS V2" w:cs="Times New Roman"/>
          <w:sz w:val="24"/>
          <w:szCs w:val="24"/>
          <w:lang w:eastAsia="zh-CN"/>
        </w:rPr>
      </w:pPr>
      <w:r w:rsidRPr="00747E70">
        <w:rPr>
          <w:rFonts w:ascii="3DS V2" w:eastAsia="Times New Roman" w:hAnsi="3DS V2" w:cs="Times New Roman"/>
          <w:sz w:val="24"/>
          <w:szCs w:val="24"/>
          <w:lang w:eastAsia="zh-CN"/>
        </w:rPr>
        <w:t xml:space="preserve">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w:t>
      </w:r>
      <w:r w:rsidRPr="00747E70">
        <w:rPr>
          <w:rFonts w:ascii="3DS V2" w:eastAsia="Times New Roman" w:hAnsi="3DS V2" w:cs="Times New Roman"/>
          <w:sz w:val="24"/>
          <w:szCs w:val="24"/>
          <w:lang w:eastAsia="zh-CN"/>
        </w:rPr>
        <w:lastRenderedPageBreak/>
        <w:t>dans la mise en œuvre d’approches plus durables, vertes et écoresponsables, en phase avec les enjeux environnementaux actuels.</w:t>
      </w:r>
    </w:p>
    <w:p w14:paraId="4A150CBD" w14:textId="77777777" w:rsidR="0041418D" w:rsidRPr="00540B43" w:rsidRDefault="0041418D" w:rsidP="007C58D1">
      <w:pPr>
        <w:pStyle w:val="Titre3"/>
        <w:rPr>
          <w:rFonts w:ascii="3DS V2" w:hAnsi="3DS V2"/>
          <w:sz w:val="32"/>
          <w:szCs w:val="32"/>
        </w:rPr>
      </w:pPr>
      <w:bookmarkStart w:id="37" w:name="_Toc203728026"/>
      <w:r w:rsidRPr="00540B43">
        <w:rPr>
          <w:rFonts w:ascii="3DS V2" w:hAnsi="3DS V2"/>
          <w:sz w:val="32"/>
          <w:szCs w:val="32"/>
        </w:rPr>
        <w:t>Une entreprise engagée et une présence mondiale</w:t>
      </w:r>
      <w:bookmarkEnd w:id="37"/>
    </w:p>
    <w:p w14:paraId="6A9D22B0" w14:textId="77777777" w:rsidR="00540B43" w:rsidRPr="00F16CF0" w:rsidRDefault="0041418D" w:rsidP="0041418D">
      <w:pPr>
        <w:pStyle w:val="NormalWeb"/>
        <w:rPr>
          <w:rFonts w:ascii="3DS V2" w:hAnsi="3DS V2"/>
          <w:lang w:val="fr-FR"/>
        </w:rPr>
      </w:pPr>
      <w:r w:rsidRPr="00F16CF0">
        <w:rPr>
          <w:rFonts w:ascii="3DS V2" w:hAnsi="3DS V2"/>
          <w:lang w:val="fr-FR"/>
        </w:rPr>
        <w:t>Dassault Systèmes emploie environ 25 000 collaborateurs passionnés, répartis sur les cinq continents, avec une forte concentration en Europe (41 %), en Asie-Pacifique (32 %) et en Amériques (27 %).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6E55804D" w14:textId="792A3D03" w:rsidR="0041418D" w:rsidRPr="00F16CF0" w:rsidRDefault="0041418D" w:rsidP="0041418D">
      <w:pPr>
        <w:pStyle w:val="NormalWeb"/>
        <w:rPr>
          <w:rFonts w:ascii="3DS V2" w:hAnsi="3DS V2"/>
          <w:lang w:val="fr-FR"/>
        </w:rPr>
      </w:pPr>
      <w:r w:rsidRPr="00F16CF0">
        <w:rPr>
          <w:rFonts w:ascii="3DS V2" w:hAnsi="3DS V2"/>
          <w:lang w:val="fr-FR"/>
        </w:rPr>
        <w:t>Le capital de Dassault Systèmes est majoritairement détenu par le Groupe Industriel Marcel Dassault, contrôlé par la famille Dassault, ainsi que par la direction de la société.</w:t>
      </w:r>
      <w:r w:rsidR="001C1A95">
        <w:rPr>
          <w:rFonts w:ascii="3DS V2" w:hAnsi="3DS V2"/>
          <w:lang w:val="fr-FR"/>
        </w:rPr>
        <w:t xml:space="preserve"> </w:t>
      </w:r>
      <w:r w:rsidRPr="00F16CF0">
        <w:rPr>
          <w:rFonts w:ascii="3DS V2" w:hAnsi="3DS V2"/>
          <w:lang w:val="fr-FR"/>
        </w:rPr>
        <w:t>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38" w:name="_Toc203728027"/>
      <w:r w:rsidRPr="00540B43">
        <w:rPr>
          <w:rFonts w:ascii="3DS V2" w:hAnsi="3DS V2"/>
          <w:sz w:val="32"/>
          <w:szCs w:val="32"/>
        </w:rPr>
        <w:t>Une vision forte : le virtuel au service du réel</w:t>
      </w:r>
      <w:bookmarkEnd w:id="38"/>
    </w:p>
    <w:p w14:paraId="76C126D9" w14:textId="77777777" w:rsidR="007C58D1" w:rsidRPr="00F16CF0" w:rsidRDefault="007C58D1" w:rsidP="007C58D1">
      <w:pPr>
        <w:pStyle w:val="NormalWeb"/>
        <w:rPr>
          <w:rFonts w:ascii="3DS V2" w:hAnsi="3DS V2"/>
          <w:lang w:val="fr-FR"/>
        </w:rPr>
      </w:pPr>
      <w:r w:rsidRPr="00F16CF0">
        <w:rPr>
          <w:rFonts w:ascii="3DS V2" w:hAnsi="3DS V2"/>
          <w:lang w:val="fr-FR"/>
        </w:rPr>
        <w:t>Dassault Systèmes est profondément convaincue que les mondes virtuels permettent de prolonger et d’améliorer le monde réel, notamment pour répondre aux enjeux environnementaux et sociétaux actuels. Grâce à ses technologies, il est possible de simuler, tester et anticiper les impacts avant la fabrication physique d’un produit, réduisant ainsi les gaspillages et les risques.</w:t>
      </w:r>
    </w:p>
    <w:p w14:paraId="6AFC44A5" w14:textId="77777777" w:rsidR="007C58D1" w:rsidRPr="00F16CF0" w:rsidRDefault="007C58D1" w:rsidP="007C58D1">
      <w:pPr>
        <w:pStyle w:val="NormalWeb"/>
        <w:rPr>
          <w:rFonts w:ascii="3DS V2" w:hAnsi="3DS V2"/>
          <w:lang w:val="fr-FR"/>
        </w:rPr>
      </w:pPr>
      <w:r w:rsidRPr="00F16CF0">
        <w:rPr>
          <w:rFonts w:ascii="3DS V2" w:hAnsi="3DS V2"/>
          <w:lang w:val="fr-FR"/>
        </w:rPr>
        <w:t>La plateforme 3DEXPERIENCE®, cœur de l’offre Dassault Systèmes,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6AE26AD8" w14:textId="77777777" w:rsidR="007C58D1" w:rsidRPr="00F16CF0" w:rsidRDefault="007C58D1" w:rsidP="007C58D1">
      <w:pPr>
        <w:pStyle w:val="NormalWeb"/>
        <w:rPr>
          <w:rFonts w:ascii="3DS V2" w:hAnsi="3DS V2"/>
          <w:lang w:val="fr-FR"/>
        </w:rPr>
      </w:pPr>
      <w:r w:rsidRPr="00F16CF0">
        <w:rPr>
          <w:rFonts w:ascii="3DS V2" w:hAnsi="3DS V2"/>
          <w:lang w:val="fr-FR"/>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p>
    <w:p w14:paraId="2F4FAEF5" w14:textId="35273703" w:rsidR="00540B43" w:rsidRPr="00540B43" w:rsidRDefault="00540B43" w:rsidP="00540B43">
      <w:pPr>
        <w:pStyle w:val="Titre3"/>
        <w:rPr>
          <w:rFonts w:ascii="3DS V2" w:hAnsi="3DS V2"/>
          <w:sz w:val="32"/>
          <w:szCs w:val="32"/>
        </w:rPr>
      </w:pPr>
      <w:bookmarkStart w:id="39" w:name="_Toc203728028"/>
      <w:r w:rsidRPr="00540B43">
        <w:rPr>
          <w:rFonts w:ascii="3DS V2" w:hAnsi="3DS V2"/>
          <w:sz w:val="32"/>
          <w:szCs w:val="32"/>
        </w:rPr>
        <w:t xml:space="preserve">Une culture d’innovation portée par l’esprit </w:t>
      </w:r>
      <w:r>
        <w:rPr>
          <w:rFonts w:ascii="3DS V2" w:hAnsi="3DS V2"/>
          <w:sz w:val="32"/>
          <w:szCs w:val="32"/>
        </w:rPr>
        <w:t>« </w:t>
      </w:r>
      <w:r w:rsidRPr="00540B43">
        <w:rPr>
          <w:rFonts w:ascii="3DS V2" w:hAnsi="3DS V2"/>
          <w:sz w:val="32"/>
          <w:szCs w:val="32"/>
        </w:rPr>
        <w:t>IFWE</w:t>
      </w:r>
      <w:r>
        <w:rPr>
          <w:rFonts w:ascii="3DS V2" w:hAnsi="3DS V2"/>
          <w:sz w:val="32"/>
          <w:szCs w:val="32"/>
        </w:rPr>
        <w:t> »</w:t>
      </w:r>
      <w:bookmarkEnd w:id="39"/>
    </w:p>
    <w:p w14:paraId="1EF7B3BD" w14:textId="77777777" w:rsidR="00540B43" w:rsidRPr="00F16CF0" w:rsidRDefault="00540B43" w:rsidP="00540B43">
      <w:pPr>
        <w:pStyle w:val="NormalWeb"/>
        <w:rPr>
          <w:rFonts w:ascii="3DS V2" w:hAnsi="3DS V2"/>
          <w:lang w:val="fr-FR"/>
        </w:rPr>
      </w:pPr>
      <w:r w:rsidRPr="00F16CF0">
        <w:rPr>
          <w:rFonts w:ascii="3DS V2" w:hAnsi="3DS V2"/>
          <w:lang w:val="fr-FR"/>
        </w:rPr>
        <w:t>L’esprit « IFWE » est un concept propre à Dassault Systèmes. Il combine :</w:t>
      </w:r>
    </w:p>
    <w:p w14:paraId="1FB71F1F" w14:textId="77777777" w:rsidR="00540B43" w:rsidRPr="00F16CF0" w:rsidRDefault="00540B43" w:rsidP="00540B43">
      <w:pPr>
        <w:pStyle w:val="NormalWeb"/>
        <w:numPr>
          <w:ilvl w:val="0"/>
          <w:numId w:val="29"/>
        </w:numPr>
        <w:rPr>
          <w:rFonts w:ascii="3DS V2" w:hAnsi="3DS V2"/>
          <w:lang w:val="fr-FR"/>
        </w:rPr>
      </w:pPr>
      <w:r w:rsidRPr="00F16CF0">
        <w:rPr>
          <w:rFonts w:ascii="3DS V2" w:hAnsi="3DS V2"/>
          <w:lang w:val="fr-FR"/>
        </w:rPr>
        <w:t>« IF » : la volonté d’explorer en permanence de nouvelles possibilités,</w:t>
      </w:r>
    </w:p>
    <w:p w14:paraId="4F31AA59" w14:textId="77777777" w:rsidR="00540B43" w:rsidRPr="00F16CF0" w:rsidRDefault="00540B43" w:rsidP="00540B43">
      <w:pPr>
        <w:pStyle w:val="NormalWeb"/>
        <w:numPr>
          <w:ilvl w:val="0"/>
          <w:numId w:val="29"/>
        </w:numPr>
        <w:rPr>
          <w:rFonts w:ascii="3DS V2" w:hAnsi="3DS V2"/>
          <w:lang w:val="fr-FR"/>
        </w:rPr>
      </w:pPr>
      <w:r w:rsidRPr="00F16CF0">
        <w:rPr>
          <w:rFonts w:ascii="3DS V2" w:hAnsi="3DS V2"/>
          <w:lang w:val="fr-FR"/>
        </w:rPr>
        <w:t>« WE » : la conviction que c’est en connectant les individus que l’on peut réaliser un changement profond et durable.</w:t>
      </w:r>
    </w:p>
    <w:p w14:paraId="595C6ED7" w14:textId="02415ECF" w:rsidR="0041418D" w:rsidRPr="009B189C" w:rsidRDefault="00540B43" w:rsidP="00DA25BA">
      <w:pPr>
        <w:pStyle w:val="NormalWeb"/>
        <w:rPr>
          <w:rFonts w:ascii="3DS V2" w:hAnsi="3DS V2"/>
          <w:lang w:val="fr-FR"/>
        </w:rPr>
      </w:pPr>
      <w:r w:rsidRPr="00F16CF0">
        <w:rPr>
          <w:rFonts w:ascii="3DS V2" w:hAnsi="3DS V2"/>
          <w:lang w:val="fr-FR"/>
        </w:rPr>
        <w:lastRenderedPageBreak/>
        <w:t>Cet état d’esprit guide la culture interne et les ambitions externes de l’entreprise, résolument tournée vers l’innovation au service de l’humanité.</w:t>
      </w:r>
    </w:p>
    <w:p w14:paraId="64852A4E" w14:textId="6358D0F4" w:rsidR="0041418D" w:rsidRPr="009B189C" w:rsidRDefault="00F9561E" w:rsidP="0041418D">
      <w:pPr>
        <w:pStyle w:val="NormalWeb"/>
        <w:keepNext/>
        <w:rPr>
          <w:lang w:val="fr-FR"/>
        </w:rPr>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50F35290" w:rsidR="001F4B51" w:rsidRDefault="0041418D" w:rsidP="0041418D">
      <w:pPr>
        <w:pStyle w:val="Lgende"/>
        <w:jc w:val="center"/>
        <w:rPr>
          <w:noProof/>
        </w:rPr>
      </w:pPr>
      <w:r>
        <w:t xml:space="preserve">Figure </w:t>
      </w:r>
      <w:fldSimple w:instr=" SEQ Figure \* ARABIC ">
        <w:r w:rsidR="005D6F4E">
          <w:rPr>
            <w:noProof/>
          </w:rPr>
          <w:t>1</w:t>
        </w:r>
      </w:fldSimple>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6C639429" w:rsidR="001C2DF2" w:rsidRPr="00381802" w:rsidRDefault="001C2DF2" w:rsidP="001C2DF2">
                            <w:pPr>
                              <w:pStyle w:val="Lgende"/>
                              <w:jc w:val="center"/>
                              <w:rPr>
                                <w:rFonts w:ascii="3DS V2" w:hAnsi="3DS V2"/>
                                <w:b/>
                                <w:bCs/>
                                <w:color w:val="005386"/>
                                <w:sz w:val="22"/>
                                <w:szCs w:val="22"/>
                              </w:rPr>
                            </w:pPr>
                            <w:r>
                              <w:t xml:space="preserve">Figure </w:t>
                            </w:r>
                            <w:fldSimple w:instr=" SEQ Figure \* ARABIC ">
                              <w:r w:rsidR="005D6F4E">
                                <w:rPr>
                                  <w:noProof/>
                                </w:rPr>
                                <w:t>2</w:t>
                              </w:r>
                            </w:fldSimple>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7"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" stroked="f">
                <v:textbox style="mso-fit-shape-to-text:t" inset="0,0,0,0">
                  <w:txbxContent>
                    <w:p w14:paraId="4C2B4B90" w14:textId="6C639429" w:rsidR="001C2DF2" w:rsidRPr="00381802" w:rsidRDefault="001C2DF2" w:rsidP="001C2DF2">
                      <w:pPr>
                        <w:pStyle w:val="Lgende"/>
                        <w:jc w:val="center"/>
                        <w:rPr>
                          <w:rFonts w:ascii="3DS V2" w:hAnsi="3DS V2"/>
                          <w:b/>
                          <w:bCs/>
                          <w:color w:val="005386"/>
                          <w:sz w:val="22"/>
                          <w:szCs w:val="22"/>
                        </w:rPr>
                      </w:pPr>
                      <w:r>
                        <w:t xml:space="preserve">Figure </w:t>
                      </w:r>
                      <w:fldSimple w:instr=" SEQ Figure \* ARABIC ">
                        <w:r w:rsidR="005D6F4E">
                          <w:rPr>
                            <w:noProof/>
                          </w:rPr>
                          <w:t>2</w:t>
                        </w:r>
                      </w:fldSimple>
                      <w:r>
                        <w:t xml:space="preserve"> : Le modèle d'affaires de Dassault Systèmes</w:t>
                      </w:r>
                    </w:p>
                  </w:txbxContent>
                </v:textbox>
                <w10:wrap type="tight"/>
              </v:shape>
            </w:pict>
          </mc:Fallback>
        </mc:AlternateContent>
      </w:r>
    </w:p>
    <w:p w14:paraId="74D5872F" w14:textId="32614EC4" w:rsidR="00540B43" w:rsidRDefault="00540B43">
      <w:pPr>
        <w:rPr>
          <w:rFonts w:ascii="3DS V2" w:eastAsiaTheme="majorEastAsia" w:hAnsi="3DS V2" w:cstheme="majorBidi"/>
          <w:b/>
          <w:bCs/>
          <w:color w:val="005386"/>
        </w:rPr>
      </w:pPr>
      <w:r>
        <w:rPr>
          <w:noProof/>
        </w:rPr>
        <w:lastRenderedPageBreak/>
        <mc:AlternateContent>
          <mc:Choice Requires="wps">
            <w:drawing>
              <wp:anchor distT="0" distB="0" distL="114300" distR="114300" simplePos="0" relativeHeight="251696640" behindDoc="1" locked="0" layoutInCell="1" allowOverlap="1" wp14:anchorId="1CE18BE3" wp14:editId="576605D3">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5F2FC45F" w:rsidR="00540B43" w:rsidRPr="00F91AFF" w:rsidRDefault="00540B43" w:rsidP="00540B43">
                            <w:pPr>
                              <w:pStyle w:val="Lgende"/>
                              <w:jc w:val="center"/>
                              <w:rPr>
                                <w:rFonts w:ascii="3DS V2" w:hAnsi="3DS V2"/>
                              </w:rPr>
                            </w:pPr>
                            <w:r>
                              <w:t xml:space="preserve">Figure </w:t>
                            </w:r>
                            <w:fldSimple w:instr=" SEQ Figure \* ARABIC ">
                              <w:r w:rsidR="005D6F4E">
                                <w:rPr>
                                  <w:noProof/>
                                </w:rPr>
                                <w:t>3</w:t>
                              </w:r>
                            </w:fldSimple>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8"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" stroked="f">
                <v:textbox style="mso-fit-shape-to-text:t" inset="0,0,0,0">
                  <w:txbxContent>
                    <w:p w14:paraId="5E562B2B" w14:textId="5F2FC45F" w:rsidR="00540B43" w:rsidRPr="00F91AFF" w:rsidRDefault="00540B43" w:rsidP="00540B43">
                      <w:pPr>
                        <w:pStyle w:val="Lgende"/>
                        <w:jc w:val="center"/>
                        <w:rPr>
                          <w:rFonts w:ascii="3DS V2" w:hAnsi="3DS V2"/>
                        </w:rPr>
                      </w:pPr>
                      <w:r>
                        <w:t xml:space="preserve">Figure </w:t>
                      </w:r>
                      <w:fldSimple w:instr=" SEQ Figure \* ARABIC ">
                        <w:r w:rsidR="005D6F4E">
                          <w:rPr>
                            <w:noProof/>
                          </w:rPr>
                          <w:t>3</w:t>
                        </w:r>
                      </w:fldSimple>
                      <w:r>
                        <w:t xml:space="preserve"> : Modèle d'affaires &amp; Valeur créée et partagée</w:t>
                      </w:r>
                    </w:p>
                  </w:txbxContent>
                </v:textbox>
                <w10:wrap type="tight"/>
              </v:shape>
            </w:pict>
          </mc:Fallback>
        </mc:AlternateContent>
      </w:r>
      <w:r w:rsidRPr="00540B43">
        <w:rPr>
          <w:rFonts w:ascii="3DS V2" w:hAnsi="3DS V2"/>
          <w:noProof/>
        </w:rPr>
        <w:drawing>
          <wp:anchor distT="0" distB="0" distL="114300" distR="114300" simplePos="0" relativeHeight="251694592" behindDoc="1" locked="0" layoutInCell="1" allowOverlap="1" wp14:anchorId="0238EC32" wp14:editId="450F0A26">
            <wp:simplePos x="0" y="0"/>
            <wp:positionH relativeFrom="column">
              <wp:posOffset>-393878</wp:posOffset>
            </wp:positionH>
            <wp:positionV relativeFrom="page">
              <wp:posOffset>1513180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3DS V2" w:hAnsi="3DS V2"/>
        </w:rPr>
        <w:br w:type="page"/>
      </w:r>
    </w:p>
    <w:p w14:paraId="517625DB" w14:textId="434FB7BC" w:rsidR="00FE4BE1" w:rsidRPr="004F2DC8" w:rsidRDefault="00FE4BE1" w:rsidP="00FE4BE1">
      <w:pPr>
        <w:pStyle w:val="Titre3"/>
        <w:rPr>
          <w:rFonts w:ascii="3DS V2" w:hAnsi="3DS V2"/>
          <w:sz w:val="32"/>
          <w:szCs w:val="32"/>
        </w:rPr>
      </w:pPr>
      <w:bookmarkStart w:id="40" w:name="_Toc203728029"/>
      <w:r w:rsidRPr="004F2DC8">
        <w:rPr>
          <w:rFonts w:ascii="3DS V2" w:hAnsi="3DS V2"/>
          <w:sz w:val="32"/>
          <w:szCs w:val="32"/>
        </w:rPr>
        <w:lastRenderedPageBreak/>
        <w:t xml:space="preserve">Une stratégie </w:t>
      </w:r>
      <w:r w:rsidR="000D7F82">
        <w:rPr>
          <w:rFonts w:ascii="3DS V2" w:hAnsi="3DS V2"/>
          <w:sz w:val="32"/>
          <w:szCs w:val="32"/>
        </w:rPr>
        <w:t>autour de</w:t>
      </w:r>
      <w:r w:rsidRPr="004F2DC8">
        <w:rPr>
          <w:rFonts w:ascii="3DS V2" w:hAnsi="3DS V2"/>
          <w:sz w:val="32"/>
          <w:szCs w:val="32"/>
        </w:rPr>
        <w:t xml:space="preserve"> l’humain, l’industrie et les expériences</w:t>
      </w:r>
      <w:bookmarkEnd w:id="40"/>
    </w:p>
    <w:p w14:paraId="3C972D8F" w14:textId="77777777" w:rsidR="00FE4BE1" w:rsidRPr="00DA25BA" w:rsidRDefault="00FE4BE1" w:rsidP="00FE4BE1">
      <w:pPr>
        <w:pStyle w:val="NormalWeb"/>
        <w:rPr>
          <w:rFonts w:ascii="3DS V2" w:hAnsi="3DS V2"/>
          <w:lang w:val="fr-FR"/>
        </w:rPr>
      </w:pPr>
      <w:r w:rsidRPr="00DA25BA">
        <w:rPr>
          <w:rFonts w:ascii="3DS V2" w:hAnsi="3DS V2"/>
          <w:lang w:val="fr-FR"/>
        </w:rPr>
        <w:t>Dassault Systèmes développe sa stratégie autour de trois axes :</w:t>
      </w:r>
    </w:p>
    <w:p w14:paraId="0EBBA01E" w14:textId="77777777" w:rsidR="00FE4BE1" w:rsidRPr="00DA25BA" w:rsidRDefault="00FE4BE1" w:rsidP="00FE4BE1">
      <w:pPr>
        <w:pStyle w:val="NormalWeb"/>
        <w:numPr>
          <w:ilvl w:val="0"/>
          <w:numId w:val="27"/>
        </w:numPr>
        <w:rPr>
          <w:rFonts w:ascii="3DS V2" w:hAnsi="3DS V2"/>
          <w:lang w:val="fr-FR"/>
        </w:rPr>
      </w:pPr>
      <w:r w:rsidRPr="00DA25BA">
        <w:rPr>
          <w:rStyle w:val="lev"/>
          <w:rFonts w:ascii="3DS V2" w:hAnsi="3DS V2"/>
          <w:lang w:val="fr-FR"/>
        </w:rPr>
        <w:t>Human</w:t>
      </w:r>
      <w:r w:rsidRPr="00DA25BA">
        <w:rPr>
          <w:rFonts w:ascii="3DS V2" w:hAnsi="3DS V2"/>
          <w:lang w:val="fr-FR"/>
        </w:rPr>
        <w:t xml:space="preserve"> : l’humain est la ressource principale et la raison d’être de l’entreprise, avec une ambition d’apporter un bénéfice durable à la société par l’imagination, le savoir et le partage.</w:t>
      </w:r>
    </w:p>
    <w:p w14:paraId="4EFA5838" w14:textId="1A4866C0" w:rsidR="00FE4BE1" w:rsidRPr="00DA25BA" w:rsidRDefault="00FE1AD4" w:rsidP="00FE4BE1">
      <w:pPr>
        <w:pStyle w:val="NormalWeb"/>
        <w:numPr>
          <w:ilvl w:val="0"/>
          <w:numId w:val="27"/>
        </w:numPr>
        <w:rPr>
          <w:rFonts w:ascii="3DS V2" w:hAnsi="3DS V2"/>
          <w:lang w:val="fr-FR"/>
        </w:rPr>
      </w:pPr>
      <w:proofErr w:type="gramStart"/>
      <w:r w:rsidRPr="009B189C">
        <w:rPr>
          <w:rStyle w:val="lev"/>
          <w:rFonts w:ascii="3DS V2" w:hAnsi="3DS V2"/>
          <w:lang w:val="fr-FR"/>
        </w:rPr>
        <w:t>Industry</w:t>
      </w:r>
      <w:r w:rsidRPr="00DA25BA">
        <w:rPr>
          <w:rFonts w:ascii="3DS V2" w:hAnsi="3DS V2"/>
          <w:lang w:val="fr-FR"/>
        </w:rPr>
        <w:t>:</w:t>
      </w:r>
      <w:proofErr w:type="gramEnd"/>
      <w:r w:rsidR="00FE4BE1" w:rsidRPr="00DA25BA">
        <w:rPr>
          <w:rFonts w:ascii="3DS V2" w:hAnsi="3DS V2"/>
          <w:lang w:val="fr-FR"/>
        </w:rPr>
        <w:t xml:space="preserve"> offrir à chaque secteur industriel des solutions personnalisées pour atteindre des résultats durables et compétitifs.</w:t>
      </w:r>
    </w:p>
    <w:p w14:paraId="75173475" w14:textId="2AAA9E0A" w:rsidR="00FE4BE1" w:rsidRPr="00DA25BA" w:rsidRDefault="00FE1AD4" w:rsidP="00FE4BE1">
      <w:pPr>
        <w:pStyle w:val="NormalWeb"/>
        <w:numPr>
          <w:ilvl w:val="0"/>
          <w:numId w:val="27"/>
        </w:numPr>
        <w:rPr>
          <w:rFonts w:ascii="3DS V2" w:hAnsi="3DS V2"/>
          <w:lang w:val="fr-FR"/>
        </w:rPr>
      </w:pPr>
      <w:proofErr w:type="gramStart"/>
      <w:r w:rsidRPr="009B189C">
        <w:rPr>
          <w:rStyle w:val="lev"/>
          <w:rFonts w:ascii="3DS V2" w:hAnsi="3DS V2"/>
          <w:lang w:val="fr-FR"/>
        </w:rPr>
        <w:t>Experiences</w:t>
      </w:r>
      <w:r w:rsidRPr="00DA25BA">
        <w:rPr>
          <w:rFonts w:ascii="3DS V2" w:hAnsi="3DS V2"/>
          <w:lang w:val="fr-FR"/>
        </w:rPr>
        <w:t>:</w:t>
      </w:r>
      <w:proofErr w:type="gramEnd"/>
      <w:r w:rsidR="00FE4BE1" w:rsidRPr="00DA25BA">
        <w:rPr>
          <w:rFonts w:ascii="3DS V2" w:hAnsi="3DS V2"/>
          <w:lang w:val="fr-FR"/>
        </w:rPr>
        <w:t xml:space="preserve"> promouvoir une nouvelle économie de l’expérience, où les solutions ne sont plus simplement des produits, mais des expériences à vivre.</w:t>
      </w:r>
    </w:p>
    <w:p w14:paraId="16445DB9" w14:textId="571AB104" w:rsidR="00FE4BE1" w:rsidRPr="00DA25BA" w:rsidRDefault="00FE4BE1" w:rsidP="00FE4BE1">
      <w:pPr>
        <w:pStyle w:val="NormalWeb"/>
        <w:rPr>
          <w:rFonts w:ascii="3DS V2" w:hAnsi="3DS V2"/>
          <w:lang w:val="fr-FR"/>
        </w:rPr>
      </w:pPr>
      <w:r w:rsidRPr="00DA25BA">
        <w:rPr>
          <w:rFonts w:ascii="3DS V2" w:hAnsi="3DS V2"/>
          <w:lang w:val="fr-FR"/>
        </w:rPr>
        <w:t>Cette stratégie se concentre particulièrement sur trois secteurs clés : les sciences de la vie et la santé, les industries manufacturières et les infrastructures &amp; villes intelligentes, tous unis par des besoins communs en matière de développement durable.</w:t>
      </w:r>
    </w:p>
    <w:p w14:paraId="192706F5" w14:textId="77777777" w:rsidR="00FE1AD4" w:rsidRPr="004F2DC8" w:rsidRDefault="00FE1AD4" w:rsidP="00FE1AD4">
      <w:pPr>
        <w:pStyle w:val="Titre3"/>
        <w:rPr>
          <w:rFonts w:ascii="3DS V2" w:hAnsi="3DS V2"/>
          <w:sz w:val="32"/>
          <w:szCs w:val="32"/>
        </w:rPr>
      </w:pPr>
      <w:bookmarkStart w:id="41" w:name="_Toc203728030"/>
      <w:r w:rsidRPr="004F2DC8">
        <w:rPr>
          <w:rFonts w:ascii="3DS V2" w:hAnsi="3DS V2"/>
          <w:sz w:val="32"/>
          <w:szCs w:val="32"/>
        </w:rPr>
        <w:t>Engagement en matière de développement durable et culture d’entreprise</w:t>
      </w:r>
      <w:bookmarkEnd w:id="41"/>
    </w:p>
    <w:p w14:paraId="0942B6FB" w14:textId="77777777" w:rsidR="00FE1AD4" w:rsidRPr="00DA25BA" w:rsidRDefault="00FE1AD4" w:rsidP="00FE1AD4">
      <w:pPr>
        <w:pStyle w:val="NormalWeb"/>
        <w:rPr>
          <w:rFonts w:ascii="3DS V2" w:hAnsi="3DS V2"/>
          <w:lang w:val="fr-FR"/>
        </w:rPr>
      </w:pPr>
      <w:r w:rsidRPr="00DA25BA">
        <w:rPr>
          <w:rFonts w:ascii="3DS V2" w:hAnsi="3DS V2"/>
          <w:lang w:val="fr-FR"/>
        </w:rPr>
        <w:t>Dassault Systèmes s’engage à :</w:t>
      </w:r>
    </w:p>
    <w:p w14:paraId="5F7263B8" w14:textId="77777777" w:rsidR="00FE1AD4" w:rsidRPr="00DA25BA" w:rsidRDefault="00FE1AD4" w:rsidP="00FE1AD4">
      <w:pPr>
        <w:pStyle w:val="NormalWeb"/>
        <w:numPr>
          <w:ilvl w:val="0"/>
          <w:numId w:val="28"/>
        </w:numPr>
        <w:rPr>
          <w:rFonts w:ascii="3DS V2" w:hAnsi="3DS V2"/>
          <w:lang w:val="fr-FR"/>
        </w:rPr>
      </w:pPr>
      <w:r w:rsidRPr="00DA25BA">
        <w:rPr>
          <w:rStyle w:val="lev"/>
          <w:rFonts w:ascii="3DS V2" w:hAnsi="3DS V2"/>
          <w:lang w:val="fr-FR"/>
        </w:rPr>
        <w:t>Maximiser l’impact positif</w:t>
      </w:r>
      <w:r w:rsidRPr="00DA25BA">
        <w:rPr>
          <w:rFonts w:ascii="3DS V2" w:hAnsi="3DS V2"/>
          <w:lang w:val="fr-FR"/>
        </w:rPr>
        <w:t xml:space="preserve"> de ses solutions en facilitant l’innovation responsable chez ses clients.</w:t>
      </w:r>
    </w:p>
    <w:p w14:paraId="42686DF3" w14:textId="77777777" w:rsidR="00FE1AD4" w:rsidRPr="00DA25BA" w:rsidRDefault="00FE1AD4" w:rsidP="00FE1AD4">
      <w:pPr>
        <w:pStyle w:val="NormalWeb"/>
        <w:numPr>
          <w:ilvl w:val="0"/>
          <w:numId w:val="28"/>
        </w:numPr>
        <w:rPr>
          <w:rFonts w:ascii="3DS V2" w:hAnsi="3DS V2"/>
          <w:lang w:val="fr-FR"/>
        </w:rPr>
      </w:pPr>
      <w:r w:rsidRPr="00DA25BA">
        <w:rPr>
          <w:rStyle w:val="lev"/>
          <w:rFonts w:ascii="3DS V2" w:hAnsi="3DS V2"/>
          <w:lang w:val="fr-FR"/>
        </w:rPr>
        <w:t>Réduire son empreinte environnementale</w:t>
      </w:r>
      <w:r w:rsidRPr="00DA25BA">
        <w:rPr>
          <w:rFonts w:ascii="3DS V2" w:hAnsi="3DS V2"/>
          <w:lang w:val="fr-FR"/>
        </w:rPr>
        <w:t>, avec pour objectif la neutralité carbone d’ici 2040, et en incitant ses fournisseurs à suivre cette démarche.</w:t>
      </w:r>
    </w:p>
    <w:p w14:paraId="3B4ED087" w14:textId="77777777" w:rsidR="00FE1AD4" w:rsidRPr="00DA25BA" w:rsidRDefault="00FE1AD4" w:rsidP="00FE1AD4">
      <w:pPr>
        <w:pStyle w:val="NormalWeb"/>
        <w:numPr>
          <w:ilvl w:val="0"/>
          <w:numId w:val="28"/>
        </w:numPr>
        <w:rPr>
          <w:rFonts w:ascii="3DS V2" w:hAnsi="3DS V2"/>
          <w:lang w:val="fr-FR"/>
        </w:rPr>
      </w:pPr>
      <w:r w:rsidRPr="00DA25BA">
        <w:rPr>
          <w:rStyle w:val="lev"/>
          <w:rFonts w:ascii="3DS V2" w:hAnsi="3DS V2"/>
          <w:lang w:val="fr-FR"/>
        </w:rPr>
        <w:t>Promouvoir une culture inclusive et éthique</w:t>
      </w:r>
      <w:r w:rsidRPr="00DA25BA">
        <w:rPr>
          <w:rFonts w:ascii="3DS V2" w:hAnsi="3DS V2"/>
          <w:lang w:val="fr-FR"/>
        </w:rPr>
        <w:t>, notamment à travers l’équité hommes-femmes, la conformité et l’engagement des employés.</w:t>
      </w:r>
    </w:p>
    <w:p w14:paraId="3605D772" w14:textId="59A2AF4C" w:rsidR="00FE1AD4" w:rsidRPr="00DA25BA" w:rsidRDefault="00FE1AD4" w:rsidP="00FE1AD4">
      <w:pPr>
        <w:pStyle w:val="NormalWeb"/>
        <w:rPr>
          <w:rFonts w:ascii="3DS V2" w:hAnsi="3DS V2"/>
          <w:lang w:val="fr-FR"/>
        </w:rPr>
      </w:pPr>
      <w:r w:rsidRPr="00DA25BA">
        <w:rPr>
          <w:rFonts w:ascii="3DS V2" w:hAnsi="3DS V2"/>
          <w:lang w:val="fr-FR"/>
        </w:rPr>
        <w:t>Le tout est encadré par des objectifs concrets à horizon 2025-2027 pour répondre efficacement à l’urgence climatique.</w:t>
      </w:r>
    </w:p>
    <w:p w14:paraId="113431C0" w14:textId="44F41351" w:rsidR="00C27F7A" w:rsidRPr="004F2DC8" w:rsidRDefault="00FE1AD4" w:rsidP="00C27F7A">
      <w:pPr>
        <w:pStyle w:val="Titre3"/>
        <w:rPr>
          <w:rFonts w:ascii="3DS V2" w:hAnsi="3DS V2"/>
          <w:sz w:val="32"/>
          <w:szCs w:val="32"/>
        </w:rPr>
      </w:pPr>
      <w:bookmarkStart w:id="42" w:name="_Toc203728031"/>
      <w:r>
        <w:rPr>
          <w:rFonts w:ascii="3DS V2" w:hAnsi="3DS V2"/>
          <w:sz w:val="32"/>
          <w:szCs w:val="32"/>
        </w:rPr>
        <w:t>Futur</w:t>
      </w:r>
      <w:r w:rsidR="00CF24FA">
        <w:rPr>
          <w:rFonts w:ascii="3DS V2" w:hAnsi="3DS V2"/>
          <w:sz w:val="32"/>
          <w:szCs w:val="32"/>
        </w:rPr>
        <w:t xml:space="preserve"> </w:t>
      </w:r>
      <w:r w:rsidR="00C27F7A" w:rsidRPr="004F2DC8">
        <w:rPr>
          <w:rFonts w:ascii="3DS V2" w:hAnsi="3DS V2"/>
          <w:sz w:val="32"/>
          <w:szCs w:val="32"/>
        </w:rPr>
        <w:t>: 3D UNIV+RSES</w:t>
      </w:r>
      <w:bookmarkEnd w:id="42"/>
    </w:p>
    <w:p w14:paraId="1A654913" w14:textId="77777777" w:rsidR="00C27F7A" w:rsidRPr="00DA25BA" w:rsidRDefault="00C27F7A" w:rsidP="00C27F7A">
      <w:pPr>
        <w:pStyle w:val="NormalWeb"/>
        <w:rPr>
          <w:rFonts w:ascii="3DS V2" w:hAnsi="3DS V2"/>
          <w:lang w:val="fr-FR"/>
        </w:rPr>
      </w:pPr>
      <w:r w:rsidRPr="00DA25BA">
        <w:rPr>
          <w:rFonts w:ascii="3DS V2" w:hAnsi="3DS V2"/>
          <w:lang w:val="fr-FR"/>
        </w:rPr>
        <w:t xml:space="preserve">En 2025, Dassault Systèmes innove encore en lançant la 7e génération de ses représentations numériques : les </w:t>
      </w:r>
      <w:r w:rsidRPr="00DA25BA">
        <w:rPr>
          <w:rStyle w:val="lev"/>
          <w:rFonts w:ascii="3DS V2" w:hAnsi="3DS V2"/>
          <w:lang w:val="fr-FR"/>
        </w:rPr>
        <w:t>3D UNIV+RSES</w:t>
      </w:r>
      <w:r w:rsidRPr="00DA25BA">
        <w:rPr>
          <w:rFonts w:ascii="3DS V2" w:hAnsi="3DS V2"/>
          <w:lang w:val="fr-FR"/>
        </w:rPr>
        <w:t>. Ces nouvelles</w:t>
      </w:r>
      <w:r w:rsidRPr="009B189C">
        <w:rPr>
          <w:rFonts w:ascii="3DS V2" w:hAnsi="3DS V2"/>
          <w:lang w:val="fr-FR"/>
        </w:rPr>
        <w:t xml:space="preserve"> </w:t>
      </w:r>
      <w:r w:rsidRPr="00DA25BA">
        <w:rPr>
          <w:rFonts w:ascii="3DS V2" w:hAnsi="3DS V2"/>
          <w:lang w:val="fr-FR"/>
        </w:rPr>
        <w:t>plateformes, intégrant des technologies d’intelligence artificielle avancées, combinent modélisation, simulation, données réelles et contenus générés pour créer des expériences virtuelles d’une richesse inédite.</w:t>
      </w:r>
    </w:p>
    <w:p w14:paraId="78D07746" w14:textId="7CCFEA64" w:rsidR="006F4ED3" w:rsidRPr="009B189C" w:rsidRDefault="00C27F7A" w:rsidP="006709DC">
      <w:pPr>
        <w:pStyle w:val="NormalWeb"/>
        <w:rPr>
          <w:rFonts w:ascii="3DS V2" w:hAnsi="3DS V2"/>
          <w:b/>
          <w:bCs/>
          <w:color w:val="005386"/>
          <w:sz w:val="56"/>
          <w:szCs w:val="56"/>
          <w:lang w:val="fr-FR"/>
        </w:rPr>
      </w:pPr>
      <w:r w:rsidRPr="00DA25BA">
        <w:rPr>
          <w:rFonts w:ascii="3DS V2" w:hAnsi="3DS V2"/>
          <w:lang w:val="fr-FR"/>
        </w:rPr>
        <w:t>Les 3D UNIV+RSES reposent sur sept fondations, notamment l’intégration des jumeaux virtuels, des expériences immersives, des compagnons virtuels intelligents et la virtualisation complète du cycle de vie, combinant sciences du vivant, intelligence artificielle et expérience utilisateur.</w:t>
      </w:r>
    </w:p>
    <w:p w14:paraId="7D593E49" w14:textId="77777777" w:rsidR="006F4ED3" w:rsidRPr="009B189C" w:rsidRDefault="006F4ED3" w:rsidP="006F4ED3">
      <w:pPr>
        <w:pStyle w:val="PartTitle"/>
        <w:ind w:left="720"/>
        <w:jc w:val="left"/>
        <w:rPr>
          <w:rFonts w:ascii="3DS V2" w:hAnsi="3DS V2"/>
          <w:b/>
          <w:bCs w:val="0"/>
          <w:color w:val="005386"/>
          <w:sz w:val="56"/>
          <w:szCs w:val="56"/>
          <w:lang w:val="fr-FR"/>
        </w:rPr>
      </w:pPr>
    </w:p>
    <w:p w14:paraId="0F6C734E" w14:textId="77777777" w:rsidR="006F4ED3" w:rsidRPr="009B189C" w:rsidRDefault="006F4ED3" w:rsidP="006F4ED3">
      <w:pPr>
        <w:pStyle w:val="PartTitle"/>
        <w:ind w:left="720"/>
        <w:jc w:val="left"/>
        <w:rPr>
          <w:rFonts w:ascii="3DS V2" w:hAnsi="3DS V2"/>
          <w:b/>
          <w:bCs w:val="0"/>
          <w:color w:val="005386"/>
          <w:sz w:val="56"/>
          <w:szCs w:val="56"/>
          <w:lang w:val="fr-FR"/>
        </w:rPr>
      </w:pPr>
    </w:p>
    <w:p w14:paraId="3699544A" w14:textId="77777777" w:rsidR="00AB54CE" w:rsidRPr="009B189C" w:rsidRDefault="00AB54CE" w:rsidP="006F4ED3">
      <w:pPr>
        <w:pStyle w:val="PartTitle"/>
        <w:ind w:left="720"/>
        <w:jc w:val="left"/>
        <w:rPr>
          <w:rFonts w:ascii="3DS V2" w:hAnsi="3DS V2"/>
          <w:b/>
          <w:bCs w:val="0"/>
          <w:color w:val="005386"/>
          <w:sz w:val="56"/>
          <w:szCs w:val="56"/>
          <w:lang w:val="fr-FR"/>
        </w:rPr>
      </w:pPr>
    </w:p>
    <w:p w14:paraId="7B370807" w14:textId="29FBC18D" w:rsidR="006F4ED3" w:rsidRPr="009B189C" w:rsidRDefault="006F4ED3" w:rsidP="006F4ED3">
      <w:pPr>
        <w:pStyle w:val="PartTitle"/>
        <w:ind w:left="720"/>
        <w:jc w:val="left"/>
        <w:rPr>
          <w:rFonts w:ascii="3DS V2" w:hAnsi="3DS V2"/>
          <w:b/>
          <w:bCs w:val="0"/>
          <w:color w:val="005386"/>
          <w:sz w:val="56"/>
          <w:szCs w:val="56"/>
          <w:lang w:val="fr-FR"/>
        </w:rPr>
      </w:pPr>
      <w:bookmarkStart w:id="43" w:name="_Toc203728032"/>
      <w:r w:rsidRPr="009B189C">
        <w:rPr>
          <w:rFonts w:ascii="3DS V2" w:hAnsi="3DS V2"/>
          <w:b/>
          <w:bCs w:val="0"/>
          <w:color w:val="005386"/>
          <w:sz w:val="56"/>
          <w:szCs w:val="56"/>
          <w:lang w:val="fr-FR"/>
        </w:rPr>
        <w:t>La mission du stage</w:t>
      </w:r>
      <w:bookmarkEnd w:id="43"/>
    </w:p>
    <w:p w14:paraId="19FBE23E" w14:textId="77777777" w:rsidR="006F4ED3" w:rsidRDefault="006F4ED3">
      <w:pPr>
        <w:rPr>
          <w:rFonts w:ascii="3DS V2" w:eastAsiaTheme="majorEastAsia" w:hAnsi="3DS V2" w:cs="Arial"/>
          <w:b/>
          <w:bCs/>
          <w:color w:val="005386"/>
          <w:sz w:val="40"/>
          <w:szCs w:val="40"/>
        </w:rPr>
      </w:pPr>
      <w:r>
        <w:rPr>
          <w:b/>
          <w:bCs/>
          <w:sz w:val="40"/>
          <w:szCs w:val="40"/>
        </w:rPr>
        <w:br w:type="page"/>
      </w:r>
    </w:p>
    <w:p w14:paraId="11C6A2DF" w14:textId="6273E3B8" w:rsidR="003331CA" w:rsidRPr="009F63AD" w:rsidRDefault="003331CA" w:rsidP="003331CA">
      <w:pPr>
        <w:pStyle w:val="Titre2"/>
        <w:rPr>
          <w:rFonts w:ascii="3DS V2" w:hAnsi="3DS V2" w:cs="Arial"/>
          <w:sz w:val="40"/>
          <w:szCs w:val="40"/>
        </w:rPr>
      </w:pPr>
      <w:bookmarkStart w:id="44" w:name="_Toc203728033"/>
      <w:r>
        <w:rPr>
          <w:rFonts w:ascii="3DS V2" w:hAnsi="3DS V2" w:cs="Arial"/>
          <w:sz w:val="40"/>
          <w:szCs w:val="40"/>
        </w:rPr>
        <w:lastRenderedPageBreak/>
        <w:t>Contexte et Objectif</w:t>
      </w:r>
      <w:bookmarkEnd w:id="44"/>
    </w:p>
    <w:p w14:paraId="42E0F4BA" w14:textId="77777777" w:rsidR="00BB1411" w:rsidRPr="0041418D" w:rsidRDefault="00BB1411" w:rsidP="0039763F">
      <w:pPr>
        <w:rPr>
          <w:rFonts w:ascii="3DS V2" w:hAnsi="3DS V2"/>
          <w:sz w:val="24"/>
          <w:szCs w:val="24"/>
        </w:rPr>
      </w:pPr>
    </w:p>
    <w:p w14:paraId="5B8D210E" w14:textId="77777777" w:rsidR="00E64C74" w:rsidRPr="00747E70" w:rsidRDefault="0039763F" w:rsidP="007D290B">
      <w:pPr>
        <w:spacing w:line="240" w:lineRule="auto"/>
        <w:rPr>
          <w:rFonts w:ascii="3DS V2" w:hAnsi="3DS V2" w:cs="Arial"/>
          <w:sz w:val="24"/>
          <w:szCs w:val="24"/>
        </w:rPr>
      </w:pPr>
      <w:commentRangeStart w:id="45"/>
      <w:r w:rsidRPr="00747E70">
        <w:rPr>
          <w:rFonts w:ascii="3DS V2" w:hAnsi="3DS V2" w:cs="Arial"/>
          <w:sz w:val="24"/>
          <w:szCs w:val="24"/>
        </w:rPr>
        <w:t xml:space="preserve">Dans le domaine de l’aéronautique, </w:t>
      </w:r>
      <w:r w:rsidR="00781889" w:rsidRPr="00747E70">
        <w:rPr>
          <w:rFonts w:ascii="3DS V2" w:hAnsi="3DS V2" w:cs="Arial"/>
          <w:sz w:val="24"/>
          <w:szCs w:val="24"/>
        </w:rPr>
        <w:t>On a besoin de</w:t>
      </w:r>
      <w:r w:rsidRPr="00747E70">
        <w:rPr>
          <w:rFonts w:ascii="3DS V2" w:hAnsi="3DS V2" w:cs="Arial"/>
          <w:sz w:val="24"/>
          <w:szCs w:val="24"/>
        </w:rPr>
        <w:t xml:space="preserve"> </w:t>
      </w:r>
      <w:r w:rsidR="00781889" w:rsidRPr="00747E70">
        <w:rPr>
          <w:rFonts w:ascii="3DS V2" w:hAnsi="3DS V2" w:cs="Arial"/>
          <w:sz w:val="24"/>
          <w:szCs w:val="24"/>
        </w:rPr>
        <w:t>transférer</w:t>
      </w:r>
      <w:r w:rsidRPr="00747E70">
        <w:rPr>
          <w:rFonts w:ascii="3DS V2" w:hAnsi="3DS V2" w:cs="Arial"/>
          <w:sz w:val="24"/>
          <w:szCs w:val="24"/>
        </w:rPr>
        <w:t xml:space="preserve"> </w:t>
      </w:r>
      <w:r w:rsidR="00781889" w:rsidRPr="00747E70">
        <w:rPr>
          <w:rFonts w:ascii="3DS V2" w:hAnsi="3DS V2" w:cs="Arial"/>
          <w:sz w:val="24"/>
          <w:szCs w:val="24"/>
        </w:rPr>
        <w:t>les</w:t>
      </w:r>
      <w:r w:rsidRPr="00747E70">
        <w:rPr>
          <w:rFonts w:ascii="3DS V2" w:hAnsi="3DS V2" w:cs="Arial"/>
          <w:sz w:val="24"/>
          <w:szCs w:val="24"/>
        </w:rPr>
        <w:t xml:space="preserve"> signaux entre le cockpit et les différents appareil</w:t>
      </w:r>
      <w:r w:rsidR="00781889" w:rsidRPr="00747E70">
        <w:rPr>
          <w:rFonts w:ascii="3DS V2" w:hAnsi="3DS V2" w:cs="Arial"/>
          <w:sz w:val="24"/>
          <w:szCs w:val="24"/>
        </w:rPr>
        <w:t>s repartissent dans l’aéronef</w:t>
      </w:r>
      <w:r w:rsidRPr="00747E70">
        <w:rPr>
          <w:rFonts w:ascii="3DS V2" w:hAnsi="3DS V2" w:cs="Arial"/>
          <w:sz w:val="24"/>
          <w:szCs w:val="24"/>
        </w:rPr>
        <w:t xml:space="preserve">. Cette communication </w:t>
      </w:r>
      <w:r w:rsidR="00B23177" w:rsidRPr="00747E70">
        <w:rPr>
          <w:rFonts w:ascii="3DS V2" w:hAnsi="3DS V2" w:cs="Arial"/>
          <w:sz w:val="24"/>
          <w:szCs w:val="24"/>
        </w:rPr>
        <w:t>est assurée par</w:t>
      </w:r>
      <w:r w:rsidRPr="00747E70">
        <w:rPr>
          <w:rFonts w:ascii="3DS V2" w:hAnsi="3DS V2" w:cs="Arial"/>
          <w:sz w:val="24"/>
          <w:szCs w:val="24"/>
        </w:rPr>
        <w:t xml:space="preserve"> un vaste réseau de câblage électrique,</w:t>
      </w:r>
      <w:r w:rsidR="00B23177" w:rsidRPr="00747E70">
        <w:rPr>
          <w:rFonts w:ascii="3DS V2" w:hAnsi="3DS V2" w:cs="Arial"/>
          <w:sz w:val="24"/>
          <w:szCs w:val="24"/>
        </w:rPr>
        <w:t xml:space="preserve"> </w:t>
      </w:r>
      <w:r w:rsidR="00C64A14" w:rsidRPr="00747E70">
        <w:rPr>
          <w:rFonts w:ascii="3DS V2" w:hAnsi="3DS V2" w:cs="Arial"/>
          <w:sz w:val="24"/>
          <w:szCs w:val="24"/>
        </w:rPr>
        <w:t>principalement</w:t>
      </w:r>
      <w:r w:rsidR="00B23177" w:rsidRPr="00747E70">
        <w:rPr>
          <w:rFonts w:ascii="3DS V2" w:hAnsi="3DS V2" w:cs="Arial"/>
          <w:sz w:val="24"/>
          <w:szCs w:val="24"/>
        </w:rPr>
        <w:t xml:space="preserve"> composé</w:t>
      </w:r>
      <w:r w:rsidRPr="00747E70">
        <w:rPr>
          <w:rFonts w:ascii="3DS V2" w:hAnsi="3DS V2" w:cs="Arial"/>
          <w:sz w:val="24"/>
          <w:szCs w:val="24"/>
        </w:rPr>
        <w:t xml:space="preserve"> de fils, câbles et harnais</w:t>
      </w:r>
      <w:r w:rsidR="00B23177" w:rsidRPr="00747E70">
        <w:rPr>
          <w:rFonts w:ascii="3DS V2" w:hAnsi="3DS V2" w:cs="Arial"/>
          <w:sz w:val="24"/>
          <w:szCs w:val="24"/>
        </w:rPr>
        <w:t>.</w:t>
      </w:r>
      <w:commentRangeEnd w:id="45"/>
      <w:r w:rsidR="00FA744D">
        <w:rPr>
          <w:rStyle w:val="Marquedecommentaire"/>
          <w:rFonts w:ascii="Times New Roman" w:eastAsia="Times New Roman" w:hAnsi="Times New Roman" w:cs="Times New Roman"/>
          <w:szCs w:val="20"/>
        </w:rPr>
        <w:commentReference w:id="45"/>
      </w:r>
    </w:p>
    <w:p w14:paraId="5AC6C222" w14:textId="4C8EECD7" w:rsidR="00E37791" w:rsidRPr="00747E70" w:rsidRDefault="00E64C74" w:rsidP="007D290B">
      <w:pPr>
        <w:spacing w:line="240" w:lineRule="auto"/>
        <w:rPr>
          <w:rFonts w:ascii="3DS V2" w:hAnsi="3DS V2" w:cs="Arial"/>
          <w:sz w:val="24"/>
          <w:szCs w:val="24"/>
        </w:rPr>
      </w:pPr>
      <w:r w:rsidRPr="00747E70">
        <w:rPr>
          <w:rFonts w:ascii="3DS V2" w:hAnsi="3DS V2" w:cs="Arial"/>
          <w:sz w:val="24"/>
          <w:szCs w:val="24"/>
        </w:rPr>
        <w:t>On s’intéresse aux deux phases importantes dans l</w:t>
      </w:r>
      <w:r w:rsidR="00E37791" w:rsidRPr="00747E70">
        <w:rPr>
          <w:rFonts w:ascii="3DS V2" w:hAnsi="3DS V2" w:cs="Arial"/>
          <w:sz w:val="24"/>
          <w:szCs w:val="24"/>
        </w:rPr>
        <w:t xml:space="preserve">e processus de conception </w:t>
      </w:r>
      <w:r w:rsidR="00153D1D" w:rsidRPr="00747E70">
        <w:rPr>
          <w:rFonts w:ascii="3DS V2" w:hAnsi="3DS V2" w:cs="Arial"/>
          <w:sz w:val="24"/>
          <w:szCs w:val="24"/>
        </w:rPr>
        <w:t>électrique :</w:t>
      </w:r>
      <w:r w:rsidR="00E37791" w:rsidRPr="00747E70">
        <w:rPr>
          <w:rFonts w:ascii="3DS V2" w:hAnsi="3DS V2" w:cs="Arial"/>
          <w:sz w:val="24"/>
          <w:szCs w:val="24"/>
        </w:rPr>
        <w:t xml:space="preserve"> la définition</w:t>
      </w:r>
      <w:r w:rsidR="007A085F" w:rsidRPr="00747E70">
        <w:rPr>
          <w:rFonts w:ascii="3DS V2" w:hAnsi="3DS V2" w:cs="Arial"/>
          <w:sz w:val="24"/>
          <w:szCs w:val="24"/>
        </w:rPr>
        <w:t xml:space="preserve"> </w:t>
      </w:r>
      <w:r w:rsidRPr="00747E70">
        <w:rPr>
          <w:rFonts w:ascii="3DS V2" w:hAnsi="3DS V2" w:cs="Arial"/>
          <w:sz w:val="24"/>
          <w:szCs w:val="24"/>
        </w:rPr>
        <w:t>schématique</w:t>
      </w:r>
      <w:r w:rsidR="00E37791" w:rsidRPr="00747E70">
        <w:rPr>
          <w:rFonts w:ascii="3DS V2" w:hAnsi="3DS V2" w:cs="Arial"/>
          <w:sz w:val="24"/>
          <w:szCs w:val="24"/>
        </w:rPr>
        <w:t>, et leur concrétisatio</w:t>
      </w:r>
      <w:r w:rsidR="007A085F" w:rsidRPr="00747E70">
        <w:rPr>
          <w:rFonts w:ascii="3DS V2" w:hAnsi="3DS V2" w:cs="Arial"/>
          <w:sz w:val="24"/>
          <w:szCs w:val="24"/>
        </w:rPr>
        <w:t>n physique</w:t>
      </w:r>
      <w:r w:rsidR="00E37791" w:rsidRPr="00747E70">
        <w:rPr>
          <w:rFonts w:ascii="3DS V2" w:hAnsi="3DS V2" w:cs="Arial"/>
          <w:sz w:val="24"/>
          <w:szCs w:val="24"/>
        </w:rPr>
        <w:t>.</w:t>
      </w:r>
      <w:r w:rsidR="0016735C" w:rsidRPr="00747E70">
        <w:rPr>
          <w:rFonts w:ascii="3DS V2" w:hAnsi="3DS V2" w:cs="Arial"/>
          <w:sz w:val="24"/>
          <w:szCs w:val="24"/>
        </w:rPr>
        <w:t xml:space="preserve"> </w:t>
      </w:r>
      <w:r w:rsidR="0071501A" w:rsidRPr="00747E70">
        <w:rPr>
          <w:rFonts w:ascii="3DS V2" w:hAnsi="3DS V2" w:cs="Arial"/>
          <w:sz w:val="24"/>
          <w:szCs w:val="24"/>
        </w:rPr>
        <w:t>Passer de la première étape à la deuxième est un véritable défi dans travail, car ces éléments électriques</w:t>
      </w:r>
      <w:r w:rsidR="0016735C" w:rsidRPr="00747E70">
        <w:rPr>
          <w:rFonts w:ascii="3DS V2" w:hAnsi="3DS V2" w:cs="Arial"/>
          <w:sz w:val="24"/>
          <w:szCs w:val="24"/>
        </w:rPr>
        <w:t xml:space="preserve"> doivent traverser la structure de </w:t>
      </w:r>
      <w:r w:rsidR="00A42ACA" w:rsidRPr="00747E70">
        <w:rPr>
          <w:rFonts w:ascii="3DS V2" w:hAnsi="3DS V2" w:cs="Arial"/>
          <w:sz w:val="24"/>
          <w:szCs w:val="24"/>
        </w:rPr>
        <w:t>l’aéronef</w:t>
      </w:r>
      <w:r w:rsidR="0016735C" w:rsidRPr="00747E70">
        <w:rPr>
          <w:rFonts w:ascii="3DS V2" w:hAnsi="3DS V2" w:cs="Arial"/>
          <w:sz w:val="24"/>
          <w:szCs w:val="24"/>
        </w:rPr>
        <w:t xml:space="preserve"> d’une manière qui respecte des contraintes mécaniques, fonctionnelles et normatives. Ce besoin est souvent réalisé par des connecteurs.</w:t>
      </w:r>
    </w:p>
    <w:p w14:paraId="1DAB4FB2" w14:textId="07AE4AE8" w:rsidR="0039763F" w:rsidRPr="00747E70" w:rsidRDefault="0039763F" w:rsidP="007D290B">
      <w:pPr>
        <w:spacing w:line="240" w:lineRule="auto"/>
        <w:rPr>
          <w:rFonts w:ascii="3DS V2" w:hAnsi="3DS V2" w:cs="Arial"/>
          <w:sz w:val="24"/>
          <w:szCs w:val="24"/>
        </w:rPr>
      </w:pPr>
      <w:commentRangeStart w:id="46"/>
      <w:r w:rsidRPr="00747E70">
        <w:rPr>
          <w:rFonts w:ascii="3DS V2" w:hAnsi="3DS V2" w:cs="Arial"/>
          <w:sz w:val="24"/>
          <w:szCs w:val="24"/>
        </w:rPr>
        <w:t>Dans</w:t>
      </w:r>
      <w:commentRangeEnd w:id="46"/>
      <w:r w:rsidR="00FA744D">
        <w:rPr>
          <w:rStyle w:val="Marquedecommentaire"/>
          <w:rFonts w:ascii="Times New Roman" w:eastAsia="Times New Roman" w:hAnsi="Times New Roman" w:cs="Times New Roman"/>
          <w:szCs w:val="20"/>
        </w:rPr>
        <w:commentReference w:id="46"/>
      </w:r>
      <w:r w:rsidRPr="00747E70">
        <w:rPr>
          <w:rFonts w:ascii="3DS V2" w:hAnsi="3DS V2" w:cs="Arial"/>
          <w:sz w:val="24"/>
          <w:szCs w:val="24"/>
        </w:rPr>
        <w:t xml:space="preserve"> ce contexte, </w:t>
      </w:r>
      <w:r w:rsidR="00FE6AC5" w:rsidRPr="00747E70">
        <w:rPr>
          <w:rFonts w:ascii="3DS V2" w:hAnsi="3DS V2" w:cs="Arial"/>
          <w:sz w:val="24"/>
          <w:szCs w:val="24"/>
        </w:rPr>
        <w:t>l’</w:t>
      </w:r>
      <w:r w:rsidR="00DF23F4" w:rsidRPr="00747E70">
        <w:rPr>
          <w:rFonts w:ascii="3DS V2" w:hAnsi="3DS V2" w:cs="Arial"/>
          <w:sz w:val="24"/>
          <w:szCs w:val="24"/>
        </w:rPr>
        <w:t xml:space="preserve">équipe de </w:t>
      </w:r>
      <w:r w:rsidR="00C6116D" w:rsidRPr="009B189C">
        <w:rPr>
          <w:rFonts w:ascii="3DS V2" w:hAnsi="3DS V2" w:cs="Arial"/>
          <w:sz w:val="24"/>
          <w:szCs w:val="24"/>
        </w:rPr>
        <w:t>CATIA Electrical System Design</w:t>
      </w:r>
      <w:r w:rsidR="00C6116D" w:rsidRPr="00747E70">
        <w:rPr>
          <w:rFonts w:ascii="3DS V2" w:hAnsi="3DS V2" w:cs="Arial"/>
          <w:sz w:val="24"/>
          <w:szCs w:val="24"/>
        </w:rPr>
        <w:t xml:space="preserve"> </w:t>
      </w:r>
      <w:r w:rsidRPr="00747E70">
        <w:rPr>
          <w:rFonts w:ascii="3DS V2" w:hAnsi="3DS V2" w:cs="Arial"/>
          <w:sz w:val="24"/>
          <w:szCs w:val="24"/>
        </w:rPr>
        <w:t>vise à proposer une fonctionnalité innovante permettant d</w:t>
      </w:r>
      <w:r w:rsidR="00D077D2" w:rsidRPr="00747E70">
        <w:rPr>
          <w:rFonts w:ascii="3DS V2" w:hAnsi="3DS V2" w:cs="Arial"/>
          <w:sz w:val="24"/>
          <w:szCs w:val="24"/>
        </w:rPr>
        <w:t>e</w:t>
      </w:r>
      <w:r w:rsidRPr="00747E70">
        <w:rPr>
          <w:rFonts w:ascii="3DS V2" w:hAnsi="3DS V2" w:cs="Arial"/>
          <w:sz w:val="24"/>
          <w:szCs w:val="24"/>
        </w:rPr>
        <w:t xml:space="preserve"> </w:t>
      </w:r>
      <w:proofErr w:type="gramStart"/>
      <w:r w:rsidR="00D077D2" w:rsidRPr="00747E70">
        <w:rPr>
          <w:rFonts w:ascii="3DS V2" w:hAnsi="3DS V2" w:cs="Arial"/>
          <w:sz w:val="24"/>
          <w:szCs w:val="24"/>
        </w:rPr>
        <w:t xml:space="preserve">( </w:t>
      </w:r>
      <w:r w:rsidR="00D077D2" w:rsidRPr="00747E70">
        <w:rPr>
          <w:rFonts w:ascii="3DS V2" w:hAnsi="3DS V2" w:cs="Arial"/>
          <w:color w:val="FF0000"/>
          <w:sz w:val="24"/>
          <w:szCs w:val="24"/>
        </w:rPr>
        <w:t>à</w:t>
      </w:r>
      <w:proofErr w:type="gramEnd"/>
      <w:r w:rsidR="00D077D2" w:rsidRPr="00747E70">
        <w:rPr>
          <w:rFonts w:ascii="3DS V2" w:hAnsi="3DS V2" w:cs="Arial"/>
          <w:color w:val="FF0000"/>
          <w:sz w:val="24"/>
          <w:szCs w:val="24"/>
        </w:rPr>
        <w:t xml:space="preserve"> consulter </w:t>
      </w:r>
      <w:r w:rsidR="00FE6AC5" w:rsidRPr="00747E70">
        <w:rPr>
          <w:rFonts w:ascii="3DS V2" w:hAnsi="3DS V2" w:cs="Arial"/>
          <w:sz w:val="24"/>
          <w:szCs w:val="24"/>
        </w:rPr>
        <w:t>)</w:t>
      </w:r>
      <w:r w:rsidRPr="00747E70">
        <w:rPr>
          <w:rFonts w:ascii="3DS V2" w:hAnsi="3DS V2" w:cs="Arial"/>
          <w:sz w:val="24"/>
          <w:szCs w:val="24"/>
        </w:rPr>
        <w:t>.</w:t>
      </w:r>
    </w:p>
    <w:p w14:paraId="0A9BADE7" w14:textId="1D687336" w:rsidR="0039763F" w:rsidRPr="00747E70" w:rsidRDefault="0039763F" w:rsidP="007D290B">
      <w:pPr>
        <w:spacing w:line="240" w:lineRule="auto"/>
        <w:rPr>
          <w:rFonts w:ascii="3DS V2" w:hAnsi="3DS V2" w:cs="Arial" w:hint="eastAsia"/>
          <w:sz w:val="24"/>
          <w:szCs w:val="24"/>
          <w:lang w:eastAsia="zh-CN"/>
        </w:rPr>
      </w:pPr>
      <w:commentRangeStart w:id="47"/>
      <w:r w:rsidRPr="00747E70">
        <w:rPr>
          <w:rFonts w:ascii="3DS V2" w:hAnsi="3DS V2" w:cs="Arial"/>
          <w:sz w:val="24"/>
          <w:szCs w:val="24"/>
        </w:rPr>
        <w:t>Le</w:t>
      </w:r>
      <w:commentRangeEnd w:id="47"/>
      <w:r w:rsidR="00FA744D">
        <w:rPr>
          <w:rStyle w:val="Marquedecommentaire"/>
          <w:rFonts w:ascii="Times New Roman" w:eastAsia="Times New Roman" w:hAnsi="Times New Roman" w:cs="Times New Roman"/>
          <w:szCs w:val="20"/>
        </w:rPr>
        <w:commentReference w:id="47"/>
      </w:r>
      <w:r w:rsidRPr="00747E70">
        <w:rPr>
          <w:rFonts w:ascii="3DS V2" w:hAnsi="3DS V2" w:cs="Arial"/>
          <w:sz w:val="24"/>
          <w:szCs w:val="24"/>
        </w:rPr>
        <w:t xml:space="preserve"> projet sur lequel je travaille concerne le développement d</w:t>
      </w:r>
      <w:r w:rsidR="00077BC3" w:rsidRPr="00747E70">
        <w:rPr>
          <w:rFonts w:ascii="3DS V2" w:hAnsi="3DS V2" w:cs="Arial"/>
          <w:sz w:val="24"/>
          <w:szCs w:val="24"/>
        </w:rPr>
        <w:t xml:space="preserve">’un </w:t>
      </w:r>
      <w:r w:rsidRPr="00747E70">
        <w:rPr>
          <w:rFonts w:ascii="3DS V2" w:hAnsi="3DS V2" w:cs="Arial"/>
          <w:sz w:val="24"/>
          <w:szCs w:val="24"/>
        </w:rPr>
        <w:t xml:space="preserve">algorithme </w:t>
      </w:r>
      <w:r w:rsidR="00077BC3" w:rsidRPr="00747E70">
        <w:rPr>
          <w:rFonts w:ascii="3DS V2" w:hAnsi="3DS V2" w:cs="Arial"/>
          <w:sz w:val="24"/>
          <w:szCs w:val="24"/>
        </w:rPr>
        <w:t xml:space="preserve">pour </w:t>
      </w:r>
      <w:r w:rsidRPr="00747E70">
        <w:rPr>
          <w:rFonts w:ascii="3DS V2" w:hAnsi="3DS V2" w:cs="Arial"/>
          <w:sz w:val="24"/>
          <w:szCs w:val="24"/>
        </w:rPr>
        <w:t>a</w:t>
      </w:r>
      <w:r w:rsidR="0016735C" w:rsidRPr="00747E70">
        <w:rPr>
          <w:rFonts w:ascii="3DS V2" w:hAnsi="3DS V2" w:cs="Arial"/>
          <w:sz w:val="24"/>
          <w:szCs w:val="24"/>
        </w:rPr>
        <w:t>llouer</w:t>
      </w:r>
      <w:r w:rsidRPr="00747E70">
        <w:rPr>
          <w:rFonts w:ascii="3DS V2" w:hAnsi="3DS V2" w:cs="Arial"/>
          <w:sz w:val="24"/>
          <w:szCs w:val="24"/>
        </w:rPr>
        <w:t xml:space="preserve"> automatiquement les fils</w:t>
      </w:r>
      <w:r w:rsidR="001A185B" w:rsidRPr="00747E70">
        <w:rPr>
          <w:rFonts w:ascii="3DS V2" w:hAnsi="3DS V2" w:cs="Arial"/>
          <w:sz w:val="24"/>
          <w:szCs w:val="24"/>
        </w:rPr>
        <w:t xml:space="preserve"> </w:t>
      </w:r>
      <w:r w:rsidRPr="00747E70">
        <w:rPr>
          <w:rFonts w:ascii="3DS V2" w:hAnsi="3DS V2" w:cs="Arial"/>
          <w:sz w:val="24"/>
          <w:szCs w:val="24"/>
        </w:rPr>
        <w:t>aux connecteurs</w:t>
      </w:r>
      <w:r w:rsidR="00703BA6" w:rsidRPr="00747E70">
        <w:rPr>
          <w:rFonts w:ascii="3DS V2" w:hAnsi="3DS V2" w:cs="Arial"/>
          <w:sz w:val="24"/>
          <w:szCs w:val="24"/>
        </w:rPr>
        <w:t>. Cette tâche, réalisée traditionnellement de manière manuelle, est à la fois chronophage et sujette aux erreurs, notamment en raison de la complexité des architectures et du nombre des câbles et signaux à traiter. L’algorithme d’automatisation doit</w:t>
      </w:r>
      <w:r w:rsidRPr="00747E70">
        <w:rPr>
          <w:rFonts w:ascii="3DS V2" w:hAnsi="3DS V2" w:cs="Arial"/>
          <w:sz w:val="24"/>
          <w:szCs w:val="24"/>
        </w:rPr>
        <w:t xml:space="preserve"> respect</w:t>
      </w:r>
      <w:r w:rsidR="00703BA6" w:rsidRPr="00747E70">
        <w:rPr>
          <w:rFonts w:ascii="3DS V2" w:hAnsi="3DS V2" w:cs="Arial"/>
          <w:sz w:val="24"/>
          <w:szCs w:val="24"/>
        </w:rPr>
        <w:t>er</w:t>
      </w:r>
      <w:r w:rsidRPr="00747E70">
        <w:rPr>
          <w:rFonts w:ascii="3DS V2" w:hAnsi="3DS V2" w:cs="Arial"/>
          <w:sz w:val="24"/>
          <w:szCs w:val="24"/>
        </w:rPr>
        <w:t xml:space="preserve"> un ensemble de contraintes techniques </w:t>
      </w:r>
      <w:r w:rsidR="00703BA6" w:rsidRPr="00747E70">
        <w:rPr>
          <w:rFonts w:ascii="3DS V2" w:hAnsi="3DS V2" w:cs="Arial"/>
          <w:sz w:val="24"/>
          <w:szCs w:val="24"/>
        </w:rPr>
        <w:t xml:space="preserve">comme le processus manuel </w:t>
      </w:r>
      <w:r w:rsidRPr="00747E70">
        <w:rPr>
          <w:rFonts w:ascii="3DS V2" w:hAnsi="3DS V2" w:cs="Arial"/>
          <w:sz w:val="24"/>
          <w:szCs w:val="24"/>
        </w:rPr>
        <w:t xml:space="preserve">: </w:t>
      </w:r>
      <w:commentRangeStart w:id="48"/>
      <w:r w:rsidR="00703BA6" w:rsidRPr="00747E70">
        <w:rPr>
          <w:rFonts w:ascii="3DS V2" w:hAnsi="3DS V2" w:cs="Arial"/>
          <w:sz w:val="24"/>
          <w:szCs w:val="24"/>
        </w:rPr>
        <w:t>la</w:t>
      </w:r>
      <w:commentRangeEnd w:id="48"/>
      <w:r w:rsidR="00FA744D">
        <w:rPr>
          <w:rStyle w:val="Marquedecommentaire"/>
          <w:rFonts w:ascii="Times New Roman" w:eastAsia="Times New Roman" w:hAnsi="Times New Roman" w:cs="Times New Roman"/>
          <w:szCs w:val="20"/>
        </w:rPr>
        <w:commentReference w:id="48"/>
      </w:r>
      <w:r w:rsidR="00703BA6" w:rsidRPr="00747E70">
        <w:rPr>
          <w:rFonts w:ascii="3DS V2" w:hAnsi="3DS V2" w:cs="Arial"/>
          <w:sz w:val="24"/>
          <w:szCs w:val="24"/>
        </w:rPr>
        <w:t xml:space="preserve"> vérification de la </w:t>
      </w:r>
      <w:r w:rsidRPr="00747E70">
        <w:rPr>
          <w:rFonts w:ascii="3DS V2" w:hAnsi="3DS V2" w:cs="Arial"/>
          <w:sz w:val="24"/>
          <w:szCs w:val="24"/>
        </w:rPr>
        <w:t>compatibilité, règles d’adjacence physique</w:t>
      </w:r>
      <w:r w:rsidR="002F7CA2" w:rsidRPr="00747E70">
        <w:rPr>
          <w:rFonts w:ascii="3DS V2" w:hAnsi="3DS V2" w:cs="Arial"/>
          <w:sz w:val="24"/>
          <w:szCs w:val="24"/>
        </w:rPr>
        <w:t xml:space="preserve"> </w:t>
      </w:r>
      <w:r w:rsidR="00703BA6" w:rsidRPr="00747E70">
        <w:rPr>
          <w:rFonts w:ascii="3DS V2" w:hAnsi="3DS V2" w:cs="Arial"/>
          <w:sz w:val="24"/>
          <w:szCs w:val="24"/>
        </w:rPr>
        <w:t xml:space="preserve">de la cavité </w:t>
      </w:r>
      <w:r w:rsidR="002F7CA2" w:rsidRPr="00747E70">
        <w:rPr>
          <w:rFonts w:ascii="3DS V2" w:hAnsi="3DS V2" w:cs="Arial"/>
          <w:sz w:val="24"/>
          <w:szCs w:val="24"/>
        </w:rPr>
        <w:t>et</w:t>
      </w:r>
      <w:r w:rsidR="00DD5EC2" w:rsidRPr="00747E70">
        <w:rPr>
          <w:rFonts w:ascii="3DS V2" w:hAnsi="3DS V2" w:cs="Arial"/>
          <w:sz w:val="24"/>
          <w:szCs w:val="24"/>
        </w:rPr>
        <w:t xml:space="preserve"> la</w:t>
      </w:r>
      <w:r w:rsidR="00F22BED" w:rsidRPr="00747E70">
        <w:rPr>
          <w:rFonts w:ascii="3DS V2" w:hAnsi="3DS V2" w:cs="Arial"/>
          <w:sz w:val="24"/>
          <w:szCs w:val="24"/>
        </w:rPr>
        <w:t xml:space="preserve"> ségrégation</w:t>
      </w:r>
      <w:r w:rsidRPr="00747E70">
        <w:rPr>
          <w:rFonts w:ascii="3DS V2" w:hAnsi="3DS V2" w:cs="Arial"/>
          <w:sz w:val="24"/>
          <w:szCs w:val="24"/>
        </w:rPr>
        <w:t xml:space="preserve"> des signaux</w:t>
      </w:r>
      <w:r w:rsidR="008456AE" w:rsidRPr="00747E70">
        <w:rPr>
          <w:rFonts w:ascii="3DS V2" w:hAnsi="3DS V2" w:cs="Arial"/>
          <w:sz w:val="24"/>
          <w:szCs w:val="24"/>
        </w:rPr>
        <w:t xml:space="preserve"> pour</w:t>
      </w:r>
      <w:r w:rsidRPr="00747E70">
        <w:rPr>
          <w:rFonts w:ascii="3DS V2" w:hAnsi="3DS V2" w:cs="Arial"/>
          <w:sz w:val="24"/>
          <w:szCs w:val="24"/>
        </w:rPr>
        <w:t xml:space="preserve"> g</w:t>
      </w:r>
      <w:r w:rsidR="008456AE" w:rsidRPr="00747E70">
        <w:rPr>
          <w:rFonts w:ascii="3DS V2" w:hAnsi="3DS V2" w:cs="Arial"/>
          <w:sz w:val="24"/>
          <w:szCs w:val="24"/>
        </w:rPr>
        <w:t>érer</w:t>
      </w:r>
      <w:r w:rsidRPr="00747E70">
        <w:rPr>
          <w:rFonts w:ascii="3DS V2" w:hAnsi="3DS V2" w:cs="Arial"/>
          <w:sz w:val="24"/>
          <w:szCs w:val="24"/>
        </w:rPr>
        <w:t xml:space="preserve"> des interférences électromagnétiques.</w:t>
      </w:r>
      <w:r w:rsidR="00703BA6" w:rsidRPr="00747E70">
        <w:rPr>
          <w:rFonts w:ascii="3DS V2" w:hAnsi="3DS V2" w:cs="Arial"/>
          <w:sz w:val="24"/>
          <w:szCs w:val="24"/>
        </w:rPr>
        <w:t xml:space="preserve"> Le but est d’</w:t>
      </w:r>
      <w:r w:rsidRPr="00747E70">
        <w:rPr>
          <w:rFonts w:ascii="3DS V2" w:hAnsi="3DS V2" w:cs="Arial"/>
          <w:sz w:val="24"/>
          <w:szCs w:val="24"/>
        </w:rPr>
        <w:t xml:space="preserve">améliorer la productivité </w:t>
      </w:r>
      <w:commentRangeStart w:id="49"/>
      <w:r w:rsidRPr="00747E70">
        <w:rPr>
          <w:rFonts w:ascii="3DS V2" w:hAnsi="3DS V2" w:cs="Arial"/>
          <w:sz w:val="24"/>
          <w:szCs w:val="24"/>
        </w:rPr>
        <w:t>des</w:t>
      </w:r>
      <w:commentRangeEnd w:id="49"/>
      <w:r w:rsidR="00FA744D">
        <w:rPr>
          <w:rStyle w:val="Marquedecommentaire"/>
          <w:rFonts w:ascii="Times New Roman" w:eastAsia="Times New Roman" w:hAnsi="Times New Roman" w:cs="Times New Roman"/>
          <w:szCs w:val="20"/>
        </w:rPr>
        <w:commentReference w:id="49"/>
      </w:r>
      <w:r w:rsidRPr="00747E70">
        <w:rPr>
          <w:rFonts w:ascii="3DS V2" w:hAnsi="3DS V2" w:cs="Arial"/>
          <w:sz w:val="24"/>
          <w:szCs w:val="24"/>
        </w:rPr>
        <w:t xml:space="preserve"> ingénieurs électriciens, à </w:t>
      </w:r>
      <w:r w:rsidR="008424B2" w:rsidRPr="00747E70">
        <w:rPr>
          <w:rFonts w:ascii="3DS V2" w:hAnsi="3DS V2" w:cs="Arial"/>
          <w:sz w:val="24"/>
          <w:szCs w:val="24"/>
        </w:rPr>
        <w:t>faciliter</w:t>
      </w:r>
      <w:r w:rsidRPr="00747E70">
        <w:rPr>
          <w:rFonts w:ascii="3DS V2" w:hAnsi="3DS V2" w:cs="Arial"/>
          <w:sz w:val="24"/>
          <w:szCs w:val="24"/>
        </w:rPr>
        <w:t xml:space="preserve"> le processus de conception </w:t>
      </w:r>
      <w:r w:rsidR="005E6F0F" w:rsidRPr="00747E70">
        <w:rPr>
          <w:rFonts w:ascii="3DS V2" w:hAnsi="3DS V2" w:cs="Arial"/>
          <w:sz w:val="24"/>
          <w:szCs w:val="24"/>
        </w:rPr>
        <w:t xml:space="preserve">électrique </w:t>
      </w:r>
      <w:r w:rsidRPr="00747E70">
        <w:rPr>
          <w:rFonts w:ascii="3DS V2" w:hAnsi="3DS V2" w:cs="Arial"/>
          <w:sz w:val="24"/>
          <w:szCs w:val="24"/>
        </w:rPr>
        <w:t>et à réduire le risque d’erreurs</w:t>
      </w:r>
      <w:r w:rsidR="00537D23" w:rsidRPr="00747E70">
        <w:rPr>
          <w:rFonts w:ascii="3DS V2" w:hAnsi="3DS V2" w:cs="Arial"/>
          <w:sz w:val="24"/>
          <w:szCs w:val="24"/>
        </w:rPr>
        <w:t xml:space="preserve"> humaine</w:t>
      </w:r>
      <w:r w:rsidRPr="00747E70">
        <w:rPr>
          <w:rFonts w:ascii="3DS V2" w:hAnsi="3DS V2" w:cs="Arial"/>
          <w:sz w:val="24"/>
          <w:szCs w:val="24"/>
        </w:rPr>
        <w:t xml:space="preserve"> dans le câblage</w:t>
      </w:r>
      <w:r w:rsidR="00F96040" w:rsidRPr="00747E70">
        <w:rPr>
          <w:rFonts w:ascii="3DS V2" w:hAnsi="3DS V2" w:cs="Arial"/>
          <w:sz w:val="24"/>
          <w:szCs w:val="24"/>
        </w:rPr>
        <w:t>.</w:t>
      </w:r>
    </w:p>
    <w:p w14:paraId="0257D06A" w14:textId="7A2EBD40" w:rsidR="00C37B32" w:rsidRPr="00747E70" w:rsidRDefault="007A40D9" w:rsidP="007D290B">
      <w:pPr>
        <w:spacing w:line="240" w:lineRule="auto"/>
        <w:rPr>
          <w:rFonts w:ascii="3DS V2" w:hAnsi="3DS V2" w:cs="Arial"/>
          <w:sz w:val="24"/>
          <w:szCs w:val="24"/>
        </w:rPr>
      </w:pPr>
      <w:r w:rsidRPr="00747E70">
        <w:rPr>
          <w:rFonts w:ascii="3DS V2" w:hAnsi="3DS V2" w:cs="Arial"/>
          <w:sz w:val="24"/>
          <w:szCs w:val="24"/>
        </w:rPr>
        <w:t xml:space="preserve">Le projet </w:t>
      </w:r>
      <w:r w:rsidR="00195DD1" w:rsidRPr="00747E70">
        <w:rPr>
          <w:rFonts w:ascii="3DS V2" w:hAnsi="3DS V2" w:cs="Arial"/>
          <w:sz w:val="24"/>
          <w:szCs w:val="24"/>
        </w:rPr>
        <w:t>consiste en</w:t>
      </w:r>
      <w:r w:rsidRPr="00747E70">
        <w:rPr>
          <w:rFonts w:ascii="3DS V2" w:hAnsi="3DS V2" w:cs="Arial"/>
          <w:sz w:val="24"/>
          <w:szCs w:val="24"/>
        </w:rPr>
        <w:t xml:space="preserve"> trois </w:t>
      </w:r>
      <w:r w:rsidR="00586736">
        <w:rPr>
          <w:rFonts w:ascii="3DS V2" w:hAnsi="3DS V2" w:cs="Arial"/>
          <w:sz w:val="24"/>
          <w:szCs w:val="24"/>
        </w:rPr>
        <w:t>phase</w:t>
      </w:r>
      <w:r w:rsidRPr="00747E70">
        <w:rPr>
          <w:rFonts w:ascii="3DS V2" w:hAnsi="3DS V2" w:cs="Arial"/>
          <w:sz w:val="24"/>
          <w:szCs w:val="24"/>
        </w:rPr>
        <w:t xml:space="preserve"> : </w:t>
      </w:r>
    </w:p>
    <w:p w14:paraId="0CD65601" w14:textId="5DFF6687" w:rsidR="00C37B32" w:rsidRPr="00747E70" w:rsidRDefault="00195DD1" w:rsidP="007D290B">
      <w:pPr>
        <w:spacing w:line="240" w:lineRule="auto"/>
        <w:rPr>
          <w:rFonts w:ascii="3DS V2" w:hAnsi="3DS V2" w:cs="Arial"/>
          <w:sz w:val="24"/>
          <w:szCs w:val="24"/>
        </w:rPr>
      </w:pPr>
      <w:r w:rsidRPr="00747E70">
        <w:rPr>
          <w:rFonts w:ascii="3DS V2" w:hAnsi="3DS V2" w:cs="Arial"/>
          <w:sz w:val="24"/>
          <w:szCs w:val="24"/>
        </w:rPr>
        <w:t xml:space="preserve">Une première </w:t>
      </w:r>
      <w:r w:rsidR="00586736">
        <w:rPr>
          <w:rFonts w:ascii="3DS V2" w:hAnsi="3DS V2" w:cs="Arial"/>
          <w:sz w:val="24"/>
          <w:szCs w:val="24"/>
        </w:rPr>
        <w:t>phase</w:t>
      </w:r>
      <w:r w:rsidRPr="00747E70">
        <w:rPr>
          <w:rFonts w:ascii="3DS V2" w:hAnsi="3DS V2" w:cs="Arial"/>
          <w:sz w:val="24"/>
          <w:szCs w:val="24"/>
        </w:rPr>
        <w:t xml:space="preserve"> algorithmique, donc de modéliser l</w:t>
      </w:r>
      <w:r w:rsidR="004042A3" w:rsidRPr="00747E70">
        <w:rPr>
          <w:rFonts w:ascii="3DS V2" w:hAnsi="3DS V2" w:cs="Arial"/>
          <w:sz w:val="24"/>
          <w:szCs w:val="24"/>
        </w:rPr>
        <w:t xml:space="preserve">’allocation des câbles </w:t>
      </w:r>
      <w:r w:rsidRPr="00747E70">
        <w:rPr>
          <w:rFonts w:ascii="3DS V2" w:hAnsi="3DS V2" w:cs="Arial"/>
          <w:sz w:val="24"/>
          <w:szCs w:val="24"/>
        </w:rPr>
        <w:t>et trouver une ou plusieurs solutions mathématiques</w:t>
      </w:r>
      <w:r w:rsidR="0018071A" w:rsidRPr="00747E70">
        <w:rPr>
          <w:rFonts w:ascii="3DS V2" w:hAnsi="3DS V2" w:cs="Arial"/>
          <w:sz w:val="24"/>
          <w:szCs w:val="24"/>
        </w:rPr>
        <w:t xml:space="preserve"> sûr</w:t>
      </w:r>
      <w:r w:rsidR="00FD1954" w:rsidRPr="00747E70">
        <w:rPr>
          <w:rFonts w:ascii="3DS V2" w:hAnsi="3DS V2" w:cs="Arial"/>
          <w:sz w:val="24"/>
          <w:szCs w:val="24"/>
        </w:rPr>
        <w:t xml:space="preserve">. </w:t>
      </w:r>
    </w:p>
    <w:p w14:paraId="3451591D" w14:textId="6E463DC4" w:rsidR="00586736" w:rsidRDefault="00FD1954" w:rsidP="007D290B">
      <w:pPr>
        <w:spacing w:line="240" w:lineRule="auto"/>
        <w:rPr>
          <w:rFonts w:ascii="3DS V2" w:hAnsi="3DS V2" w:cs="Arial"/>
          <w:sz w:val="24"/>
          <w:szCs w:val="24"/>
        </w:rPr>
      </w:pPr>
      <w:r w:rsidRPr="00747E70">
        <w:rPr>
          <w:rFonts w:ascii="3DS V2" w:hAnsi="3DS V2" w:cs="Arial"/>
          <w:sz w:val="24"/>
          <w:szCs w:val="24"/>
        </w:rPr>
        <w:t xml:space="preserve">Une deuxième </w:t>
      </w:r>
      <w:r w:rsidR="00586736">
        <w:rPr>
          <w:rFonts w:ascii="3DS V2" w:hAnsi="3DS V2" w:cs="Arial"/>
          <w:sz w:val="24"/>
          <w:szCs w:val="24"/>
        </w:rPr>
        <w:t>phase</w:t>
      </w:r>
      <w:r w:rsidRPr="00747E70">
        <w:rPr>
          <w:rFonts w:ascii="3DS V2" w:hAnsi="3DS V2" w:cs="Arial"/>
          <w:sz w:val="24"/>
          <w:szCs w:val="24"/>
        </w:rPr>
        <w:t xml:space="preserve"> en génie logiciel, de réaliser la solution trouvée</w:t>
      </w:r>
      <w:r w:rsidR="000B04F3" w:rsidRPr="00747E70">
        <w:rPr>
          <w:rFonts w:ascii="3DS V2" w:hAnsi="3DS V2" w:cs="Arial"/>
          <w:sz w:val="24"/>
          <w:szCs w:val="24"/>
        </w:rPr>
        <w:t xml:space="preserve">, en C++ et </w:t>
      </w:r>
      <w:r w:rsidR="00C6116D" w:rsidRPr="00747E70">
        <w:rPr>
          <w:rFonts w:ascii="3DS V2" w:hAnsi="3DS V2" w:cs="Arial"/>
          <w:sz w:val="24"/>
          <w:szCs w:val="24"/>
        </w:rPr>
        <w:t>les infrastructures</w:t>
      </w:r>
      <w:r w:rsidR="000B04F3" w:rsidRPr="00747E70">
        <w:rPr>
          <w:rFonts w:ascii="3DS V2" w:hAnsi="3DS V2" w:cs="Arial"/>
          <w:sz w:val="24"/>
          <w:szCs w:val="24"/>
        </w:rPr>
        <w:t xml:space="preserve"> de code du Dassault Systèmes</w:t>
      </w:r>
      <w:r w:rsidR="00C177DF" w:rsidRPr="00747E70">
        <w:rPr>
          <w:rFonts w:ascii="3DS V2" w:hAnsi="3DS V2" w:cs="Arial"/>
          <w:sz w:val="24"/>
          <w:szCs w:val="24"/>
        </w:rPr>
        <w:t xml:space="preserve"> pour la</w:t>
      </w:r>
      <w:r w:rsidRPr="00747E70">
        <w:rPr>
          <w:rFonts w:ascii="3DS V2" w:hAnsi="3DS V2" w:cs="Arial"/>
          <w:sz w:val="24"/>
          <w:szCs w:val="24"/>
        </w:rPr>
        <w:t xml:space="preserve"> faire </w:t>
      </w:r>
      <w:r w:rsidR="00C177DF" w:rsidRPr="00747E70">
        <w:rPr>
          <w:rFonts w:ascii="3DS V2" w:hAnsi="3DS V2" w:cs="Arial"/>
          <w:sz w:val="24"/>
          <w:szCs w:val="24"/>
        </w:rPr>
        <w:t>intégrer</w:t>
      </w:r>
      <w:r w:rsidRPr="00747E70">
        <w:rPr>
          <w:rFonts w:ascii="3DS V2" w:hAnsi="3DS V2" w:cs="Arial"/>
          <w:sz w:val="24"/>
          <w:szCs w:val="24"/>
        </w:rPr>
        <w:t xml:space="preserve"> dans </w:t>
      </w:r>
      <w:r w:rsidRPr="009B189C">
        <w:rPr>
          <w:rFonts w:ascii="3DS V2" w:hAnsi="3DS V2" w:cs="Arial"/>
          <w:sz w:val="24"/>
          <w:szCs w:val="24"/>
        </w:rPr>
        <w:t>CATIA</w:t>
      </w:r>
      <w:r w:rsidR="00C177DF" w:rsidRPr="009B189C">
        <w:rPr>
          <w:rFonts w:ascii="3DS V2" w:hAnsi="3DS V2" w:cs="Arial"/>
          <w:sz w:val="24"/>
          <w:szCs w:val="24"/>
        </w:rPr>
        <w:t xml:space="preserve"> Electrical System Design</w:t>
      </w:r>
      <w:r w:rsidR="001B0257" w:rsidRPr="00747E70">
        <w:rPr>
          <w:rFonts w:ascii="3DS V2" w:hAnsi="3DS V2" w:cs="Arial"/>
          <w:sz w:val="24"/>
          <w:szCs w:val="24"/>
        </w:rPr>
        <w:t xml:space="preserve">, en comptant les </w:t>
      </w:r>
      <w:r w:rsidR="001B0257" w:rsidRPr="00747E70">
        <w:rPr>
          <w:rFonts w:ascii="3DS V2" w:hAnsi="3DS V2" w:cs="Arial"/>
          <w:sz w:val="24"/>
          <w:szCs w:val="24"/>
          <w:lang w:eastAsia="zh-CN"/>
        </w:rPr>
        <w:t>exigences de la performance et confidentialité.</w:t>
      </w:r>
      <w:r w:rsidR="00C37B32" w:rsidRPr="00747E70">
        <w:rPr>
          <w:rFonts w:ascii="3DS V2" w:hAnsi="3DS V2" w:cs="Arial"/>
          <w:sz w:val="24"/>
          <w:szCs w:val="24"/>
        </w:rPr>
        <w:t xml:space="preserve"> </w:t>
      </w:r>
    </w:p>
    <w:p w14:paraId="47BF9AA3" w14:textId="663E9E63" w:rsidR="007B13E9" w:rsidRPr="00586736" w:rsidRDefault="00C37B32" w:rsidP="007D290B">
      <w:pPr>
        <w:spacing w:line="240" w:lineRule="auto"/>
        <w:rPr>
          <w:rFonts w:ascii="3DS V2" w:hAnsi="3DS V2" w:cs="Arial"/>
          <w:sz w:val="24"/>
          <w:szCs w:val="24"/>
        </w:rPr>
      </w:pPr>
      <w:r w:rsidRPr="00747E70">
        <w:rPr>
          <w:rFonts w:ascii="3DS V2" w:hAnsi="3DS V2" w:cs="Arial"/>
          <w:sz w:val="24"/>
          <w:szCs w:val="24"/>
        </w:rPr>
        <w:t xml:space="preserve">La dernière partie pour découvrir les alternatives possibles, tel qu’IA, ou algorithme </w:t>
      </w:r>
      <w:del w:id="50" w:author="GOUTAUDIER Sébastien" w:date="2025-07-30T10:32:00Z">
        <w:r w:rsidRPr="00747E70" w:rsidDel="00012C2D">
          <w:rPr>
            <w:rFonts w:ascii="3DS V2" w:hAnsi="3DS V2" w:cs="Arial"/>
            <w:sz w:val="24"/>
            <w:szCs w:val="24"/>
          </w:rPr>
          <w:delText>générique</w:delText>
        </w:r>
      </w:del>
      <w:ins w:id="51" w:author="GOUTAUDIER Sébastien" w:date="2025-07-30T10:32:00Z">
        <w:r w:rsidR="00012C2D">
          <w:rPr>
            <w:rFonts w:ascii="3DS V2" w:hAnsi="3DS V2" w:cs="Arial"/>
            <w:sz w:val="24"/>
            <w:szCs w:val="24"/>
          </w:rPr>
          <w:t>génétique</w:t>
        </w:r>
      </w:ins>
      <w:r w:rsidRPr="00747E70">
        <w:rPr>
          <w:rFonts w:ascii="3DS V2" w:hAnsi="3DS V2" w:cs="Arial"/>
          <w:sz w:val="24"/>
          <w:szCs w:val="24"/>
        </w:rPr>
        <w:t>.</w:t>
      </w:r>
      <w:bookmarkEnd w:id="11"/>
      <w:bookmarkEnd w:id="10"/>
      <w:bookmarkEnd w:id="9"/>
      <w:bookmarkEnd w:id="8"/>
      <w:bookmarkEnd w:id="7"/>
      <w:bookmarkEnd w:id="6"/>
      <w:bookmarkEnd w:id="5"/>
      <w:bookmarkEnd w:id="4"/>
      <w:bookmarkEnd w:id="3"/>
      <w:r w:rsidR="00536EBF">
        <w:rPr>
          <w:rFonts w:ascii="3DS V2" w:hAnsi="3DS V2"/>
          <w:sz w:val="32"/>
          <w:szCs w:val="32"/>
        </w:rPr>
        <w:br w:type="page"/>
      </w:r>
    </w:p>
    <w:p w14:paraId="3D55CE8D" w14:textId="0B6E2182" w:rsidR="00666350" w:rsidRPr="00666350" w:rsidRDefault="00666350" w:rsidP="00666350">
      <w:pPr>
        <w:pStyle w:val="Titre2"/>
        <w:rPr>
          <w:rFonts w:ascii="3DS V2" w:hAnsi="3DS V2" w:cs="Arial"/>
          <w:sz w:val="40"/>
          <w:szCs w:val="40"/>
        </w:rPr>
      </w:pPr>
      <w:bookmarkStart w:id="52" w:name="_Toc203728034"/>
      <w:r>
        <w:rPr>
          <w:rFonts w:ascii="3DS V2" w:hAnsi="3DS V2" w:cs="Arial"/>
          <w:sz w:val="40"/>
          <w:szCs w:val="40"/>
        </w:rPr>
        <w:lastRenderedPageBreak/>
        <w:t>Phase 1 : Conception d’algorithme</w:t>
      </w:r>
      <w:bookmarkEnd w:id="52"/>
    </w:p>
    <w:p w14:paraId="133B12EA" w14:textId="59FC40FB" w:rsidR="002D0BBC" w:rsidRPr="004F2DC8" w:rsidRDefault="002D0BBC" w:rsidP="002D0BBC">
      <w:pPr>
        <w:pStyle w:val="Titre3"/>
        <w:rPr>
          <w:rFonts w:ascii="3DS V2" w:hAnsi="3DS V2"/>
          <w:sz w:val="32"/>
          <w:szCs w:val="32"/>
        </w:rPr>
      </w:pPr>
      <w:bookmarkStart w:id="53" w:name="_Toc203728035"/>
      <w:r>
        <w:rPr>
          <w:rFonts w:ascii="3DS V2" w:hAnsi="3DS V2"/>
          <w:sz w:val="32"/>
          <w:szCs w:val="32"/>
        </w:rPr>
        <w:t>Modélisation du problématique</w:t>
      </w:r>
      <w:bookmarkEnd w:id="53"/>
      <w:r>
        <w:rPr>
          <w:rFonts w:ascii="3DS V2" w:hAnsi="3DS V2"/>
          <w:sz w:val="32"/>
          <w:szCs w:val="32"/>
        </w:rPr>
        <w:t xml:space="preserve"> </w:t>
      </w:r>
    </w:p>
    <w:p w14:paraId="0E46F8D6" w14:textId="77777777" w:rsidR="00BB1411" w:rsidRPr="0041418D" w:rsidRDefault="00BB1411" w:rsidP="00C674AC">
      <w:pPr>
        <w:spacing w:after="0" w:line="240" w:lineRule="auto"/>
        <w:jc w:val="both"/>
        <w:rPr>
          <w:rFonts w:ascii="3DS V2" w:hAnsi="3DS V2"/>
        </w:rPr>
      </w:pPr>
    </w:p>
    <w:p w14:paraId="4C799677" w14:textId="00F19CE8" w:rsidR="00C674AC" w:rsidRPr="0041418D" w:rsidRDefault="00EA2D9B" w:rsidP="00C674AC">
      <w:pPr>
        <w:spacing w:after="0" w:line="240" w:lineRule="auto"/>
        <w:jc w:val="both"/>
        <w:rPr>
          <w:rFonts w:ascii="3DS V2" w:hAnsi="3DS V2" w:cs="Arial"/>
          <w:sz w:val="24"/>
          <w:szCs w:val="24"/>
          <w:lang w:eastAsia="zh-CN"/>
        </w:rPr>
      </w:pPr>
      <w:r w:rsidRPr="0041418D">
        <w:rPr>
          <w:rFonts w:ascii="3DS V2" w:hAnsi="3DS V2" w:cs="Arial"/>
          <w:sz w:val="24"/>
          <w:szCs w:val="24"/>
        </w:rPr>
        <w:t xml:space="preserve">Pour pouvoir commencer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6C2198" w:rsidRPr="0041418D">
        <w:rPr>
          <w:rFonts w:ascii="3DS V2" w:hAnsi="3DS V2" w:cs="Arial"/>
          <w:sz w:val="24"/>
          <w:szCs w:val="24"/>
        </w:rPr>
        <w:t xml:space="preserve">de problématique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avoir </w:t>
      </w:r>
      <w:r w:rsidR="005A36A3" w:rsidRPr="0041418D">
        <w:rPr>
          <w:rFonts w:ascii="3DS V2" w:hAnsi="3DS V2" w:cs="Arial"/>
          <w:sz w:val="24"/>
          <w:szCs w:val="24"/>
        </w:rPr>
        <w:t>discuté</w:t>
      </w:r>
      <w:r w:rsidR="006C2198" w:rsidRPr="0041418D">
        <w:rPr>
          <w:rFonts w:ascii="3DS V2" w:hAnsi="3DS V2" w:cs="Arial"/>
          <w:sz w:val="24"/>
          <w:szCs w:val="24"/>
        </w:rPr>
        <w:t xml:space="preserve"> avec </w:t>
      </w:r>
      <w:r w:rsidR="005A36A3" w:rsidRPr="0041418D">
        <w:rPr>
          <w:rFonts w:ascii="3DS V2" w:hAnsi="3DS V2" w:cs="Arial"/>
          <w:sz w:val="24"/>
          <w:szCs w:val="24"/>
        </w:rPr>
        <w:t>l’équipe</w:t>
      </w:r>
      <w:r w:rsidR="006C2198" w:rsidRPr="0041418D">
        <w:rPr>
          <w:rFonts w:ascii="3DS V2" w:hAnsi="3DS V2" w:cs="Arial"/>
          <w:sz w:val="24"/>
          <w:szCs w:val="24"/>
        </w:rPr>
        <w:t xml:space="preserve">, une </w:t>
      </w:r>
      <w:r w:rsidR="0061785F" w:rsidRPr="0041418D">
        <w:rPr>
          <w:rFonts w:ascii="3DS V2" w:hAnsi="3DS V2" w:cs="Arial"/>
          <w:sz w:val="24"/>
          <w:szCs w:val="24"/>
        </w:rPr>
        <w:t>description</w:t>
      </w:r>
      <w:r w:rsidR="00536EBF">
        <w:rPr>
          <w:rFonts w:ascii="3DS V2" w:hAnsi="3DS V2" w:cs="Arial"/>
          <w:sz w:val="24"/>
          <w:szCs w:val="24"/>
        </w:rPr>
        <w:t xml:space="preserve"> </w:t>
      </w:r>
      <w:del w:id="54" w:author="GOUTAUDIER Sébastien" w:date="2025-07-30T10:33:00Z">
        <w:r w:rsidR="00536EBF" w:rsidDel="00012C2D">
          <w:rPr>
            <w:rFonts w:ascii="3DS V2" w:hAnsi="3DS V2" w:cs="Arial"/>
            <w:sz w:val="24"/>
            <w:szCs w:val="24"/>
          </w:rPr>
          <w:delText>du problématique</w:delText>
        </w:r>
      </w:del>
      <w:ins w:id="55" w:author="GOUTAUDIER Sébastien" w:date="2025-07-30T10:33:00Z">
        <w:r w:rsidR="00012C2D">
          <w:rPr>
            <w:rFonts w:ascii="3DS V2" w:hAnsi="3DS V2" w:cs="Arial"/>
            <w:sz w:val="24"/>
            <w:szCs w:val="24"/>
          </w:rPr>
          <w:t xml:space="preserve">de </w:t>
        </w:r>
        <w:proofErr w:type="gramStart"/>
        <w:r w:rsidR="00012C2D">
          <w:rPr>
            <w:rFonts w:ascii="3DS V2" w:hAnsi="3DS V2" w:cs="Arial"/>
            <w:sz w:val="24"/>
            <w:szCs w:val="24"/>
          </w:rPr>
          <w:t>la</w:t>
        </w:r>
      </w:ins>
      <w:r w:rsidR="0061785F" w:rsidRPr="0041418D">
        <w:rPr>
          <w:rFonts w:ascii="3DS V2" w:hAnsi="3DS V2" w:cs="Arial"/>
          <w:sz w:val="24"/>
          <w:szCs w:val="24"/>
        </w:rPr>
        <w:t xml:space="preserve"> est</w:t>
      </w:r>
      <w:proofErr w:type="gramEnd"/>
      <w:r w:rsidR="0061785F" w:rsidRPr="0041418D">
        <w:rPr>
          <w:rFonts w:ascii="3DS V2" w:hAnsi="3DS V2" w:cs="Arial"/>
          <w:sz w:val="24"/>
          <w:szCs w:val="24"/>
        </w:rPr>
        <w:t xml:space="preserve"> présentée suivante :</w:t>
      </w:r>
    </w:p>
    <w:p w14:paraId="1608E029" w14:textId="3A3A0BA0" w:rsidR="00E841A9" w:rsidRPr="0041418D" w:rsidRDefault="00E841A9" w:rsidP="00C674AC">
      <w:pPr>
        <w:spacing w:after="0" w:line="240" w:lineRule="auto"/>
        <w:jc w:val="both"/>
        <w:rPr>
          <w:rStyle w:val="mord"/>
          <w:rFonts w:ascii="3DS V2" w:hAnsi="3DS V2"/>
          <w:sz w:val="24"/>
          <w:szCs w:val="24"/>
        </w:rPr>
      </w:pPr>
    </w:p>
    <w:p w14:paraId="5FDCDB64" w14:textId="2CB80EDD" w:rsidR="00DF7BF3" w:rsidRPr="009A365F" w:rsidRDefault="00DF7BF3" w:rsidP="00C674AC">
      <w:pPr>
        <w:spacing w:after="0" w:line="240" w:lineRule="auto"/>
        <w:jc w:val="both"/>
        <w:rPr>
          <w:rFonts w:ascii="Cambria Math" w:hAnsi="Cambria Math"/>
          <w:sz w:val="24"/>
          <w:szCs w:val="24"/>
        </w:rPr>
      </w:pPr>
      <w:commentRangeStart w:id="56"/>
      <w:r w:rsidRPr="009A365F">
        <w:rPr>
          <w:rFonts w:ascii="Cambria Math" w:hAnsi="Cambria Math"/>
          <w:sz w:val="24"/>
          <w:szCs w:val="24"/>
        </w:rPr>
        <w:t>Un signal est présenté par un harn</w:t>
      </w:r>
      <w:r w:rsidR="0056570F" w:rsidRPr="009A365F">
        <w:rPr>
          <w:rFonts w:ascii="Cambria Math" w:hAnsi="Cambria Math"/>
          <w:sz w:val="24"/>
          <w:szCs w:val="24"/>
        </w:rPr>
        <w:t>ai</w:t>
      </w:r>
      <w:r w:rsidRPr="009A365F">
        <w:rPr>
          <w:rFonts w:ascii="Cambria Math" w:hAnsi="Cambria Math"/>
          <w:sz w:val="24"/>
          <w:szCs w:val="24"/>
        </w:rPr>
        <w:t>s</w:t>
      </w:r>
      <w:r w:rsidR="003644FC" w:rsidRPr="009A365F">
        <w:rPr>
          <w:rFonts w:ascii="Cambria Math" w:hAnsi="Cambria Math"/>
          <w:sz w:val="24"/>
          <w:szCs w:val="24"/>
        </w:rPr>
        <w:t xml:space="preserve"> : </w:t>
      </w:r>
      <w:commentRangeEnd w:id="56"/>
      <w:r w:rsidR="00FA744D">
        <w:rPr>
          <w:rStyle w:val="Marquedecommentaire"/>
          <w:rFonts w:ascii="Times New Roman" w:eastAsia="Times New Roman" w:hAnsi="Times New Roman" w:cs="Times New Roman"/>
          <w:szCs w:val="20"/>
        </w:rPr>
        <w:commentReference w:id="56"/>
      </w:r>
    </w:p>
    <w:p w14:paraId="3E1C9EB4" w14:textId="77777777" w:rsidR="00EB7378" w:rsidRPr="009A365F" w:rsidRDefault="00EB7378" w:rsidP="00C674AC">
      <w:pPr>
        <w:spacing w:after="0" w:line="240" w:lineRule="auto"/>
        <w:jc w:val="both"/>
        <w:rPr>
          <w:rFonts w:ascii="Cambria Math" w:hAnsi="Cambria Math"/>
          <w:sz w:val="24"/>
          <w:szCs w:val="24"/>
        </w:rPr>
      </w:pPr>
    </w:p>
    <w:p w14:paraId="696A525D" w14:textId="77777777" w:rsidR="00277EB5" w:rsidRPr="009A365F" w:rsidRDefault="00277EB5" w:rsidP="00C674AC">
      <w:pPr>
        <w:spacing w:after="0" w:line="240" w:lineRule="auto"/>
        <w:jc w:val="both"/>
        <w:rPr>
          <w:rFonts w:ascii="Cambria Math" w:hAnsi="Cambria Math"/>
          <w:sz w:val="24"/>
          <w:szCs w:val="24"/>
        </w:rPr>
      </w:pPr>
    </w:p>
    <w:p w14:paraId="276F5551" w14:textId="5E15D6AA" w:rsidR="00075F3C" w:rsidRPr="009A365F" w:rsidRDefault="00075F3C" w:rsidP="00C674AC">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24EB8CE2" w14:textId="77777777" w:rsidR="00EB7378" w:rsidRPr="009A365F" w:rsidRDefault="00EB7378" w:rsidP="00C674AC">
      <w:pPr>
        <w:spacing w:after="0" w:line="240" w:lineRule="auto"/>
        <w:jc w:val="both"/>
        <w:rPr>
          <w:rStyle w:val="mord"/>
          <w:rFonts w:ascii="Cambria Math" w:hAnsi="Cambria Math"/>
          <w:sz w:val="24"/>
          <w:szCs w:val="24"/>
        </w:rPr>
      </w:pPr>
    </w:p>
    <w:p w14:paraId="33F88DD3" w14:textId="77777777" w:rsidR="002A6294" w:rsidRPr="009A365F" w:rsidRDefault="002A6294" w:rsidP="00C674AC">
      <w:pPr>
        <w:spacing w:after="0" w:line="240" w:lineRule="auto"/>
        <w:jc w:val="both"/>
        <w:rPr>
          <w:rStyle w:val="mord"/>
          <w:rFonts w:ascii="Cambria Math" w:hAnsi="Cambria Math"/>
          <w:sz w:val="24"/>
          <w:szCs w:val="24"/>
          <w:lang w:eastAsia="zh-CN"/>
        </w:rPr>
      </w:pPr>
    </w:p>
    <w:p w14:paraId="3C2E64CF" w14:textId="3B3C7519" w:rsidR="00244B01" w:rsidRPr="009A365F" w:rsidRDefault="00E94A17" w:rsidP="00C674AC">
      <w:pPr>
        <w:spacing w:after="0" w:line="240" w:lineRule="auto"/>
        <w:jc w:val="both"/>
        <w:rPr>
          <w:rFonts w:ascii="Cambria Math" w:hAnsi="Cambria Math"/>
          <w:sz w:val="24"/>
          <w:szCs w:val="24"/>
        </w:rPr>
      </w:pPr>
      <w:commentRangeStart w:id="57"/>
      <w:r w:rsidRPr="009A365F">
        <w:rPr>
          <w:rFonts w:ascii="Cambria Math" w:hAnsi="Cambria Math"/>
          <w:sz w:val="24"/>
          <w:szCs w:val="24"/>
        </w:rPr>
        <w:t>Soit</w:t>
      </w:r>
      <w:commentRangeEnd w:id="57"/>
      <w:r w:rsidR="00FA744D">
        <w:rPr>
          <w:rStyle w:val="Marquedecommentaire"/>
          <w:rFonts w:ascii="Times New Roman" w:eastAsia="Times New Roman" w:hAnsi="Times New Roman" w:cs="Times New Roman"/>
          <w:szCs w:val="20"/>
        </w:rPr>
        <w:commentReference w:id="57"/>
      </w:r>
      <w:r w:rsidR="007364AB" w:rsidRPr="009A365F">
        <w:rPr>
          <w:rFonts w:ascii="Cambria Math" w:hAnsi="Cambria Math"/>
          <w:sz w:val="24"/>
          <w:szCs w:val="24"/>
        </w:rPr>
        <w:t xml:space="preserve"> </w:t>
      </w:r>
      <w:r w:rsidR="003644FC" w:rsidRPr="009A365F">
        <w:rPr>
          <w:rFonts w:ascii="Cambria Math" w:hAnsi="Cambria Math"/>
          <w:sz w:val="24"/>
          <w:szCs w:val="24"/>
        </w:rPr>
        <w:t>le</w:t>
      </w:r>
      <w:r w:rsidR="00B01DB4" w:rsidRPr="009A365F">
        <w:rPr>
          <w:rFonts w:ascii="Cambria Math" w:hAnsi="Cambria Math"/>
          <w:sz w:val="24"/>
          <w:szCs w:val="24"/>
        </w:rPr>
        <w:t xml:space="preserve"> connecteur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oMath>
      <w:r w:rsidRPr="009A365F">
        <w:rPr>
          <w:rFonts w:ascii="Cambria Math" w:hAnsi="Cambria Math"/>
          <w:sz w:val="24"/>
          <w:szCs w:val="24"/>
        </w:rPr>
        <w:t xml:space="preserve"> </w:t>
      </w:r>
      <w:r w:rsidR="00E5784A" w:rsidRPr="009A365F">
        <w:rPr>
          <w:rFonts w:ascii="Cambria Math" w:hAnsi="Cambria Math"/>
          <w:sz w:val="24"/>
          <w:szCs w:val="24"/>
        </w:rPr>
        <w:t>possède</w:t>
      </w:r>
      <w:r w:rsidRPr="009A365F">
        <w:rPr>
          <w:rFonts w:ascii="Cambria Math" w:hAnsi="Cambria Math"/>
          <w:sz w:val="24"/>
          <w:szCs w:val="24"/>
        </w:rPr>
        <w:t xml:space="preserve"> une série de cavités. </w:t>
      </w:r>
    </w:p>
    <w:p w14:paraId="26C437B7" w14:textId="77777777" w:rsidR="00EB7378" w:rsidRPr="009A365F" w:rsidRDefault="00EB7378" w:rsidP="00C674AC">
      <w:pPr>
        <w:spacing w:after="0" w:line="240" w:lineRule="auto"/>
        <w:jc w:val="both"/>
        <w:rPr>
          <w:rFonts w:ascii="Cambria Math" w:hAnsi="Cambria Math"/>
          <w:sz w:val="24"/>
          <w:szCs w:val="24"/>
        </w:rPr>
      </w:pPr>
    </w:p>
    <w:p w14:paraId="70ACEA6A" w14:textId="77777777" w:rsidR="00CD7AE8" w:rsidRPr="009A365F" w:rsidRDefault="00CD7AE8" w:rsidP="00C674AC">
      <w:pPr>
        <w:spacing w:after="0" w:line="240" w:lineRule="auto"/>
        <w:jc w:val="both"/>
        <w:rPr>
          <w:rFonts w:ascii="Cambria Math" w:hAnsi="Cambria Math"/>
          <w:sz w:val="24"/>
          <w:szCs w:val="24"/>
        </w:rPr>
      </w:pPr>
    </w:p>
    <w:p w14:paraId="0FDB3D33" w14:textId="0B3F2F15" w:rsidR="00CD7AE8" w:rsidRPr="0085527A" w:rsidRDefault="00661287" w:rsidP="00CD7AE8">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6021EE9F" w14:textId="77777777" w:rsidR="0085527A" w:rsidRPr="0085527A" w:rsidRDefault="0085527A" w:rsidP="00CD7AE8">
      <w:pPr>
        <w:spacing w:after="0" w:line="240" w:lineRule="auto"/>
        <w:jc w:val="both"/>
        <w:rPr>
          <w:rStyle w:val="mord"/>
          <w:rFonts w:ascii="Cambria Math" w:hAnsi="Cambria Math"/>
          <w:sz w:val="24"/>
          <w:szCs w:val="24"/>
          <w:lang w:eastAsia="zh-CN"/>
        </w:rPr>
      </w:pPr>
    </w:p>
    <w:p w14:paraId="4484699B" w14:textId="77777777" w:rsidR="00EB7378" w:rsidRPr="009A365F" w:rsidRDefault="00EB7378" w:rsidP="00CD7AE8">
      <w:pPr>
        <w:spacing w:after="0" w:line="240" w:lineRule="auto"/>
        <w:jc w:val="both"/>
        <w:rPr>
          <w:rStyle w:val="mord"/>
          <w:rFonts w:ascii="Cambria Math" w:hAnsi="Cambria Math"/>
          <w:sz w:val="24"/>
          <w:szCs w:val="24"/>
          <w:lang w:eastAsia="zh-CN"/>
        </w:rPr>
      </w:pPr>
    </w:p>
    <w:p w14:paraId="6DCA95A1" w14:textId="0F3B4330" w:rsidR="00CD7AE8" w:rsidRPr="009A365F" w:rsidRDefault="00CA5F6E" w:rsidP="00C674AC">
      <w:pPr>
        <w:spacing w:after="0" w:line="240" w:lineRule="auto"/>
        <w:jc w:val="both"/>
        <w:rPr>
          <w:rFonts w:ascii="Cambria Math" w:hAnsi="Cambria Math"/>
          <w:sz w:val="24"/>
          <w:szCs w:val="24"/>
        </w:rPr>
      </w:pPr>
      <w:r w:rsidRPr="009A365F">
        <w:rPr>
          <w:rFonts w:ascii="Cambria Math" w:hAnsi="Cambria Math"/>
          <w:sz w:val="24"/>
          <w:szCs w:val="24"/>
        </w:rPr>
        <w:t>Où :</w:t>
      </w:r>
    </w:p>
    <w:p w14:paraId="6510A551" w14:textId="3A86B722" w:rsidR="00B512BE" w:rsidRPr="009A365F" w:rsidRDefault="00850C2A"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w:t>
      </w:r>
      <w:r w:rsidR="00AD59AD" w:rsidRPr="009A365F">
        <w:rPr>
          <w:rFonts w:ascii="Cambria Math" w:hAnsi="Cambria Math"/>
          <w:sz w:val="24"/>
          <w:szCs w:val="24"/>
        </w:rPr>
        <w:t xml:space="preserve"> taille </w:t>
      </w:r>
      <w:r w:rsidR="001A68A5" w:rsidRPr="009A365F">
        <w:rPr>
          <w:rFonts w:ascii="Cambria Math" w:hAnsi="Cambria Math"/>
          <w:sz w:val="24"/>
          <w:szCs w:val="24"/>
        </w:rPr>
        <w:t>sont</w:t>
      </w:r>
      <w:r w:rsidR="00244B01" w:rsidRPr="009A365F">
        <w:rPr>
          <w:rFonts w:ascii="Cambria Math" w:hAnsi="Cambria Math"/>
          <w:sz w:val="24"/>
          <w:szCs w:val="24"/>
        </w:rPr>
        <w:t xml:space="preserve"> défini</w:t>
      </w:r>
      <w:r w:rsidR="00A36EB3" w:rsidRPr="009A365F">
        <w:rPr>
          <w:rFonts w:ascii="Cambria Math" w:hAnsi="Cambria Math"/>
          <w:sz w:val="24"/>
          <w:szCs w:val="24"/>
        </w:rPr>
        <w:t>e</w:t>
      </w:r>
      <w:r w:rsidR="00C26B36" w:rsidRPr="009A365F">
        <w:rPr>
          <w:rFonts w:ascii="Cambria Math" w:hAnsi="Cambria Math"/>
          <w:sz w:val="24"/>
          <w:szCs w:val="24"/>
        </w:rPr>
        <w:t>s</w:t>
      </w:r>
      <w:r w:rsidR="00244B01" w:rsidRPr="009A365F">
        <w:rPr>
          <w:rFonts w:ascii="Cambria Math" w:hAnsi="Cambria Math"/>
          <w:sz w:val="24"/>
          <w:szCs w:val="24"/>
        </w:rPr>
        <w:t xml:space="preserve"> par </w:t>
      </w:r>
      <w:r w:rsidR="00521CFE" w:rsidRPr="009A365F">
        <w:rPr>
          <w:rFonts w:ascii="Cambria Math" w:hAnsi="Cambria Math"/>
          <w:sz w:val="24"/>
          <w:szCs w:val="24"/>
        </w:rPr>
        <w:t>leur</w:t>
      </w:r>
      <w:r w:rsidR="00244B01" w:rsidRPr="009A365F">
        <w:rPr>
          <w:rFonts w:ascii="Cambria Math" w:hAnsi="Cambria Math"/>
          <w:sz w:val="24"/>
          <w:szCs w:val="24"/>
        </w:rPr>
        <w:t xml:space="preserve"> diamètre en</w:t>
      </w:r>
      <w:r w:rsidR="00DE49FD" w:rsidRPr="009A365F">
        <w:rPr>
          <w:rFonts w:ascii="Cambria Math" w:hAnsi="Cambria Math"/>
          <w:sz w:val="24"/>
          <w:szCs w:val="24"/>
        </w:rPr>
        <w:t xml:space="preserve"> </w:t>
      </w:r>
      <w:r w:rsidR="00244B01" w:rsidRPr="009A365F">
        <w:rPr>
          <w:rFonts w:ascii="Cambria Math" w:hAnsi="Cambria Math"/>
          <w:sz w:val="24"/>
          <w:szCs w:val="24"/>
        </w:rPr>
        <w:t>AWG</w:t>
      </w:r>
      <w:r w:rsidR="0037785F" w:rsidRPr="009A365F">
        <w:rPr>
          <w:rFonts w:ascii="Cambria Math" w:hAnsi="Cambria Math"/>
          <w:sz w:val="24"/>
          <w:szCs w:val="24"/>
        </w:rPr>
        <w:t xml:space="preserve"> </w:t>
      </w:r>
      <w:r w:rsidR="00244B01" w:rsidRPr="009A365F">
        <w:rPr>
          <w:rFonts w:ascii="Cambria Math" w:hAnsi="Cambria Math"/>
          <w:sz w:val="24"/>
          <w:szCs w:val="24"/>
        </w:rPr>
        <w:t>(</w:t>
      </w:r>
      <w:r w:rsidR="00244B01" w:rsidRPr="00A77BBB">
        <w:rPr>
          <w:rFonts w:ascii="Cambria Math" w:hAnsi="Cambria Math"/>
          <w:sz w:val="24"/>
          <w:szCs w:val="24"/>
        </w:rPr>
        <w:t>American Wire Gauge</w:t>
      </w:r>
      <w:r w:rsidR="00BB2C99" w:rsidRPr="009A365F">
        <w:rPr>
          <w:rFonts w:ascii="Cambria Math" w:hAnsi="Cambria Math"/>
          <w:sz w:val="24"/>
          <w:szCs w:val="24"/>
        </w:rPr>
        <w:t>).</w:t>
      </w:r>
      <w:r w:rsidR="00624292" w:rsidRPr="009A365F">
        <w:rPr>
          <w:rFonts w:ascii="Cambria Math" w:hAnsi="Cambria Math"/>
          <w:sz w:val="24"/>
          <w:szCs w:val="24"/>
        </w:rPr>
        <w:t xml:space="preserve"> </w:t>
      </w:r>
    </w:p>
    <w:p w14:paraId="4E97D6AB" w14:textId="2F2D4E77" w:rsidR="00624292" w:rsidRPr="009A365F" w:rsidRDefault="00624292"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Cela détermine la taille de fil accepté</w:t>
      </w:r>
      <w:r w:rsidR="003B63E4" w:rsidRPr="009A365F">
        <w:rPr>
          <w:rFonts w:ascii="Cambria Math" w:hAnsi="Cambria Math"/>
          <w:sz w:val="24"/>
          <w:szCs w:val="24"/>
        </w:rPr>
        <w:t xml:space="preserve"> par </w:t>
      </w:r>
      <w:r w:rsidR="000034DF" w:rsidRPr="009A365F">
        <w:rPr>
          <w:rFonts w:ascii="Cambria Math" w:hAnsi="Cambria Math"/>
          <w:sz w:val="24"/>
          <w:szCs w:val="24"/>
        </w:rPr>
        <w:t>la</w:t>
      </w:r>
      <w:r w:rsidR="003B63E4" w:rsidRPr="009A365F">
        <w:rPr>
          <w:rFonts w:ascii="Cambria Math" w:hAnsi="Cambria Math"/>
          <w:sz w:val="24"/>
          <w:szCs w:val="24"/>
        </w:rPr>
        <w:t xml:space="preserve"> cavité</w:t>
      </w:r>
      <w:r w:rsidR="001A7AEF" w:rsidRPr="009A365F">
        <w:rPr>
          <w:rFonts w:ascii="Cambria Math" w:hAnsi="Cambria Math"/>
          <w:sz w:val="24"/>
          <w:szCs w:val="24"/>
        </w:rPr>
        <w:t>.</w:t>
      </w:r>
    </w:p>
    <w:p w14:paraId="46CDF8CD" w14:textId="77777777" w:rsidR="00A2741E" w:rsidRPr="009A365F" w:rsidRDefault="00A2741E" w:rsidP="00B512BE">
      <w:pPr>
        <w:pStyle w:val="Paragraphedeliste"/>
        <w:spacing w:after="0" w:line="240" w:lineRule="auto"/>
        <w:jc w:val="both"/>
        <w:rPr>
          <w:rFonts w:ascii="Cambria Math" w:hAnsi="Cambria Math"/>
          <w:sz w:val="24"/>
          <w:szCs w:val="24"/>
        </w:rPr>
      </w:pPr>
    </w:p>
    <w:p w14:paraId="089F72B0" w14:textId="58E69DA4" w:rsidR="002547B8" w:rsidRPr="009A365F" w:rsidRDefault="00340CF4"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Leurs coordonnées</w:t>
      </w:r>
      <w:r w:rsidR="001F7BC2" w:rsidRPr="009A365F">
        <w:rPr>
          <w:rFonts w:ascii="Cambria Math" w:hAnsi="Cambria Math"/>
          <w:sz w:val="24"/>
          <w:szCs w:val="24"/>
        </w:rPr>
        <w:t xml:space="preserve"> </w:t>
      </w:r>
      <w:r w:rsidR="00244B01" w:rsidRPr="009A365F">
        <w:rPr>
          <w:rFonts w:ascii="Cambria Math" w:hAnsi="Cambria Math"/>
          <w:sz w:val="24"/>
          <w:szCs w:val="24"/>
        </w:rPr>
        <w:t>s</w:t>
      </w:r>
      <w:r w:rsidR="005C7CEA" w:rsidRPr="009A365F">
        <w:rPr>
          <w:rFonts w:ascii="Cambria Math" w:hAnsi="Cambria Math"/>
          <w:sz w:val="24"/>
          <w:szCs w:val="24"/>
        </w:rPr>
        <w:t>on</w:t>
      </w:r>
      <w:r w:rsidR="00244B01" w:rsidRPr="009A365F">
        <w:rPr>
          <w:rFonts w:ascii="Cambria Math" w:hAnsi="Cambria Math"/>
          <w:sz w:val="24"/>
          <w:szCs w:val="24"/>
        </w:rPr>
        <w:t>t donnée</w:t>
      </w:r>
      <w:r w:rsidR="00226955" w:rsidRPr="009A365F">
        <w:rPr>
          <w:rFonts w:ascii="Cambria Math" w:hAnsi="Cambria Math"/>
          <w:sz w:val="24"/>
          <w:szCs w:val="24"/>
        </w:rPr>
        <w:t xml:space="preserve">s </w:t>
      </w:r>
      <w:r w:rsidR="00244B01" w:rsidRPr="009A365F">
        <w:rPr>
          <w:rFonts w:ascii="Cambria Math" w:hAnsi="Cambria Math"/>
          <w:sz w:val="24"/>
          <w:szCs w:val="24"/>
        </w:rPr>
        <w:t xml:space="preserve">par </w:t>
      </w:r>
      <m:oMath>
        <m:r>
          <w:rPr>
            <w:rFonts w:ascii="Cambria Math" w:hAnsi="Cambria Math"/>
            <w:sz w:val="24"/>
            <w:szCs w:val="24"/>
          </w:rPr>
          <m:t>(x,y)</m:t>
        </m:r>
      </m:oMath>
      <w:r w:rsidR="006363BD" w:rsidRPr="009A365F">
        <w:rPr>
          <w:rFonts w:ascii="Cambria Math" w:hAnsi="Cambria Math"/>
          <w:sz w:val="24"/>
          <w:szCs w:val="24"/>
        </w:rPr>
        <w:t>.</w:t>
      </w:r>
      <w:r w:rsidR="007C0C0D" w:rsidRPr="009A365F">
        <w:rPr>
          <w:rFonts w:ascii="Cambria Math" w:hAnsi="Cambria Math"/>
          <w:sz w:val="24"/>
          <w:szCs w:val="24"/>
        </w:rPr>
        <w:t xml:space="preserve"> </w:t>
      </w:r>
    </w:p>
    <w:p w14:paraId="41689C3C" w14:textId="1A2B6BA4" w:rsidR="00244B01" w:rsidRPr="009A365F" w:rsidRDefault="007C0C0D"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 xml:space="preserve">Cela détermine la position de la cavité sur </w:t>
      </w:r>
      <w:r w:rsidR="00A50917" w:rsidRPr="009A365F">
        <w:rPr>
          <w:rFonts w:ascii="Cambria Math" w:hAnsi="Cambria Math"/>
          <w:sz w:val="24"/>
          <w:szCs w:val="24"/>
        </w:rPr>
        <w:t>son</w:t>
      </w:r>
      <w:r w:rsidRPr="009A365F">
        <w:rPr>
          <w:rFonts w:ascii="Cambria Math" w:hAnsi="Cambria Math"/>
          <w:sz w:val="24"/>
          <w:szCs w:val="24"/>
        </w:rPr>
        <w:t xml:space="preserve"> connecteur</w:t>
      </w:r>
      <w:r w:rsidR="00EC5F2C" w:rsidRPr="009A365F">
        <w:rPr>
          <w:rFonts w:ascii="Cambria Math" w:hAnsi="Cambria Math"/>
          <w:sz w:val="24"/>
          <w:szCs w:val="24"/>
        </w:rPr>
        <w:t xml:space="preserve"> </w:t>
      </w:r>
      <w:del w:id="58" w:author="GOUTAUDIER Sébastien" w:date="2025-07-29T17:26:00Z">
        <w:r w:rsidR="00EC5F2C" w:rsidRPr="009A365F" w:rsidDel="00071898">
          <w:rPr>
            <w:rFonts w:ascii="Cambria Math" w:hAnsi="Cambria Math"/>
            <w:sz w:val="24"/>
            <w:szCs w:val="24"/>
          </w:rPr>
          <w:delText>parental</w:delText>
        </w:r>
      </w:del>
      <w:ins w:id="59" w:author="GOUTAUDIER Sébastien" w:date="2025-07-29T17:26:00Z">
        <w:r w:rsidR="00071898">
          <w:rPr>
            <w:rFonts w:ascii="Cambria Math" w:hAnsi="Cambria Math"/>
            <w:sz w:val="24"/>
            <w:szCs w:val="24"/>
          </w:rPr>
          <w:t>parent</w:t>
        </w:r>
      </w:ins>
      <w:r w:rsidRPr="009A365F">
        <w:rPr>
          <w:rFonts w:ascii="Cambria Math" w:hAnsi="Cambria Math"/>
          <w:sz w:val="24"/>
          <w:szCs w:val="24"/>
        </w:rPr>
        <w:t>.</w:t>
      </w:r>
    </w:p>
    <w:p w14:paraId="1A622E8C" w14:textId="06269AC1" w:rsidR="0015777D" w:rsidRPr="009A365F" w:rsidRDefault="0015777D" w:rsidP="0015777D">
      <w:pPr>
        <w:spacing w:after="0" w:line="240" w:lineRule="auto"/>
        <w:jc w:val="both"/>
        <w:rPr>
          <w:rFonts w:ascii="Cambria Math" w:hAnsi="Cambria Math"/>
          <w:sz w:val="24"/>
          <w:szCs w:val="24"/>
        </w:rPr>
      </w:pPr>
    </w:p>
    <w:p w14:paraId="586E9501" w14:textId="2426F4FE" w:rsidR="00CC48D6" w:rsidRPr="009A365F" w:rsidRDefault="00BF21F0" w:rsidP="0015777D">
      <w:pPr>
        <w:spacing w:after="0" w:line="240" w:lineRule="auto"/>
        <w:jc w:val="both"/>
        <w:rPr>
          <w:rFonts w:ascii="Cambria Math" w:hAnsi="Cambria Math"/>
          <w:sz w:val="24"/>
          <w:szCs w:val="24"/>
        </w:rPr>
      </w:pPr>
      <w:r>
        <w:rPr>
          <w:rFonts w:ascii="Cambria Math" w:hAnsi="Cambria Math"/>
          <w:sz w:val="24"/>
          <w:szCs w:val="24"/>
        </w:rPr>
        <w:t>Et le</w:t>
      </w:r>
      <w:r w:rsidR="00CC48D6" w:rsidRPr="009A365F">
        <w:rPr>
          <w:rFonts w:ascii="Cambria Math" w:hAnsi="Cambria Math"/>
          <w:sz w:val="24"/>
          <w:szCs w:val="24"/>
        </w:rPr>
        <w:t xml:space="preserve"> câble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44697C" w:rsidRPr="009A365F">
        <w:rPr>
          <w:rFonts w:ascii="Cambria Math" w:hAnsi="Cambria Math"/>
          <w:sz w:val="24"/>
          <w:szCs w:val="24"/>
        </w:rPr>
        <w:t xml:space="preserve">dans la ségrégation </w:t>
      </w:r>
      <w:commentRangeStart w:id="60"/>
      <w:commentRangeEnd w:id="60"/>
      <m:oMath>
        <m:r>
          <m:rPr>
            <m:sty m:val="p"/>
          </m:rPr>
          <w:rPr>
            <w:rStyle w:val="Marquedecommentaire"/>
            <w:rFonts w:ascii="Cambria Math" w:eastAsia="Times New Roman" w:hAnsi="Cambria Math" w:cs="Times New Roman"/>
            <w:szCs w:val="20"/>
            <w:rPrChange w:id="61" w:author="GOUTAUDIER Sébastien" w:date="2025-07-29T17:26:00Z">
              <w:rPr>
                <w:rStyle w:val="Marquedecommentaire"/>
                <w:rFonts w:ascii="Times New Roman" w:eastAsia="Times New Roman" w:hAnsi="Times New Roman" w:cs="Times New Roman"/>
                <w:szCs w:val="20"/>
              </w:rPr>
            </w:rPrChange>
          </w:rPr>
          <w:commentReference w:id="60"/>
        </m:r>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9A365F">
        <w:rPr>
          <w:rFonts w:ascii="Cambria Math" w:hAnsi="Cambria Math"/>
          <w:sz w:val="24"/>
          <w:szCs w:val="24"/>
        </w:rPr>
        <w:t>possède une série de fils</w:t>
      </w:r>
    </w:p>
    <w:p w14:paraId="35878527" w14:textId="77777777" w:rsidR="00EB7378" w:rsidRPr="009A365F" w:rsidRDefault="00EB7378" w:rsidP="0015777D">
      <w:pPr>
        <w:spacing w:after="0" w:line="240" w:lineRule="auto"/>
        <w:jc w:val="both"/>
        <w:rPr>
          <w:rFonts w:ascii="Cambria Math" w:hAnsi="Cambria Math"/>
          <w:sz w:val="24"/>
          <w:szCs w:val="24"/>
        </w:rPr>
      </w:pPr>
    </w:p>
    <w:p w14:paraId="18E9AE04" w14:textId="77777777" w:rsidR="003026A3" w:rsidRPr="009A365F" w:rsidRDefault="003026A3" w:rsidP="0015777D">
      <w:pPr>
        <w:spacing w:after="0" w:line="240" w:lineRule="auto"/>
        <w:jc w:val="both"/>
        <w:rPr>
          <w:rFonts w:ascii="Cambria Math" w:hAnsi="Cambria Math"/>
          <w:sz w:val="24"/>
          <w:szCs w:val="24"/>
        </w:rPr>
      </w:pPr>
    </w:p>
    <w:p w14:paraId="1EF6B023" w14:textId="067CC15D" w:rsidR="00CC48D6" w:rsidRPr="009A365F" w:rsidRDefault="00661287"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0413557A" w14:textId="77777777" w:rsidR="00EB7378" w:rsidRPr="009A365F" w:rsidRDefault="00EB7378" w:rsidP="0015777D">
      <w:pPr>
        <w:spacing w:after="0" w:line="240" w:lineRule="auto"/>
        <w:jc w:val="both"/>
        <w:rPr>
          <w:rStyle w:val="mord"/>
          <w:rFonts w:ascii="Cambria Math" w:hAnsi="Cambria Math"/>
          <w:sz w:val="24"/>
          <w:szCs w:val="24"/>
          <w:lang w:eastAsia="zh-CN"/>
        </w:rPr>
      </w:pPr>
    </w:p>
    <w:p w14:paraId="51CC18A5" w14:textId="77777777" w:rsidR="003026A3" w:rsidRPr="009A365F" w:rsidRDefault="003026A3" w:rsidP="0015777D">
      <w:pPr>
        <w:spacing w:after="0" w:line="240" w:lineRule="auto"/>
        <w:jc w:val="both"/>
        <w:rPr>
          <w:rFonts w:ascii="Cambria Math" w:hAnsi="Cambria Math"/>
          <w:sz w:val="24"/>
          <w:szCs w:val="24"/>
        </w:rPr>
      </w:pPr>
    </w:p>
    <w:p w14:paraId="164B8F7B" w14:textId="5A7616E6" w:rsidR="00B01DB4" w:rsidRPr="009A365F" w:rsidRDefault="003B2DC2" w:rsidP="00C674AC">
      <w:pPr>
        <w:spacing w:after="0" w:line="240" w:lineRule="auto"/>
        <w:jc w:val="both"/>
        <w:rPr>
          <w:rFonts w:ascii="Cambria Math" w:hAnsi="Cambria Math"/>
          <w:sz w:val="24"/>
          <w:szCs w:val="24"/>
        </w:rPr>
      </w:pPr>
      <w:r w:rsidRPr="009A365F">
        <w:rPr>
          <w:rFonts w:ascii="Cambria Math" w:hAnsi="Cambria Math"/>
          <w:sz w:val="24"/>
          <w:szCs w:val="24"/>
        </w:rPr>
        <w:t xml:space="preserve">Où chaque fil est </w:t>
      </w:r>
      <w:r w:rsidR="00CF4950" w:rsidRPr="009A365F">
        <w:rPr>
          <w:rFonts w:ascii="Cambria Math" w:hAnsi="Cambria Math"/>
          <w:sz w:val="24"/>
          <w:szCs w:val="24"/>
        </w:rPr>
        <w:t>défini</w:t>
      </w:r>
      <w:r w:rsidRPr="009A365F">
        <w:rPr>
          <w:rFonts w:ascii="Cambria Math" w:hAnsi="Cambria Math"/>
          <w:sz w:val="24"/>
          <w:szCs w:val="24"/>
        </w:rPr>
        <w:t xml:space="preserve"> par sa taille, aussi en AWG.</w:t>
      </w:r>
    </w:p>
    <w:p w14:paraId="1B974C8C" w14:textId="2DE7B9BD" w:rsidR="00350538" w:rsidRPr="009A365F" w:rsidRDefault="00B01DB4" w:rsidP="00C674AC">
      <w:pPr>
        <w:spacing w:after="0" w:line="240" w:lineRule="auto"/>
        <w:jc w:val="both"/>
        <w:rPr>
          <w:rFonts w:ascii="Cambria Math" w:hAnsi="Cambria Math"/>
          <w:sz w:val="24"/>
          <w:szCs w:val="24"/>
        </w:rPr>
      </w:pPr>
      <w:r w:rsidRPr="009A365F">
        <w:rPr>
          <w:rFonts w:ascii="Cambria Math" w:hAnsi="Cambria Math"/>
          <w:sz w:val="24"/>
          <w:szCs w:val="24"/>
        </w:rPr>
        <w:br/>
        <w:t xml:space="preserve">L’objectif est </w:t>
      </w:r>
      <w:r w:rsidR="00466A49" w:rsidRPr="009A365F">
        <w:rPr>
          <w:rFonts w:ascii="Cambria Math" w:hAnsi="Cambria Math"/>
          <w:sz w:val="24"/>
          <w:szCs w:val="24"/>
        </w:rPr>
        <w:t xml:space="preserve">de trouver une allocation </w:t>
      </w:r>
      <w:r w:rsidR="009D505A" w:rsidRPr="009A365F">
        <w:rPr>
          <w:rFonts w:ascii="Cambria Math" w:hAnsi="Cambria Math"/>
          <w:sz w:val="24"/>
          <w:szCs w:val="24"/>
        </w:rPr>
        <w:t xml:space="preserve">pour chaque câble </w:t>
      </w:r>
      <w:r w:rsidR="00466A49" w:rsidRPr="009A365F">
        <w:rPr>
          <w:rFonts w:ascii="Cambria Math" w:hAnsi="Cambria Math"/>
          <w:sz w:val="24"/>
          <w:szCs w:val="24"/>
        </w:rPr>
        <w:t>sur l’ensemble des connecteurs, en respectant </w:t>
      </w:r>
      <w:r w:rsidR="00753217" w:rsidRPr="009A365F">
        <w:rPr>
          <w:rFonts w:ascii="Cambria Math" w:hAnsi="Cambria Math"/>
          <w:sz w:val="24"/>
          <w:szCs w:val="24"/>
        </w:rPr>
        <w:t>les contraintes suivantes</w:t>
      </w:r>
      <w:r w:rsidR="00DC4446" w:rsidRPr="009A365F">
        <w:rPr>
          <w:rFonts w:ascii="Cambria Math" w:hAnsi="Cambria Math"/>
          <w:sz w:val="24"/>
          <w:szCs w:val="24"/>
        </w:rPr>
        <w:t xml:space="preserve"> </w:t>
      </w:r>
      <w:r w:rsidR="00466A49" w:rsidRPr="009A365F">
        <w:rPr>
          <w:rFonts w:ascii="Cambria Math" w:hAnsi="Cambria Math"/>
          <w:sz w:val="24"/>
          <w:szCs w:val="24"/>
        </w:rPr>
        <w:t>:</w:t>
      </w:r>
    </w:p>
    <w:p w14:paraId="3743EF43" w14:textId="77777777" w:rsidR="000B750E" w:rsidRPr="009A365F" w:rsidRDefault="000B750E" w:rsidP="00753217">
      <w:pPr>
        <w:spacing w:after="0" w:line="240" w:lineRule="auto"/>
        <w:jc w:val="both"/>
        <w:rPr>
          <w:rFonts w:ascii="Cambria Math" w:hAnsi="Cambria Math"/>
          <w:sz w:val="24"/>
          <w:szCs w:val="24"/>
        </w:rPr>
      </w:pPr>
    </w:p>
    <w:p w14:paraId="744DA67E" w14:textId="443E9D8E" w:rsidR="00350538" w:rsidRPr="009A365F" w:rsidRDefault="00350538" w:rsidP="000B750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B01DB4" w:rsidRPr="009A365F">
        <w:rPr>
          <w:rFonts w:ascii="Cambria Math" w:hAnsi="Cambria Math"/>
          <w:sz w:val="24"/>
          <w:szCs w:val="24"/>
        </w:rPr>
        <w:t xml:space="preserve">es calibres </w:t>
      </w:r>
      <w:r w:rsidRPr="009A365F">
        <w:rPr>
          <w:rFonts w:ascii="Cambria Math" w:hAnsi="Cambria Math"/>
          <w:sz w:val="24"/>
          <w:szCs w:val="24"/>
        </w:rPr>
        <w:t xml:space="preserve">du fil et de la cavité </w:t>
      </w:r>
      <w:r w:rsidR="00B01DB4" w:rsidRPr="009A365F">
        <w:rPr>
          <w:rFonts w:ascii="Cambria Math" w:hAnsi="Cambria Math"/>
          <w:sz w:val="24"/>
          <w:szCs w:val="24"/>
        </w:rPr>
        <w:t>doivent être compatibles</w:t>
      </w:r>
      <w:r w:rsidRPr="009A365F">
        <w:rPr>
          <w:rFonts w:ascii="Cambria Math" w:hAnsi="Cambria Math"/>
          <w:sz w:val="24"/>
          <w:szCs w:val="24"/>
        </w:rPr>
        <w:t>.</w:t>
      </w:r>
    </w:p>
    <w:p w14:paraId="312F1D9D" w14:textId="77777777" w:rsidR="000B750E" w:rsidRPr="009A365F" w:rsidRDefault="000B750E" w:rsidP="000B750E">
      <w:pPr>
        <w:pStyle w:val="Paragraphedeliste"/>
        <w:spacing w:after="0" w:line="240" w:lineRule="auto"/>
        <w:jc w:val="both"/>
        <w:rPr>
          <w:rFonts w:ascii="Cambria Math" w:hAnsi="Cambria Math"/>
          <w:sz w:val="24"/>
          <w:szCs w:val="24"/>
        </w:rPr>
      </w:pPr>
    </w:p>
    <w:p w14:paraId="1F8923F2" w14:textId="61F9F4F4" w:rsidR="00350538" w:rsidRPr="009A365F" w:rsidRDefault="00350538" w:rsidP="000B750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B01DB4" w:rsidRPr="009A365F">
        <w:rPr>
          <w:rFonts w:ascii="Cambria Math" w:hAnsi="Cambria Math"/>
          <w:sz w:val="24"/>
          <w:szCs w:val="24"/>
        </w:rPr>
        <w:t xml:space="preserve">es cavités </w:t>
      </w:r>
      <w:r w:rsidR="007F1378" w:rsidRPr="009A365F">
        <w:rPr>
          <w:rFonts w:ascii="Cambria Math" w:hAnsi="Cambria Math"/>
          <w:sz w:val="24"/>
          <w:szCs w:val="24"/>
        </w:rPr>
        <w:t>allouées</w:t>
      </w:r>
      <w:r w:rsidR="00B01DB4" w:rsidRPr="009A365F">
        <w:rPr>
          <w:rFonts w:ascii="Cambria Math" w:hAnsi="Cambria Math"/>
          <w:sz w:val="24"/>
          <w:szCs w:val="24"/>
        </w:rPr>
        <w:t xml:space="preserve"> </w:t>
      </w:r>
      <w:r w:rsidR="00C43375" w:rsidRPr="009A365F">
        <w:rPr>
          <w:rFonts w:ascii="Cambria Math" w:hAnsi="Cambria Math"/>
          <w:sz w:val="24"/>
          <w:szCs w:val="24"/>
        </w:rPr>
        <w:t>au</w:t>
      </w:r>
      <w:r w:rsidR="00B01DB4" w:rsidRPr="009A365F">
        <w:rPr>
          <w:rFonts w:ascii="Cambria Math" w:hAnsi="Cambria Math"/>
          <w:sz w:val="24"/>
          <w:szCs w:val="24"/>
        </w:rPr>
        <w:t xml:space="preserve"> même câble doivent être proches les unes des autres</w:t>
      </w:r>
      <w:r w:rsidRPr="009A365F">
        <w:rPr>
          <w:rFonts w:ascii="Cambria Math" w:hAnsi="Cambria Math"/>
          <w:sz w:val="24"/>
          <w:szCs w:val="24"/>
        </w:rPr>
        <w:t>.</w:t>
      </w:r>
    </w:p>
    <w:p w14:paraId="57976F4C" w14:textId="77777777" w:rsidR="00BB39A1" w:rsidRPr="009A365F" w:rsidRDefault="00BB39A1" w:rsidP="00BB39A1">
      <w:pPr>
        <w:pStyle w:val="Paragraphedeliste"/>
        <w:rPr>
          <w:rFonts w:ascii="Cambria Math" w:hAnsi="Cambria Math"/>
          <w:sz w:val="24"/>
          <w:szCs w:val="24"/>
        </w:rPr>
      </w:pPr>
    </w:p>
    <w:p w14:paraId="0F0678D0" w14:textId="4673D909" w:rsidR="008C24DD" w:rsidRDefault="00BB39A1" w:rsidP="0045308C">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Les câbles avec différente ségrégation ne doivent pas être placer sur le même connecteur.</w:t>
      </w:r>
    </w:p>
    <w:p w14:paraId="6559F91F" w14:textId="77777777" w:rsidR="0045308C" w:rsidRPr="0045308C" w:rsidRDefault="0045308C" w:rsidP="0045308C">
      <w:pPr>
        <w:spacing w:after="0" w:line="240" w:lineRule="auto"/>
        <w:jc w:val="both"/>
        <w:rPr>
          <w:rFonts w:ascii="Cambria Math" w:hAnsi="Cambria Math"/>
          <w:sz w:val="24"/>
          <w:szCs w:val="24"/>
        </w:rPr>
      </w:pPr>
    </w:p>
    <w:p w14:paraId="30AB6366" w14:textId="77777777" w:rsidR="00331500" w:rsidRPr="0041418D" w:rsidRDefault="00331500" w:rsidP="00331500">
      <w:pPr>
        <w:spacing w:after="0" w:line="240" w:lineRule="auto"/>
        <w:rPr>
          <w:rFonts w:ascii="3DS V2" w:hAnsi="3DS V2" w:cs="Arial"/>
          <w:sz w:val="24"/>
          <w:szCs w:val="24"/>
        </w:rPr>
      </w:pPr>
      <w:commentRangeStart w:id="62"/>
      <w:r w:rsidRPr="0041418D">
        <w:rPr>
          <w:rFonts w:ascii="3DS V2" w:hAnsi="3DS V2" w:cs="Arial"/>
          <w:sz w:val="24"/>
          <w:szCs w:val="24"/>
        </w:rPr>
        <w:t>Après</w:t>
      </w:r>
      <w:commentRangeEnd w:id="62"/>
      <w:r w:rsidR="00071898">
        <w:rPr>
          <w:rStyle w:val="Marquedecommentaire"/>
          <w:rFonts w:ascii="Times New Roman" w:eastAsia="Times New Roman" w:hAnsi="Times New Roman" w:cs="Times New Roman"/>
          <w:szCs w:val="20"/>
        </w:rPr>
        <w:commentReference w:id="62"/>
      </w:r>
      <w:r w:rsidRPr="0041418D">
        <w:rPr>
          <w:rFonts w:ascii="3DS V2" w:hAnsi="3DS V2" w:cs="Arial"/>
          <w:sz w:val="24"/>
          <w:szCs w:val="24"/>
        </w:rPr>
        <w:t xml:space="preserve"> cette modélisation, une analyse mathématique du problème est possible. Pour répondre aux exigences mentionnées, il faut encore quelque définition.</w:t>
      </w:r>
    </w:p>
    <w:p w14:paraId="4A5FA461" w14:textId="18202B53" w:rsidR="00331500" w:rsidRPr="004666A2" w:rsidRDefault="00331500" w:rsidP="004666A2">
      <w:pPr>
        <w:pStyle w:val="Titre3"/>
        <w:rPr>
          <w:rFonts w:ascii="3DS V2" w:hAnsi="3DS V2"/>
          <w:sz w:val="32"/>
          <w:szCs w:val="32"/>
        </w:rPr>
      </w:pPr>
      <w:bookmarkStart w:id="63" w:name="_Toc203728036"/>
      <w:r w:rsidRPr="004666A2">
        <w:rPr>
          <w:rFonts w:ascii="3DS V2" w:hAnsi="3DS V2"/>
          <w:sz w:val="32"/>
          <w:szCs w:val="32"/>
        </w:rPr>
        <w:lastRenderedPageBreak/>
        <w:t xml:space="preserve">La notion de « être </w:t>
      </w:r>
      <w:commentRangeStart w:id="64"/>
      <w:r w:rsidRPr="004666A2">
        <w:rPr>
          <w:rFonts w:ascii="3DS V2" w:hAnsi="3DS V2"/>
          <w:sz w:val="32"/>
          <w:szCs w:val="32"/>
        </w:rPr>
        <w:t>proche</w:t>
      </w:r>
      <w:commentRangeEnd w:id="64"/>
      <w:r w:rsidR="00272CFC">
        <w:rPr>
          <w:rStyle w:val="Marquedecommentaire"/>
          <w:rFonts w:ascii="Times New Roman" w:eastAsia="Times New Roman" w:hAnsi="Times New Roman" w:cs="Times New Roman"/>
          <w:b w:val="0"/>
          <w:bCs w:val="0"/>
          <w:color w:val="auto"/>
          <w:szCs w:val="20"/>
        </w:rPr>
        <w:commentReference w:id="64"/>
      </w:r>
      <w:r w:rsidRPr="004666A2">
        <w:rPr>
          <w:rFonts w:ascii="3DS V2" w:hAnsi="3DS V2"/>
          <w:sz w:val="32"/>
          <w:szCs w:val="32"/>
        </w:rPr>
        <w:t> »</w:t>
      </w:r>
      <w:bookmarkEnd w:id="63"/>
      <w:r w:rsidRPr="004666A2">
        <w:rPr>
          <w:rFonts w:ascii="3DS V2" w:hAnsi="3DS V2"/>
          <w:sz w:val="32"/>
          <w:szCs w:val="32"/>
        </w:rPr>
        <w:t xml:space="preserve"> </w:t>
      </w:r>
    </w:p>
    <w:p w14:paraId="5FDFE190" w14:textId="669A5B51" w:rsidR="00890312" w:rsidRPr="0041418D" w:rsidRDefault="00AB54CE" w:rsidP="001D2BB5">
      <w:pPr>
        <w:pStyle w:val="NormalWeb"/>
        <w:rPr>
          <w:rFonts w:ascii="3DS V2" w:eastAsia="SimSun" w:hAnsi="3DS V2" w:cs="Arial"/>
          <w:lang w:val="fr-FR" w:eastAsia="en-US"/>
        </w:rPr>
      </w:pPr>
      <w:r w:rsidRPr="0041418D">
        <w:rPr>
          <w:rFonts w:ascii="3DS V2" w:eastAsia="SimSun" w:hAnsi="3DS V2" w:cs="Arial"/>
          <w:noProof/>
          <w:color w:val="FF0000"/>
          <w:lang w:val="fr-FR" w:eastAsia="en-US"/>
        </w:rPr>
        <mc:AlternateContent>
          <mc:Choice Requires="wps">
            <w:drawing>
              <wp:anchor distT="0" distB="0" distL="114300" distR="114300" simplePos="0" relativeHeight="251668992" behindDoc="0" locked="0" layoutInCell="1" allowOverlap="1" wp14:anchorId="2E8D99E5" wp14:editId="2ABB23A0">
                <wp:simplePos x="0" y="0"/>
                <wp:positionH relativeFrom="column">
                  <wp:posOffset>1021960</wp:posOffset>
                </wp:positionH>
                <wp:positionV relativeFrom="paragraph">
                  <wp:posOffset>1053999</wp:posOffset>
                </wp:positionV>
                <wp:extent cx="1272845" cy="1280931"/>
                <wp:effectExtent l="0" t="0" r="22860" b="14605"/>
                <wp:wrapNone/>
                <wp:docPr id="3" name="Ellipse 3"/>
                <wp:cNvGraphicFramePr/>
                <a:graphic xmlns:a="http://schemas.openxmlformats.org/drawingml/2006/main">
                  <a:graphicData uri="http://schemas.microsoft.com/office/word/2010/wordprocessingShape">
                    <wps:wsp>
                      <wps:cNvSpPr/>
                      <wps:spPr>
                        <a:xfrm>
                          <a:off x="0" y="0"/>
                          <a:ext cx="1272845" cy="1280931"/>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5E2F05" id="Ellipse 3" o:spid="_x0000_s1026" style="position:absolute;margin-left:80.45pt;margin-top:83pt;width:100.2pt;height:100.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" filled="f" strokecolor="#da291c [3214]" strokeweight="2pt"/>
            </w:pict>
          </mc:Fallback>
        </mc:AlternateContent>
      </w:r>
      <w:r w:rsidR="00421E08" w:rsidRPr="0041418D">
        <w:rPr>
          <w:rFonts w:ascii="3DS V2" w:eastAsia="SimSun" w:hAnsi="3DS V2" w:cs="Arial"/>
          <w:noProof/>
          <w:lang w:val="fr-FR" w:eastAsia="en-US"/>
        </w:rPr>
        <w:drawing>
          <wp:anchor distT="0" distB="0" distL="114300" distR="114300" simplePos="0" relativeHeight="251660286" behindDoc="1" locked="0" layoutInCell="1" allowOverlap="1" wp14:anchorId="2F4E8CE2" wp14:editId="0A0EDAEA">
            <wp:simplePos x="0" y="0"/>
            <wp:positionH relativeFrom="column">
              <wp:posOffset>518770</wp:posOffset>
            </wp:positionH>
            <wp:positionV relativeFrom="paragraph">
              <wp:posOffset>1020902</wp:posOffset>
            </wp:positionV>
            <wp:extent cx="4623206" cy="1180393"/>
            <wp:effectExtent l="0" t="0" r="6350" b="1270"/>
            <wp:wrapTight wrapText="bothSides">
              <wp:wrapPolygon edited="0">
                <wp:start x="0" y="0"/>
                <wp:lineTo x="0" y="21274"/>
                <wp:lineTo x="21541" y="21274"/>
                <wp:lineTo x="21541"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3206" cy="1180393"/>
                    </a:xfrm>
                    <a:prstGeom prst="rect">
                      <a:avLst/>
                    </a:prstGeom>
                    <a:noFill/>
                    <a:ln>
                      <a:noFill/>
                    </a:ln>
                  </pic:spPr>
                </pic:pic>
              </a:graphicData>
            </a:graphic>
          </wp:anchor>
        </w:drawing>
      </w:r>
      <w:r w:rsidR="00890312" w:rsidRPr="0041418D">
        <w:rPr>
          <w:rFonts w:ascii="3DS V2" w:eastAsia="SimSun" w:hAnsi="3DS V2" w:cs="Arial"/>
          <w:lang w:val="fr-FR" w:eastAsia="en-US"/>
        </w:rPr>
        <w:t>L</w:t>
      </w:r>
      <w:r w:rsidR="00331500" w:rsidRPr="0041418D">
        <w:rPr>
          <w:rFonts w:ascii="3DS V2" w:eastAsia="SimSun" w:hAnsi="3DS V2" w:cs="Arial"/>
          <w:lang w:val="fr-FR" w:eastAsia="en-US"/>
        </w:rPr>
        <w:t xml:space="preserve">a façon la plus simple de définir cette notion, est de définir un rayon </w:t>
      </w:r>
      <w:commentRangeStart w:id="65"/>
      <w:r w:rsidR="00331500" w:rsidRPr="0041418D">
        <w:rPr>
          <w:rFonts w:ascii="3DS V2" w:eastAsia="SimSun" w:hAnsi="3DS V2" w:cs="Arial"/>
          <w:lang w:val="fr-FR" w:eastAsia="en-US"/>
        </w:rPr>
        <w:t>et</w:t>
      </w:r>
      <w:commentRangeEnd w:id="65"/>
      <w:r w:rsidR="00071898">
        <w:rPr>
          <w:rStyle w:val="Marquedecommentaire"/>
          <w:szCs w:val="20"/>
          <w:lang w:val="fr-FR" w:eastAsia="en-US"/>
        </w:rPr>
        <w:commentReference w:id="65"/>
      </w:r>
      <w:r w:rsidR="00331500" w:rsidRPr="0041418D">
        <w:rPr>
          <w:rFonts w:ascii="3DS V2" w:eastAsia="SimSun" w:hAnsi="3DS V2" w:cs="Arial"/>
          <w:lang w:val="fr-FR" w:eastAsia="en-US"/>
        </w:rPr>
        <w:t xml:space="preserve"> de considérer </w:t>
      </w:r>
      <w:r w:rsidR="003A4278" w:rsidRPr="0041418D">
        <w:rPr>
          <w:rFonts w:ascii="3DS V2" w:eastAsia="SimSun" w:hAnsi="3DS V2" w:cs="Arial"/>
          <w:lang w:val="fr-FR" w:eastAsia="en-US"/>
        </w:rPr>
        <w:t>toutes les cavités situées</w:t>
      </w:r>
      <w:r w:rsidR="00331500" w:rsidRPr="0041418D">
        <w:rPr>
          <w:rFonts w:ascii="3DS V2" w:eastAsia="SimSun" w:hAnsi="3DS V2" w:cs="Arial"/>
          <w:lang w:val="fr-FR" w:eastAsia="en-US"/>
        </w:rPr>
        <w:t xml:space="preserve"> dans ce rayon comme des voisins.</w:t>
      </w:r>
      <w:r w:rsidR="001D2BB5" w:rsidRPr="0041418D">
        <w:rPr>
          <w:rFonts w:ascii="3DS V2" w:eastAsia="SimSun" w:hAnsi="3DS V2" w:cs="Arial"/>
          <w:lang w:val="fr-FR" w:eastAsia="en-US"/>
        </w:rPr>
        <w:t xml:space="preserve"> </w:t>
      </w:r>
      <w:r w:rsidR="00A967F8" w:rsidRPr="0041418D">
        <w:rPr>
          <w:rFonts w:ascii="3DS V2" w:eastAsia="SimSun" w:hAnsi="3DS V2" w:cs="Arial"/>
          <w:lang w:val="fr-FR" w:eastAsia="en-US"/>
        </w:rPr>
        <w:t>Cela semble être un moyen simple et efficace, et il</w:t>
      </w:r>
      <w:r w:rsidR="001D2BB5" w:rsidRPr="0041418D">
        <w:rPr>
          <w:rFonts w:ascii="3DS V2" w:eastAsia="SimSun" w:hAnsi="3DS V2" w:cs="Arial"/>
          <w:lang w:val="fr-FR" w:eastAsia="en-US"/>
        </w:rPr>
        <w:t xml:space="preserve"> fonctionne</w:t>
      </w:r>
      <w:r w:rsidR="003A4278" w:rsidRPr="0041418D">
        <w:rPr>
          <w:rFonts w:ascii="3DS V2" w:eastAsia="SimSun" w:hAnsi="3DS V2" w:cs="Arial"/>
          <w:lang w:val="fr-FR" w:eastAsia="en-US"/>
        </w:rPr>
        <w:t xml:space="preserve"> très</w:t>
      </w:r>
      <w:r w:rsidR="001D2BB5" w:rsidRPr="0041418D">
        <w:rPr>
          <w:rFonts w:ascii="3DS V2" w:eastAsia="SimSun" w:hAnsi="3DS V2" w:cs="Arial"/>
          <w:lang w:val="fr-FR" w:eastAsia="en-US"/>
        </w:rPr>
        <w:t xml:space="preserve"> bien dans les situations les plus simples</w:t>
      </w:r>
      <w:r w:rsidR="00A967F8" w:rsidRPr="0041418D">
        <w:rPr>
          <w:rFonts w:ascii="3DS V2" w:eastAsia="SimSun" w:hAnsi="3DS V2" w:cs="Arial"/>
          <w:lang w:val="fr-FR" w:eastAsia="en-US"/>
        </w:rPr>
        <w:t>.</w:t>
      </w:r>
      <w:r w:rsidR="00B521E1" w:rsidRPr="0041418D">
        <w:rPr>
          <w:rFonts w:ascii="3DS V2" w:eastAsia="SimSun" w:hAnsi="3DS V2" w:cs="Arial"/>
          <w:lang w:val="fr-FR" w:eastAsia="en-US"/>
        </w:rPr>
        <w:t xml:space="preserve"> </w:t>
      </w:r>
    </w:p>
    <w:p w14:paraId="63795039" w14:textId="254F19B8" w:rsidR="00377D85" w:rsidRPr="0041418D" w:rsidRDefault="00377D85" w:rsidP="001D2BB5">
      <w:pPr>
        <w:pStyle w:val="NormalWeb"/>
        <w:rPr>
          <w:rFonts w:ascii="3DS V2" w:eastAsia="SimSun" w:hAnsi="3DS V2" w:cs="Arial"/>
          <w:lang w:val="fr-FR" w:eastAsia="en-US"/>
        </w:rPr>
      </w:pPr>
    </w:p>
    <w:p w14:paraId="235BAE6A" w14:textId="0D957834" w:rsidR="000133DC" w:rsidRPr="0041418D" w:rsidRDefault="000133DC" w:rsidP="001D2BB5">
      <w:pPr>
        <w:pStyle w:val="NormalWeb"/>
        <w:rPr>
          <w:rFonts w:ascii="3DS V2" w:eastAsia="SimSun" w:hAnsi="3DS V2" w:cs="Arial"/>
          <w:lang w:val="fr-FR"/>
        </w:rPr>
      </w:pPr>
    </w:p>
    <w:p w14:paraId="5491E127" w14:textId="4547E20A" w:rsidR="00890312" w:rsidRPr="0041418D" w:rsidRDefault="00890312" w:rsidP="001D2BB5">
      <w:pPr>
        <w:pStyle w:val="NormalWeb"/>
        <w:rPr>
          <w:rFonts w:ascii="3DS V2" w:eastAsia="SimSun" w:hAnsi="3DS V2" w:cstheme="minorBidi"/>
          <w:lang w:val="fr-FR" w:eastAsia="en-US"/>
        </w:rPr>
      </w:pPr>
    </w:p>
    <w:p w14:paraId="558CF82B" w14:textId="71B7799D" w:rsidR="00F87388" w:rsidRPr="0041418D" w:rsidRDefault="00F87388" w:rsidP="001D2BB5">
      <w:pPr>
        <w:pStyle w:val="NormalWeb"/>
        <w:rPr>
          <w:rFonts w:ascii="3DS V2" w:eastAsia="SimSun" w:hAnsi="3DS V2" w:cstheme="minorBidi"/>
          <w:lang w:val="fr-FR"/>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058599DA">
                <wp:simplePos x="0" y="0"/>
                <wp:positionH relativeFrom="margin">
                  <wp:align>center</wp:align>
                </wp:positionH>
                <wp:positionV relativeFrom="paragraph">
                  <wp:posOffset>214275</wp:posOffset>
                </wp:positionV>
                <wp:extent cx="2901315" cy="142875"/>
                <wp:effectExtent l="0" t="0" r="0"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2901315" cy="142875"/>
                        </a:xfrm>
                        <a:prstGeom prst="rect">
                          <a:avLst/>
                        </a:prstGeom>
                        <a:solidFill>
                          <a:prstClr val="white"/>
                        </a:solidFill>
                        <a:ln>
                          <a:noFill/>
                        </a:ln>
                      </wps:spPr>
                      <wps:txbx>
                        <w:txbxContent>
                          <w:p w14:paraId="1F923FDE" w14:textId="3ACF594B" w:rsidR="00E9181A" w:rsidRPr="00E9181A" w:rsidRDefault="00A70DE5" w:rsidP="00E9181A">
                            <w:pPr>
                              <w:pStyle w:val="Lgende"/>
                              <w:jc w:val="center"/>
                            </w:pPr>
                            <w:r>
                              <w:t xml:space="preserve">Figure </w:t>
                            </w:r>
                            <w:fldSimple w:instr=" SEQ Figure \* ARABIC ">
                              <w:r w:rsidR="005D6F4E">
                                <w:rPr>
                                  <w:noProof/>
                                </w:rPr>
                                <w:t>4</w:t>
                              </w:r>
                            </w:fldSimple>
                            <w:r>
                              <w:t xml:space="preserve"> :  </w:t>
                            </w:r>
                            <w:r w:rsidRPr="00D1100B">
                              <w:rPr>
                                <w:lang w:val="en-US"/>
                              </w:rPr>
                              <w:t>Connector</w:t>
                            </w:r>
                            <w:r>
                              <w:t xml:space="preserve"> 7 pin "EN354506"</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Zone de texte 2" o:spid="_x0000_s1029" type="#_x0000_t202" style="position:absolute;margin-left:0;margin-top:16.85pt;width:228.45pt;height:11.25pt;z-index:251667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" stroked="f">
                <v:textbox inset="0,0,0,0">
                  <w:txbxContent>
                    <w:p w14:paraId="1F923FDE" w14:textId="3ACF594B" w:rsidR="00E9181A" w:rsidRPr="00E9181A" w:rsidRDefault="00A70DE5" w:rsidP="00E9181A">
                      <w:pPr>
                        <w:pStyle w:val="Lgende"/>
                        <w:jc w:val="center"/>
                      </w:pPr>
                      <w:r>
                        <w:t xml:space="preserve">Figure </w:t>
                      </w:r>
                      <w:fldSimple w:instr=" SEQ Figure \* ARABIC ">
                        <w:r w:rsidR="005D6F4E">
                          <w:rPr>
                            <w:noProof/>
                          </w:rPr>
                          <w:t>4</w:t>
                        </w:r>
                      </w:fldSimple>
                      <w:r>
                        <w:t xml:space="preserve"> :  </w:t>
                      </w:r>
                      <w:r w:rsidRPr="00D1100B">
                        <w:rPr>
                          <w:lang w:val="en-US"/>
                        </w:rPr>
                        <w:t>Connector</w:t>
                      </w:r>
                      <w:r>
                        <w:t xml:space="preserve"> 7 pin "EN354506"</w:t>
                      </w:r>
                      <w:r w:rsidR="00890312">
                        <w:t> : Correct</w:t>
                      </w:r>
                    </w:p>
                  </w:txbxContent>
                </v:textbox>
                <w10:wrap type="square" anchorx="margin"/>
              </v:shape>
            </w:pict>
          </mc:Fallback>
        </mc:AlternateContent>
      </w:r>
    </w:p>
    <w:p w14:paraId="577547E0" w14:textId="77777777" w:rsidR="00F87388" w:rsidRPr="0041418D" w:rsidRDefault="00F87388" w:rsidP="001D2BB5">
      <w:pPr>
        <w:pStyle w:val="NormalWeb"/>
        <w:rPr>
          <w:rFonts w:ascii="3DS V2" w:eastAsia="SimSun" w:hAnsi="3DS V2" w:cstheme="minorBidi"/>
          <w:lang w:val="fr-FR"/>
        </w:rPr>
      </w:pPr>
    </w:p>
    <w:p w14:paraId="5DE41426" w14:textId="1979BC1F" w:rsidR="00377D85" w:rsidRPr="0041418D" w:rsidRDefault="00F54A34" w:rsidP="001D2BB5">
      <w:pPr>
        <w:pStyle w:val="NormalWeb"/>
        <w:rPr>
          <w:rFonts w:ascii="3DS V2" w:eastAsia="SimSun" w:hAnsi="3DS V2" w:cstheme="minorBidi"/>
          <w:lang w:val="fr-FR"/>
        </w:rPr>
      </w:pPr>
      <w:del w:id="66" w:author="GOUTAUDIER Sébastien" w:date="2025-07-29T17:28:00Z">
        <w:r w:rsidRPr="0041418D" w:rsidDel="00477F76">
          <w:rPr>
            <w:rFonts w:ascii="3DS V2" w:eastAsia="SimSun" w:hAnsi="3DS V2" w:cstheme="minorBidi"/>
            <w:lang w:val="fr-FR"/>
          </w:rPr>
          <w:delText>Mais cela</w:delText>
        </w:r>
      </w:del>
      <w:ins w:id="67" w:author="GOUTAUDIER Sébastien" w:date="2025-07-29T17:28:00Z">
        <w:r w:rsidR="00477F76">
          <w:rPr>
            <w:rFonts w:ascii="3DS V2" w:eastAsia="SimSun" w:hAnsi="3DS V2" w:cstheme="minorBidi"/>
            <w:lang w:val="fr-FR"/>
          </w:rPr>
          <w:t>Ce principe</w:t>
        </w:r>
      </w:ins>
      <w:r w:rsidRPr="0041418D">
        <w:rPr>
          <w:rFonts w:ascii="3DS V2" w:eastAsia="SimSun" w:hAnsi="3DS V2" w:cstheme="minorBidi"/>
          <w:lang w:val="fr-FR"/>
        </w:rPr>
        <w:t xml:space="preserve"> n'a pas </w:t>
      </w:r>
      <w:del w:id="68" w:author="GOUTAUDIER Sébastien" w:date="2025-07-29T17:28:00Z">
        <w:r w:rsidRPr="0041418D" w:rsidDel="00477F76">
          <w:rPr>
            <w:rFonts w:ascii="3DS V2" w:eastAsia="SimSun" w:hAnsi="3DS V2" w:cstheme="minorBidi"/>
            <w:lang w:val="fr-FR"/>
          </w:rPr>
          <w:delText xml:space="preserve">duré </w:delText>
        </w:r>
      </w:del>
      <w:ins w:id="69" w:author="GOUTAUDIER Sébastien" w:date="2025-07-29T17:28:00Z">
        <w:r w:rsidR="00477F76">
          <w:rPr>
            <w:rFonts w:ascii="3DS V2" w:eastAsia="SimSun" w:hAnsi="3DS V2" w:cstheme="minorBidi"/>
            <w:lang w:val="fr-FR"/>
          </w:rPr>
          <w:t>fonctionné</w:t>
        </w:r>
        <w:r w:rsidR="00477F76" w:rsidRPr="0041418D">
          <w:rPr>
            <w:rFonts w:ascii="3DS V2" w:eastAsia="SimSun" w:hAnsi="3DS V2" w:cstheme="minorBidi"/>
            <w:lang w:val="fr-FR"/>
          </w:rPr>
          <w:t xml:space="preserve"> </w:t>
        </w:r>
      </w:ins>
      <w:r w:rsidRPr="0041418D">
        <w:rPr>
          <w:rFonts w:ascii="3DS V2" w:eastAsia="SimSun" w:hAnsi="3DS V2" w:cstheme="minorBidi"/>
          <w:lang w:val="fr-FR"/>
        </w:rPr>
        <w:t>longtemps</w:t>
      </w:r>
      <w:r w:rsidR="00120B07">
        <w:rPr>
          <w:rFonts w:ascii="3DS V2" w:eastAsia="SimSun" w:hAnsi="3DS V2" w:cstheme="minorBidi"/>
          <w:lang w:val="fr-FR"/>
        </w:rPr>
        <w:t xml:space="preserve">. Cet </w:t>
      </w:r>
      <w:r w:rsidRPr="0041418D">
        <w:rPr>
          <w:rFonts w:ascii="3DS V2" w:eastAsia="SimSun" w:hAnsi="3DS V2" w:cstheme="minorBidi"/>
          <w:lang w:val="fr-FR"/>
        </w:rPr>
        <w:t xml:space="preserve">algorithme </w:t>
      </w:r>
      <w:r w:rsidR="00120B07">
        <w:rPr>
          <w:rFonts w:ascii="3DS V2" w:eastAsia="SimSun" w:hAnsi="3DS V2" w:cstheme="minorBidi"/>
          <w:lang w:val="fr-FR"/>
        </w:rPr>
        <w:t>révèle</w:t>
      </w:r>
      <w:r w:rsidRPr="0041418D">
        <w:rPr>
          <w:rFonts w:ascii="3DS V2" w:eastAsia="SimSun" w:hAnsi="3DS V2" w:cstheme="minorBidi"/>
          <w:lang w:val="fr-FR"/>
        </w:rPr>
        <w:t xml:space="preserve"> rapidement ses </w:t>
      </w:r>
      <w:del w:id="70" w:author="GOUTAUDIER Sébastien" w:date="2025-07-30T10:49:00Z">
        <w:r w:rsidRPr="0041418D" w:rsidDel="00014D3C">
          <w:rPr>
            <w:rFonts w:ascii="3DS V2" w:eastAsia="SimSun" w:hAnsi="3DS V2" w:cstheme="minorBidi"/>
            <w:lang w:val="fr-FR"/>
          </w:rPr>
          <w:delText xml:space="preserve">faiblesses </w:delText>
        </w:r>
      </w:del>
      <w:ins w:id="71" w:author="GOUTAUDIER Sébastien" w:date="2025-07-30T10:49:00Z">
        <w:r w:rsidR="00014D3C">
          <w:rPr>
            <w:rFonts w:ascii="3DS V2" w:eastAsia="SimSun" w:hAnsi="3DS V2" w:cstheme="minorBidi"/>
            <w:lang w:val="fr-FR"/>
          </w:rPr>
          <w:t>l</w:t>
        </w:r>
      </w:ins>
      <w:ins w:id="72" w:author="GOUTAUDIER Sébastien" w:date="2025-07-30T10:50:00Z">
        <w:r w:rsidR="00014D3C">
          <w:rPr>
            <w:rFonts w:ascii="3DS V2" w:eastAsia="SimSun" w:hAnsi="3DS V2" w:cstheme="minorBidi"/>
            <w:lang w:val="fr-FR"/>
          </w:rPr>
          <w:t>imites</w:t>
        </w:r>
      </w:ins>
      <w:ins w:id="73" w:author="GOUTAUDIER Sébastien" w:date="2025-07-30T10:49:00Z">
        <w:r w:rsidR="00014D3C" w:rsidRPr="0041418D">
          <w:rPr>
            <w:rFonts w:ascii="3DS V2" w:eastAsia="SimSun" w:hAnsi="3DS V2" w:cstheme="minorBidi"/>
            <w:lang w:val="fr-FR"/>
          </w:rPr>
          <w:t xml:space="preserve"> </w:t>
        </w:r>
      </w:ins>
      <w:r w:rsidRPr="0041418D">
        <w:rPr>
          <w:rFonts w:ascii="3DS V2" w:eastAsia="SimSun" w:hAnsi="3DS V2" w:cstheme="minorBidi"/>
          <w:lang w:val="fr-FR"/>
        </w:rPr>
        <w:t xml:space="preserve">face </w:t>
      </w:r>
      <w:r w:rsidR="00120B07">
        <w:rPr>
          <w:rFonts w:ascii="3DS V2" w:eastAsia="SimSun" w:hAnsi="3DS V2" w:cstheme="minorBidi"/>
          <w:lang w:val="fr-FR"/>
        </w:rPr>
        <w:t>aux</w:t>
      </w:r>
      <w:r w:rsidRPr="0041418D">
        <w:rPr>
          <w:rFonts w:ascii="3DS V2" w:eastAsia="SimSun" w:hAnsi="3DS V2" w:cstheme="minorBidi"/>
          <w:lang w:val="fr-FR"/>
        </w:rPr>
        <w:t xml:space="preserve"> connecteurs complexes.</w:t>
      </w:r>
    </w:p>
    <w:p w14:paraId="190F337D" w14:textId="0BB862F1" w:rsidR="00421E08" w:rsidRPr="0041418D" w:rsidRDefault="00835686" w:rsidP="001D2BB5">
      <w:pPr>
        <w:pStyle w:val="NormalWeb"/>
        <w:rPr>
          <w:rFonts w:ascii="3DS V2" w:eastAsia="SimSun"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6C4DEC30">
                <wp:simplePos x="0" y="0"/>
                <wp:positionH relativeFrom="margin">
                  <wp:posOffset>928539</wp:posOffset>
                </wp:positionH>
                <wp:positionV relativeFrom="paragraph">
                  <wp:posOffset>155575</wp:posOffset>
                </wp:positionV>
                <wp:extent cx="787482" cy="760492"/>
                <wp:effectExtent l="0" t="0" r="12700" b="20955"/>
                <wp:wrapNone/>
                <wp:docPr id="9" name="Ellipse 9"/>
                <wp:cNvGraphicFramePr/>
                <a:graphic xmlns:a="http://schemas.openxmlformats.org/drawingml/2006/main">
                  <a:graphicData uri="http://schemas.microsoft.com/office/word/2010/wordprocessingShape">
                    <wps:wsp>
                      <wps:cNvSpPr/>
                      <wps:spPr>
                        <a:xfrm>
                          <a:off x="0" y="0"/>
                          <a:ext cx="787482" cy="760492"/>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0C646" id="Ellipse 9" o:spid="_x0000_s1026" style="position:absolute;margin-left:73.1pt;margin-top:12.25pt;width:62pt;height:59.9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" filled="f" strokecolor="#da291c [3214]" strokeweight="2pt">
                <w10:wrap anchorx="margin"/>
              </v:oval>
            </w:pict>
          </mc:Fallback>
        </mc:AlternateContent>
      </w:r>
      <w:r w:rsidRPr="0041418D">
        <w:rPr>
          <w:rFonts w:ascii="3DS V2" w:hAnsi="3DS V2"/>
          <w:noProof/>
        </w:rPr>
        <w:drawing>
          <wp:anchor distT="0" distB="0" distL="114300" distR="114300" simplePos="0" relativeHeight="251661311" behindDoc="0" locked="0" layoutInCell="1" allowOverlap="1" wp14:anchorId="40C723F0" wp14:editId="379DA938">
            <wp:simplePos x="0" y="0"/>
            <wp:positionH relativeFrom="margin">
              <wp:align>center</wp:align>
            </wp:positionH>
            <wp:positionV relativeFrom="paragraph">
              <wp:posOffset>130404</wp:posOffset>
            </wp:positionV>
            <wp:extent cx="4754880" cy="1259205"/>
            <wp:effectExtent l="0" t="0" r="762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54880" cy="1259205"/>
                    </a:xfrm>
                    <a:prstGeom prst="rect">
                      <a:avLst/>
                    </a:prstGeom>
                    <a:noFill/>
                    <a:ln>
                      <a:noFill/>
                    </a:ln>
                  </pic:spPr>
                </pic:pic>
              </a:graphicData>
            </a:graphic>
          </wp:anchor>
        </w:drawing>
      </w:r>
    </w:p>
    <w:p w14:paraId="38FAA63F" w14:textId="4DFA05AB" w:rsidR="007644BA" w:rsidRPr="0041418D" w:rsidRDefault="007644BA" w:rsidP="007644BA">
      <w:pPr>
        <w:keepNext/>
        <w:spacing w:after="0" w:line="240" w:lineRule="auto"/>
        <w:rPr>
          <w:rFonts w:ascii="3DS V2" w:hAnsi="3DS V2"/>
        </w:rPr>
      </w:pPr>
    </w:p>
    <w:p w14:paraId="09F4F368" w14:textId="29353DAB" w:rsidR="00890312" w:rsidRPr="0041418D" w:rsidRDefault="00890312" w:rsidP="007644BA">
      <w:pPr>
        <w:pStyle w:val="Lgende"/>
        <w:jc w:val="center"/>
        <w:rPr>
          <w:rFonts w:ascii="3DS V2" w:hAnsi="3DS V2"/>
        </w:rPr>
      </w:pPr>
    </w:p>
    <w:p w14:paraId="1FBE8531" w14:textId="77777777" w:rsidR="00890312" w:rsidRPr="0041418D" w:rsidRDefault="00890312" w:rsidP="007644BA">
      <w:pPr>
        <w:pStyle w:val="Lgende"/>
        <w:jc w:val="center"/>
        <w:rPr>
          <w:rFonts w:ascii="3DS V2" w:hAnsi="3DS V2"/>
        </w:rPr>
      </w:pPr>
    </w:p>
    <w:p w14:paraId="3AEE3FC9" w14:textId="77777777" w:rsidR="00890312" w:rsidRPr="0041418D" w:rsidRDefault="00890312" w:rsidP="007644BA">
      <w:pPr>
        <w:pStyle w:val="Lgende"/>
        <w:jc w:val="center"/>
        <w:rPr>
          <w:rFonts w:ascii="3DS V2" w:hAnsi="3DS V2"/>
        </w:rPr>
      </w:pPr>
    </w:p>
    <w:p w14:paraId="02D6737F" w14:textId="77777777" w:rsidR="00890312" w:rsidRPr="0041418D" w:rsidRDefault="00890312" w:rsidP="007644BA">
      <w:pPr>
        <w:pStyle w:val="Lgende"/>
        <w:jc w:val="center"/>
        <w:rPr>
          <w:rFonts w:ascii="3DS V2" w:hAnsi="3DS V2"/>
        </w:rPr>
      </w:pPr>
    </w:p>
    <w:p w14:paraId="1576610C" w14:textId="32792606" w:rsidR="00331500" w:rsidRPr="0041418D" w:rsidRDefault="007644BA" w:rsidP="007644BA">
      <w:pPr>
        <w:pStyle w:val="Lgende"/>
        <w:jc w:val="center"/>
        <w:rPr>
          <w:rFonts w:ascii="3DS V2" w:hAnsi="3DS V2"/>
          <w:sz w:val="24"/>
          <w:szCs w:val="24"/>
          <w:lang w:eastAsia="zh-CN"/>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5D6F4E">
        <w:rPr>
          <w:rFonts w:ascii="3DS V2" w:hAnsi="3DS V2"/>
          <w:noProof/>
        </w:rPr>
        <w:t>5</w:t>
      </w:r>
      <w:r w:rsidR="008120F4" w:rsidRPr="0041418D">
        <w:rPr>
          <w:rFonts w:ascii="3DS V2" w:hAnsi="3DS V2"/>
          <w:noProof/>
        </w:rPr>
        <w:fldChar w:fldCharType="end"/>
      </w:r>
      <w:r w:rsidRPr="0041418D">
        <w:rPr>
          <w:rFonts w:ascii="3DS V2" w:hAnsi="3DS V2"/>
        </w:rPr>
        <w:t xml:space="preserve"> : </w:t>
      </w:r>
      <w:r w:rsidRPr="009B189C">
        <w:rPr>
          <w:rFonts w:ascii="3DS V2" w:hAnsi="3DS V2"/>
        </w:rPr>
        <w:t>Connector</w:t>
      </w:r>
      <w:r w:rsidRPr="0041418D">
        <w:rPr>
          <w:rFonts w:ascii="3DS V2" w:hAnsi="3DS V2"/>
        </w:rPr>
        <w:t xml:space="preserve"> 21 pin "EN354504"</w:t>
      </w:r>
      <w:r w:rsidR="00F87388" w:rsidRPr="0041418D">
        <w:rPr>
          <w:rFonts w:ascii="3DS V2" w:hAnsi="3DS V2"/>
        </w:rPr>
        <w:t xml:space="preserve"> : 2 Voisins </w:t>
      </w:r>
      <w:commentRangeStart w:id="74"/>
      <w:r w:rsidR="00F87388" w:rsidRPr="0041418D">
        <w:rPr>
          <w:rFonts w:ascii="3DS V2" w:hAnsi="3DS V2"/>
        </w:rPr>
        <w:t>ignorés</w:t>
      </w:r>
      <w:commentRangeEnd w:id="74"/>
      <w:r w:rsidR="00477F76">
        <w:rPr>
          <w:rStyle w:val="Marquedecommentaire"/>
          <w:rFonts w:ascii="Times New Roman" w:eastAsia="Times New Roman" w:hAnsi="Times New Roman" w:cs="Times New Roman"/>
          <w:i w:val="0"/>
          <w:iCs w:val="0"/>
          <w:color w:val="auto"/>
          <w:szCs w:val="20"/>
        </w:rPr>
        <w:commentReference w:id="74"/>
      </w:r>
    </w:p>
    <w:p w14:paraId="0D049AC9" w14:textId="46105AF1" w:rsidR="00F87388" w:rsidRPr="009B189C" w:rsidRDefault="00F87388" w:rsidP="00F87388">
      <w:pPr>
        <w:pStyle w:val="NormalWeb"/>
        <w:keepNext/>
        <w:rPr>
          <w:rFonts w:ascii="3DS V2" w:hAnsi="3DS V2"/>
          <w:lang w:val="fr-FR"/>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7F95C970">
                <wp:simplePos x="0" y="0"/>
                <wp:positionH relativeFrom="margin">
                  <wp:posOffset>1069340</wp:posOffset>
                </wp:positionH>
                <wp:positionV relativeFrom="paragraph">
                  <wp:posOffset>391478</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CA272A" id="Ellipse 10" o:spid="_x0000_s1026" style="position:absolute;margin-left:84.2pt;margin-top:30.85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" filled="f" strokecolor="#da291c [3214]" strokeweight="2pt">
                <w10:wrap anchorx="margin"/>
              </v:oval>
            </w:pict>
          </mc:Fallback>
        </mc:AlternateContent>
      </w:r>
      <w:r w:rsidRPr="0041418D">
        <w:rPr>
          <w:rFonts w:ascii="3DS V2" w:eastAsia="SimSun" w:hAnsi="3DS V2" w:cstheme="minorBidi"/>
          <w:noProof/>
          <w:lang w:val="fr-FR"/>
        </w:rPr>
        <w:drawing>
          <wp:anchor distT="0" distB="0" distL="114300" distR="114300" simplePos="0" relativeHeight="251659261" behindDoc="0" locked="0" layoutInCell="1" allowOverlap="1" wp14:anchorId="4B38D1C6" wp14:editId="0DF0C9E2">
            <wp:simplePos x="0" y="0"/>
            <wp:positionH relativeFrom="margin">
              <wp:align>center</wp:align>
            </wp:positionH>
            <wp:positionV relativeFrom="paragraph">
              <wp:posOffset>11735</wp:posOffset>
            </wp:positionV>
            <wp:extent cx="4730750" cy="1228725"/>
            <wp:effectExtent l="0" t="0" r="0" b="952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0750" cy="1228725"/>
                    </a:xfrm>
                    <a:prstGeom prst="rect">
                      <a:avLst/>
                    </a:prstGeom>
                  </pic:spPr>
                </pic:pic>
              </a:graphicData>
            </a:graphic>
            <wp14:sizeRelH relativeFrom="margin">
              <wp14:pctWidth>0</wp14:pctWidth>
            </wp14:sizeRelH>
            <wp14:sizeRelV relativeFrom="margin">
              <wp14:pctHeight>0</wp14:pctHeight>
            </wp14:sizeRelV>
          </wp:anchor>
        </w:drawing>
      </w:r>
    </w:p>
    <w:p w14:paraId="59A13BA7" w14:textId="76340E2A" w:rsidR="00F87388" w:rsidRPr="0041418D" w:rsidRDefault="00F87388" w:rsidP="00F87388">
      <w:pPr>
        <w:pStyle w:val="Lgende"/>
        <w:jc w:val="center"/>
        <w:rPr>
          <w:rFonts w:ascii="3DS V2" w:hAnsi="3DS V2"/>
        </w:rPr>
      </w:pPr>
    </w:p>
    <w:p w14:paraId="078A9A66" w14:textId="77777777" w:rsidR="00F87388" w:rsidRPr="0041418D" w:rsidRDefault="00F87388" w:rsidP="00F87388">
      <w:pPr>
        <w:pStyle w:val="Lgende"/>
        <w:jc w:val="center"/>
        <w:rPr>
          <w:rFonts w:ascii="3DS V2" w:hAnsi="3DS V2"/>
        </w:rPr>
      </w:pPr>
    </w:p>
    <w:p w14:paraId="404733F1" w14:textId="77777777" w:rsidR="00F87388" w:rsidRPr="0041418D" w:rsidRDefault="00F87388" w:rsidP="00F87388">
      <w:pPr>
        <w:pStyle w:val="Lgende"/>
        <w:jc w:val="center"/>
        <w:rPr>
          <w:rFonts w:ascii="3DS V2" w:hAnsi="3DS V2"/>
        </w:rPr>
      </w:pPr>
    </w:p>
    <w:p w14:paraId="563492F7" w14:textId="77777777" w:rsidR="00F87388" w:rsidRPr="0041418D" w:rsidRDefault="00F87388" w:rsidP="00F87388">
      <w:pPr>
        <w:pStyle w:val="Lgende"/>
        <w:jc w:val="center"/>
        <w:rPr>
          <w:rFonts w:ascii="3DS V2" w:hAnsi="3DS V2"/>
        </w:rPr>
      </w:pPr>
    </w:p>
    <w:p w14:paraId="6409566C" w14:textId="2EC550C7" w:rsidR="00377D85" w:rsidRPr="0041418D" w:rsidRDefault="00F87388" w:rsidP="00F87388">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5D6F4E">
        <w:rPr>
          <w:rFonts w:ascii="3DS V2" w:hAnsi="3DS V2"/>
          <w:noProof/>
        </w:rPr>
        <w:t>6</w:t>
      </w:r>
      <w:r w:rsidR="008120F4" w:rsidRPr="0041418D">
        <w:rPr>
          <w:rFonts w:ascii="3DS V2" w:hAnsi="3DS V2"/>
          <w:noProof/>
        </w:rPr>
        <w:fldChar w:fldCharType="end"/>
      </w:r>
      <w:r w:rsidRPr="0041418D">
        <w:rPr>
          <w:rFonts w:ascii="3DS V2" w:hAnsi="3DS V2"/>
        </w:rPr>
        <w:t xml:space="preserve"> : Connector 12 + 25 Pin "EN354509" : Plusieurs voisins </w:t>
      </w:r>
      <w:commentRangeStart w:id="75"/>
      <w:r w:rsidRPr="0041418D">
        <w:rPr>
          <w:rFonts w:ascii="3DS V2" w:hAnsi="3DS V2"/>
        </w:rPr>
        <w:t>ignorés</w:t>
      </w:r>
      <w:commentRangeEnd w:id="75"/>
      <w:r w:rsidR="00477F76">
        <w:rPr>
          <w:rStyle w:val="Marquedecommentaire"/>
          <w:rFonts w:ascii="Times New Roman" w:eastAsia="Times New Roman" w:hAnsi="Times New Roman" w:cs="Times New Roman"/>
          <w:i w:val="0"/>
          <w:iCs w:val="0"/>
          <w:color w:val="auto"/>
          <w:szCs w:val="20"/>
        </w:rPr>
        <w:commentReference w:id="75"/>
      </w:r>
    </w:p>
    <w:p w14:paraId="4AEAB404" w14:textId="77777777" w:rsidR="00421E08" w:rsidRPr="0041418D" w:rsidRDefault="00073537" w:rsidP="002F14A7">
      <w:pPr>
        <w:pStyle w:val="NormalWeb"/>
        <w:rPr>
          <w:rFonts w:ascii="3DS V2" w:eastAsia="SimSun" w:hAnsi="3DS V2" w:cstheme="minorBidi"/>
          <w:lang w:val="fr-FR"/>
        </w:rPr>
      </w:pPr>
      <w:r w:rsidRPr="0041418D">
        <w:rPr>
          <w:rFonts w:ascii="3DS V2" w:eastAsia="SimSun" w:hAnsi="3DS V2" w:cstheme="minorBidi"/>
          <w:lang w:val="fr-FR"/>
        </w:rPr>
        <w:t xml:space="preserve">Lorsque nous essayons de trouver les voisins, l'algorithme ne peut identifier correctement que </w:t>
      </w:r>
      <w:r w:rsidR="00F87388" w:rsidRPr="0041418D">
        <w:rPr>
          <w:rFonts w:ascii="3DS V2" w:eastAsia="SimSun" w:hAnsi="3DS V2" w:cstheme="minorBidi"/>
          <w:lang w:val="fr-FR"/>
        </w:rPr>
        <w:t xml:space="preserve">les plus proche. Les autres, bien qu’ils </w:t>
      </w:r>
      <w:r w:rsidR="00185640" w:rsidRPr="0041418D">
        <w:rPr>
          <w:rFonts w:ascii="3DS V2" w:eastAsia="SimSun" w:hAnsi="3DS V2" w:cstheme="minorBidi"/>
          <w:lang w:val="fr-FR"/>
        </w:rPr>
        <w:t>soient</w:t>
      </w:r>
      <w:r w:rsidR="00F87388" w:rsidRPr="0041418D">
        <w:rPr>
          <w:rFonts w:ascii="3DS V2" w:eastAsia="SimSun" w:hAnsi="3DS V2" w:cstheme="minorBidi"/>
          <w:lang w:val="fr-FR"/>
        </w:rPr>
        <w:t xml:space="preserve"> </w:t>
      </w:r>
      <w:r w:rsidR="006E72A1" w:rsidRPr="0041418D">
        <w:rPr>
          <w:rFonts w:ascii="3DS V2" w:eastAsia="SimSun" w:hAnsi="3DS V2" w:cstheme="minorBidi"/>
          <w:lang w:val="fr-FR"/>
        </w:rPr>
        <w:t xml:space="preserve">« à côté », </w:t>
      </w:r>
      <w:r w:rsidRPr="0041418D">
        <w:rPr>
          <w:rFonts w:ascii="3DS V2" w:eastAsia="SimSun" w:hAnsi="3DS V2" w:cstheme="minorBidi"/>
          <w:lang w:val="fr-FR"/>
        </w:rPr>
        <w:t xml:space="preserve">sont </w:t>
      </w:r>
      <w:r w:rsidR="006E72A1" w:rsidRPr="0041418D">
        <w:rPr>
          <w:rFonts w:ascii="3DS V2" w:eastAsia="SimSun" w:hAnsi="3DS V2" w:cstheme="minorBidi"/>
          <w:lang w:val="fr-FR"/>
        </w:rPr>
        <w:t>ignorés</w:t>
      </w:r>
      <w:r w:rsidR="00C60DE7" w:rsidRPr="0041418D">
        <w:rPr>
          <w:rFonts w:ascii="3DS V2" w:eastAsia="SimSun" w:hAnsi="3DS V2" w:cstheme="minorBidi"/>
          <w:lang w:val="fr-FR"/>
        </w:rPr>
        <w:t>.</w:t>
      </w:r>
      <w:r w:rsidR="002F14A7" w:rsidRPr="0041418D">
        <w:rPr>
          <w:rFonts w:ascii="3DS V2" w:eastAsia="SimSun" w:hAnsi="3DS V2" w:cstheme="minorBidi"/>
          <w:lang w:val="fr-FR"/>
        </w:rPr>
        <w:t xml:space="preserve"> </w:t>
      </w:r>
    </w:p>
    <w:p w14:paraId="499254D8" w14:textId="71786185" w:rsidR="00F72B7D" w:rsidRPr="009B189C" w:rsidRDefault="002F14A7" w:rsidP="00421E08">
      <w:pPr>
        <w:pStyle w:val="NormalWeb"/>
        <w:rPr>
          <w:rFonts w:ascii="3DS V2" w:hAnsi="3DS V2"/>
          <w:lang w:val="fr-FR"/>
        </w:rPr>
      </w:pPr>
      <w:r w:rsidRPr="0041418D">
        <w:rPr>
          <w:rFonts w:ascii="3DS V2" w:eastAsia="SimSun" w:hAnsi="3DS V2" w:cstheme="minorBidi"/>
          <w:lang w:val="fr-FR"/>
        </w:rPr>
        <w:t xml:space="preserve">Il est peut-être possible d’ajouter une marge au rayon pour </w:t>
      </w:r>
      <w:r w:rsidR="00660837" w:rsidRPr="0041418D">
        <w:rPr>
          <w:rFonts w:ascii="3DS V2" w:eastAsia="SimSun" w:hAnsi="3DS V2" w:cstheme="minorBidi"/>
          <w:lang w:val="fr-FR"/>
        </w:rPr>
        <w:t>essayer d’améliorer la performance d’algorithme</w:t>
      </w:r>
      <w:r w:rsidR="00A931E6" w:rsidRPr="0041418D">
        <w:rPr>
          <w:rFonts w:ascii="3DS V2" w:eastAsia="SimSun" w:hAnsi="3DS V2" w:cstheme="minorBidi"/>
          <w:lang w:val="fr-FR"/>
        </w:rPr>
        <w:t xml:space="preserve"> dans ce cas</w:t>
      </w:r>
      <w:r w:rsidRPr="0041418D">
        <w:rPr>
          <w:rFonts w:ascii="3DS V2" w:eastAsia="SimSun" w:hAnsi="3DS V2" w:cstheme="minorBidi"/>
          <w:lang w:val="fr-FR"/>
        </w:rPr>
        <w:t xml:space="preserve">. Mais </w:t>
      </w:r>
      <w:r w:rsidR="00A931E6" w:rsidRPr="0041418D">
        <w:rPr>
          <w:rFonts w:ascii="3DS V2" w:eastAsia="SimSun" w:hAnsi="3DS V2" w:cstheme="minorBidi"/>
          <w:lang w:val="fr-FR"/>
        </w:rPr>
        <w:t>principalement</w:t>
      </w:r>
      <w:r w:rsidRPr="0041418D">
        <w:rPr>
          <w:rFonts w:ascii="3DS V2" w:eastAsia="SimSun" w:hAnsi="3DS V2" w:cstheme="minorBidi"/>
          <w:lang w:val="fr-FR"/>
        </w:rPr>
        <w:t>, il s'agit d'un algorithme</w:t>
      </w:r>
      <w:r w:rsidR="00741A08" w:rsidRPr="0041418D">
        <w:rPr>
          <w:rFonts w:ascii="3DS V2" w:eastAsia="SimSun" w:hAnsi="3DS V2" w:cstheme="minorBidi"/>
          <w:lang w:val="fr-FR"/>
        </w:rPr>
        <w:t xml:space="preserve"> peu </w:t>
      </w:r>
      <w:r w:rsidR="003F64DA" w:rsidRPr="0041418D">
        <w:rPr>
          <w:rFonts w:ascii="3DS V2" w:eastAsia="SimSun" w:hAnsi="3DS V2" w:cstheme="minorBidi"/>
          <w:lang w:val="fr-FR"/>
        </w:rPr>
        <w:t>satisfaisant</w:t>
      </w:r>
      <w:r w:rsidRPr="0041418D">
        <w:rPr>
          <w:rFonts w:ascii="3DS V2" w:eastAsia="SimSun" w:hAnsi="3DS V2" w:cstheme="minorBidi"/>
          <w:lang w:val="fr-FR"/>
        </w:rPr>
        <w:t>.</w:t>
      </w:r>
      <w:r w:rsidR="003F64DA" w:rsidRPr="0041418D">
        <w:rPr>
          <w:rFonts w:ascii="3DS V2" w:eastAsia="SimSun" w:hAnsi="3DS V2" w:cstheme="minorBidi"/>
          <w:lang w:val="fr-FR"/>
        </w:rPr>
        <w:t xml:space="preserve"> Le fait qu’i</w:t>
      </w:r>
      <w:r w:rsidRPr="0041418D">
        <w:rPr>
          <w:rFonts w:ascii="3DS V2" w:eastAsia="SimSun" w:hAnsi="3DS V2" w:cstheme="minorBidi"/>
          <w:lang w:val="fr-FR"/>
        </w:rPr>
        <w:t xml:space="preserve">l n'existe pas de </w:t>
      </w:r>
      <w:r w:rsidR="00E227B6" w:rsidRPr="0041418D">
        <w:rPr>
          <w:rFonts w:ascii="3DS V2" w:eastAsia="SimSun" w:hAnsi="3DS V2" w:cstheme="minorBidi"/>
          <w:lang w:val="fr-FR"/>
        </w:rPr>
        <w:t>critère général</w:t>
      </w:r>
      <w:r w:rsidRPr="0041418D">
        <w:rPr>
          <w:rFonts w:ascii="3DS V2" w:eastAsia="SimSun" w:hAnsi="3DS V2" w:cstheme="minorBidi"/>
          <w:lang w:val="fr-FR"/>
        </w:rPr>
        <w:t xml:space="preserve"> pour calculer cette marge dans les différents </w:t>
      </w:r>
      <w:del w:id="76" w:author="GOUTAUDIER Sébastien" w:date="2025-07-29T17:29:00Z">
        <w:r w:rsidRPr="0041418D" w:rsidDel="00477F76">
          <w:rPr>
            <w:rFonts w:ascii="3DS V2" w:eastAsia="SimSun" w:hAnsi="3DS V2" w:cstheme="minorBidi"/>
            <w:lang w:val="fr-FR"/>
          </w:rPr>
          <w:delText>cas</w:delText>
        </w:r>
        <w:r w:rsidR="00E227B6" w:rsidRPr="0041418D" w:rsidDel="00477F76">
          <w:rPr>
            <w:rFonts w:ascii="3DS V2" w:eastAsia="SimSun" w:hAnsi="3DS V2" w:cstheme="minorBidi"/>
            <w:lang w:val="fr-FR"/>
          </w:rPr>
          <w:delText xml:space="preserve"> annonce</w:delText>
        </w:r>
      </w:del>
      <w:ins w:id="77" w:author="GOUTAUDIER Sébastien" w:date="2025-07-29T17:29:00Z">
        <w:r w:rsidR="00477F76">
          <w:rPr>
            <w:rFonts w:ascii="3DS V2" w:eastAsia="SimSun" w:hAnsi="3DS V2" w:cstheme="minorBidi"/>
            <w:lang w:val="fr-FR"/>
          </w:rPr>
          <w:t xml:space="preserve">nous a mené </w:t>
        </w:r>
        <w:proofErr w:type="gramStart"/>
        <w:r w:rsidR="00477F76">
          <w:rPr>
            <w:rFonts w:ascii="3DS V2" w:eastAsia="SimSun" w:hAnsi="3DS V2" w:cstheme="minorBidi"/>
            <w:lang w:val="fr-FR"/>
          </w:rPr>
          <w:t xml:space="preserve">à </w:t>
        </w:r>
      </w:ins>
      <w:r w:rsidR="00E227B6" w:rsidRPr="0041418D">
        <w:rPr>
          <w:rFonts w:ascii="3DS V2" w:eastAsia="SimSun" w:hAnsi="3DS V2" w:cstheme="minorBidi"/>
          <w:lang w:val="fr-FR"/>
        </w:rPr>
        <w:t xml:space="preserve"> l’abandon</w:t>
      </w:r>
      <w:proofErr w:type="gramEnd"/>
      <w:r w:rsidR="00E227B6" w:rsidRPr="0041418D">
        <w:rPr>
          <w:rFonts w:ascii="3DS V2" w:eastAsia="SimSun" w:hAnsi="3DS V2" w:cstheme="minorBidi"/>
          <w:lang w:val="fr-FR"/>
        </w:rPr>
        <w:t xml:space="preserve"> de cette mét</w:t>
      </w:r>
      <w:r w:rsidR="00EB3075" w:rsidRPr="0041418D">
        <w:rPr>
          <w:rFonts w:ascii="3DS V2" w:eastAsia="SimSun" w:hAnsi="3DS V2" w:cstheme="minorBidi"/>
          <w:lang w:val="fr-FR"/>
        </w:rPr>
        <w:t>h</w:t>
      </w:r>
      <w:r w:rsidR="00E227B6" w:rsidRPr="0041418D">
        <w:rPr>
          <w:rFonts w:ascii="3DS V2" w:eastAsia="SimSun" w:hAnsi="3DS V2" w:cstheme="minorBidi"/>
          <w:lang w:val="fr-FR"/>
        </w:rPr>
        <w:t>ode.</w:t>
      </w:r>
      <w:r w:rsidR="00F72B7D" w:rsidRPr="009B189C">
        <w:rPr>
          <w:rFonts w:ascii="3DS V2" w:hAnsi="3DS V2"/>
          <w:lang w:val="fr-FR"/>
        </w:rPr>
        <w:br w:type="page"/>
      </w:r>
    </w:p>
    <w:p w14:paraId="2DCFB16F" w14:textId="3B979355" w:rsidR="009C02F2" w:rsidRDefault="009D33B9" w:rsidP="009C02F2">
      <w:pPr>
        <w:pStyle w:val="NormalWeb"/>
        <w:rPr>
          <w:ins w:id="78" w:author="GOUTAUDIER Sébastien" w:date="2025-07-30T10:59:00Z"/>
          <w:rFonts w:ascii="3DS V2" w:eastAsia="SimSun" w:hAnsi="3DS V2" w:cstheme="minorBidi"/>
          <w:lang w:val="fr-FR"/>
        </w:rPr>
      </w:pPr>
      <w:r w:rsidRPr="0041418D">
        <w:rPr>
          <w:rFonts w:ascii="3DS V2" w:eastAsia="SimSun" w:hAnsi="3DS V2" w:cstheme="minorBidi"/>
          <w:lang w:val="fr-FR"/>
        </w:rPr>
        <w:lastRenderedPageBreak/>
        <w:t>L</w:t>
      </w:r>
      <w:r w:rsidR="009C02F2" w:rsidRPr="0041418D">
        <w:rPr>
          <w:rFonts w:ascii="3DS V2" w:eastAsia="SimSun" w:hAnsi="3DS V2" w:cstheme="minorBidi"/>
          <w:lang w:val="fr-FR"/>
        </w:rPr>
        <w:t>a triangulation Delaunay</w:t>
      </w:r>
      <w:r w:rsidR="00421E08" w:rsidRPr="0041418D">
        <w:rPr>
          <w:rFonts w:ascii="3DS V2" w:eastAsia="SimSun" w:hAnsi="3DS V2" w:cstheme="minorBidi"/>
          <w:lang w:val="fr-FR"/>
        </w:rPr>
        <w:t xml:space="preserve"> </w:t>
      </w:r>
      <w:r w:rsidR="009C02F2" w:rsidRPr="0041418D">
        <w:rPr>
          <w:rFonts w:ascii="3DS V2" w:eastAsia="SimSun" w:hAnsi="3DS V2" w:cstheme="minorBidi"/>
          <w:lang w:val="fr-FR"/>
        </w:rPr>
        <w:t xml:space="preserve">est une structure géométrique construite à partir d’un ensemble discret de points dans le plan </w:t>
      </w:r>
      <w:r w:rsidR="009C02F2" w:rsidRPr="0041418D">
        <w:rPr>
          <w:rFonts w:eastAsia="SimSun"/>
          <w:lang w:val="fr-FR"/>
        </w:rPr>
        <w:t>ℝ</w:t>
      </w:r>
      <w:r w:rsidR="009C02F2" w:rsidRPr="0041418D">
        <w:rPr>
          <w:rFonts w:ascii="3DS V2" w:eastAsia="SimSun" w:hAnsi="3DS V2" w:cs="Arial"/>
          <w:lang w:val="fr-FR"/>
        </w:rPr>
        <w:t>²</w:t>
      </w:r>
      <w:r w:rsidR="009C02F2" w:rsidRPr="0041418D">
        <w:rPr>
          <w:rFonts w:ascii="3DS V2" w:eastAsia="SimSun" w:hAnsi="3DS V2" w:cstheme="minorBidi"/>
          <w:lang w:val="fr-FR"/>
        </w:rPr>
        <w:t>. Il s</w:t>
      </w:r>
      <w:r w:rsidR="009C02F2" w:rsidRPr="0041418D">
        <w:rPr>
          <w:rFonts w:ascii="3DS V2" w:eastAsia="SimSun" w:hAnsi="3DS V2" w:cs="Arial"/>
          <w:lang w:val="fr-FR"/>
        </w:rPr>
        <w:t>’</w:t>
      </w:r>
      <w:r w:rsidR="009C02F2" w:rsidRPr="0041418D">
        <w:rPr>
          <w:rFonts w:ascii="3DS V2" w:eastAsia="SimSun" w:hAnsi="3DS V2" w:cstheme="minorBidi"/>
          <w:lang w:val="fr-FR"/>
        </w:rPr>
        <w:t>agit d</w:t>
      </w:r>
      <w:r w:rsidR="009C02F2" w:rsidRPr="0041418D">
        <w:rPr>
          <w:rFonts w:ascii="3DS V2" w:eastAsia="SimSun" w:hAnsi="3DS V2" w:cs="Arial"/>
          <w:lang w:val="fr-FR"/>
        </w:rPr>
        <w:t>’</w:t>
      </w:r>
      <w:r w:rsidR="009C02F2" w:rsidRPr="0041418D">
        <w:rPr>
          <w:rFonts w:ascii="3DS V2" w:eastAsia="SimSun" w:hAnsi="3DS V2" w:cstheme="minorBidi"/>
          <w:lang w:val="fr-FR"/>
        </w:rPr>
        <w:t>une triangulation poss</w:t>
      </w:r>
      <w:r w:rsidR="009C02F2" w:rsidRPr="0041418D">
        <w:rPr>
          <w:rFonts w:ascii="3DS V2" w:eastAsia="SimSun" w:hAnsi="3DS V2" w:cs="Arial"/>
          <w:lang w:val="fr-FR"/>
        </w:rPr>
        <w:t>é</w:t>
      </w:r>
      <w:r w:rsidR="009C02F2" w:rsidRPr="0041418D">
        <w:rPr>
          <w:rFonts w:ascii="3DS V2" w:eastAsia="SimSun" w:hAnsi="3DS V2" w:cstheme="minorBidi"/>
          <w:lang w:val="fr-FR"/>
        </w:rPr>
        <w:t>dant la propri</w:t>
      </w:r>
      <w:r w:rsidR="009C02F2" w:rsidRPr="0041418D">
        <w:rPr>
          <w:rFonts w:ascii="3DS V2" w:eastAsia="SimSun" w:hAnsi="3DS V2" w:cs="Arial"/>
          <w:lang w:val="fr-FR"/>
        </w:rPr>
        <w:t>é</w:t>
      </w:r>
      <w:r w:rsidR="009C02F2" w:rsidRPr="0041418D">
        <w:rPr>
          <w:rFonts w:ascii="3DS V2" w:eastAsia="SimSun" w:hAnsi="3DS V2" w:cstheme="minorBidi"/>
          <w:lang w:val="fr-FR"/>
        </w:rPr>
        <w:t>t</w:t>
      </w:r>
      <w:r w:rsidR="009C02F2" w:rsidRPr="0041418D">
        <w:rPr>
          <w:rFonts w:ascii="3DS V2" w:eastAsia="SimSun" w:hAnsi="3DS V2" w:cs="Arial"/>
          <w:lang w:val="fr-FR"/>
        </w:rPr>
        <w:t>é</w:t>
      </w:r>
      <w:r w:rsidR="009C02F2" w:rsidRPr="0041418D">
        <w:rPr>
          <w:rFonts w:ascii="3DS V2" w:eastAsia="SimSun" w:hAnsi="3DS V2" w:cstheme="minorBidi"/>
          <w:lang w:val="fr-FR"/>
        </w:rPr>
        <w:t xml:space="preserve"> suivante :</w:t>
      </w:r>
    </w:p>
    <w:p w14:paraId="40FBF627" w14:textId="77777777" w:rsidR="000361F2" w:rsidRPr="0041418D" w:rsidRDefault="000361F2" w:rsidP="009C02F2">
      <w:pPr>
        <w:pStyle w:val="NormalWeb"/>
        <w:rPr>
          <w:rFonts w:ascii="3DS V2" w:eastAsia="SimSun" w:hAnsi="3DS V2" w:cstheme="minorBidi"/>
          <w:lang w:val="fr-FR"/>
        </w:rPr>
      </w:pPr>
    </w:p>
    <w:p w14:paraId="13D6C6FE" w14:textId="77777777" w:rsidR="009C02F2" w:rsidRPr="000C31E6" w:rsidRDefault="009C02F2" w:rsidP="000C31E6">
      <w:pPr>
        <w:pStyle w:val="NormalWeb"/>
        <w:jc w:val="center"/>
        <w:rPr>
          <w:rFonts w:ascii="Cambria Math" w:eastAsia="SimSun" w:hAnsi="Cambria Math" w:cstheme="minorBidi"/>
          <w:lang w:val="fr-FR"/>
        </w:rPr>
      </w:pPr>
      <w:r w:rsidRPr="000C31E6">
        <w:rPr>
          <w:rFonts w:ascii="Cambria Math" w:eastAsia="SimSun" w:hAnsi="Cambria Math" w:cstheme="minorBidi"/>
          <w:lang w:val="fr-FR"/>
        </w:rPr>
        <w:t>Pour tout triangle de la triangulation, le cercle circonscrit à ce triangle ne contient aucun autre point de l'ensemble initial.</w:t>
      </w:r>
    </w:p>
    <w:p w14:paraId="57BE51C3" w14:textId="4FBC150A" w:rsidR="00B30706" w:rsidRPr="0041418D" w:rsidRDefault="000C31E6" w:rsidP="00B30706">
      <w:pPr>
        <w:pStyle w:val="NormalWeb"/>
        <w:rPr>
          <w:rFonts w:ascii="3DS V2" w:eastAsia="SimSun" w:hAnsi="3DS V2" w:cstheme="minorBidi"/>
          <w:lang w:val="fr-FR"/>
        </w:rPr>
      </w:pPr>
      <w:r w:rsidRPr="0041418D">
        <w:rPr>
          <w:rFonts w:ascii="3DS V2" w:hAnsi="3DS V2"/>
          <w:noProof/>
        </w:rPr>
        <mc:AlternateContent>
          <mc:Choice Requires="wps">
            <w:drawing>
              <wp:anchor distT="0" distB="0" distL="114300" distR="114300" simplePos="0" relativeHeight="251676160" behindDoc="0" locked="0" layoutInCell="1" allowOverlap="1" wp14:anchorId="32805607" wp14:editId="33793175">
                <wp:simplePos x="0" y="0"/>
                <wp:positionH relativeFrom="margin">
                  <wp:posOffset>-112268</wp:posOffset>
                </wp:positionH>
                <wp:positionV relativeFrom="paragraph">
                  <wp:posOffset>3152394</wp:posOffset>
                </wp:positionV>
                <wp:extent cx="5731510" cy="635"/>
                <wp:effectExtent l="0" t="0" r="2540" b="8255"/>
                <wp:wrapSquare wrapText="bothSides"/>
                <wp:docPr id="13" name="Zone de texte 1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2FC5BEA" w14:textId="517E2254" w:rsidR="00F40D76" w:rsidRPr="00D94F54" w:rsidRDefault="00F40D76" w:rsidP="009B3D0C">
                            <w:pPr>
                              <w:pStyle w:val="Lgende"/>
                              <w:jc w:val="center"/>
                              <w:rPr>
                                <w:sz w:val="24"/>
                                <w:szCs w:val="24"/>
                              </w:rPr>
                            </w:pPr>
                            <w:r>
                              <w:t xml:space="preserve">Figure </w:t>
                            </w:r>
                            <w:fldSimple w:instr=" SEQ Figure \* ARABIC ">
                              <w:r w:rsidR="005D6F4E">
                                <w:rPr>
                                  <w:noProof/>
                                </w:rPr>
                                <w:t>7</w:t>
                              </w:r>
                            </w:fldSimple>
                            <w:r>
                              <w:t xml:space="preserve"> : Connector 12 + 25 Pin "EN354509" : Résultat de la 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805607" id="Zone de texte 13" o:spid="_x0000_s1030" type="#_x0000_t202" style="position:absolute;margin-left:-8.85pt;margin-top:248.2pt;width:451.3pt;height:.05pt;z-index:2516761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" stroked="f">
                <v:textbox style="mso-fit-shape-to-text:t" inset="0,0,0,0">
                  <w:txbxContent>
                    <w:p w14:paraId="12FC5BEA" w14:textId="517E2254" w:rsidR="00F40D76" w:rsidRPr="00D94F54" w:rsidRDefault="00F40D76" w:rsidP="009B3D0C">
                      <w:pPr>
                        <w:pStyle w:val="Lgende"/>
                        <w:jc w:val="center"/>
                        <w:rPr>
                          <w:sz w:val="24"/>
                          <w:szCs w:val="24"/>
                        </w:rPr>
                      </w:pPr>
                      <w:r>
                        <w:t xml:space="preserve">Figure </w:t>
                      </w:r>
                      <w:fldSimple w:instr=" SEQ Figure \* ARABIC ">
                        <w:r w:rsidR="005D6F4E">
                          <w:rPr>
                            <w:noProof/>
                          </w:rPr>
                          <w:t>7</w:t>
                        </w:r>
                      </w:fldSimple>
                      <w:r>
                        <w:t xml:space="preserve"> : Connector 12 + 25 Pin "EN354509" : Résultat de la triangulation Delaunay.</w:t>
                      </w:r>
                    </w:p>
                  </w:txbxContent>
                </v:textbox>
                <w10:wrap type="square" anchorx="margin"/>
              </v:shape>
            </w:pict>
          </mc:Fallback>
        </mc:AlternateContent>
      </w:r>
      <w:r w:rsidRPr="0041418D">
        <w:rPr>
          <w:rFonts w:ascii="3DS V2" w:eastAsia="SimSun" w:hAnsi="3DS V2" w:cstheme="minorBidi"/>
          <w:noProof/>
          <w:lang w:val="fr-FR"/>
        </w:rPr>
        <w:drawing>
          <wp:anchor distT="0" distB="0" distL="114300" distR="114300" simplePos="0" relativeHeight="251658236" behindDoc="0" locked="0" layoutInCell="1" allowOverlap="1" wp14:anchorId="4C3DE6AB" wp14:editId="6FD9A109">
            <wp:simplePos x="0" y="0"/>
            <wp:positionH relativeFrom="margin">
              <wp:align>center</wp:align>
            </wp:positionH>
            <wp:positionV relativeFrom="paragraph">
              <wp:posOffset>1928978</wp:posOffset>
            </wp:positionV>
            <wp:extent cx="5043805" cy="1276985"/>
            <wp:effectExtent l="0" t="0" r="4445"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43805" cy="1276985"/>
                    </a:xfrm>
                    <a:prstGeom prst="rect">
                      <a:avLst/>
                    </a:prstGeom>
                  </pic:spPr>
                </pic:pic>
              </a:graphicData>
            </a:graphic>
            <wp14:sizeRelH relativeFrom="margin">
              <wp14:pctWidth>0</wp14:pctWidth>
            </wp14:sizeRelH>
            <wp14:sizeRelV relativeFrom="margin">
              <wp14:pctHeight>0</wp14:pctHeight>
            </wp14:sizeRelV>
          </wp:anchor>
        </w:drawing>
      </w:r>
      <w:r w:rsidR="009C02F2" w:rsidRPr="0041418D">
        <w:rPr>
          <w:rFonts w:ascii="3DS V2" w:eastAsia="SimSun" w:hAnsi="3DS V2" w:cstheme="minorBidi"/>
          <w:lang w:val="fr-FR"/>
        </w:rPr>
        <w:t xml:space="preserve">Cette propriété est appelée </w:t>
      </w:r>
      <w:r w:rsidR="00C15FBA" w:rsidRPr="0041418D">
        <w:rPr>
          <w:rFonts w:ascii="3DS V2" w:eastAsia="SimSun" w:hAnsi="3DS V2" w:cstheme="minorBidi"/>
          <w:lang w:val="fr-FR"/>
        </w:rPr>
        <w:t>« </w:t>
      </w:r>
      <w:r w:rsidR="009C02F2" w:rsidRPr="0041418D">
        <w:rPr>
          <w:rFonts w:ascii="3DS V2" w:eastAsia="SimSun" w:hAnsi="3DS V2" w:cstheme="minorBidi"/>
          <w:lang w:val="fr-FR"/>
        </w:rPr>
        <w:t>propriété du cercle vide</w:t>
      </w:r>
      <w:r w:rsidR="00C15FBA" w:rsidRPr="0041418D">
        <w:rPr>
          <w:rFonts w:ascii="3DS V2" w:eastAsia="SimSun" w:hAnsi="3DS V2" w:cstheme="minorBidi"/>
          <w:lang w:val="fr-FR"/>
        </w:rPr>
        <w:t xml:space="preserve"> », </w:t>
      </w:r>
      <w:r w:rsidR="009C02F2" w:rsidRPr="0041418D">
        <w:rPr>
          <w:rFonts w:ascii="3DS V2" w:eastAsia="SimSun" w:hAnsi="3DS V2" w:cstheme="minorBidi"/>
          <w:lang w:val="fr-FR"/>
        </w:rPr>
        <w:t>et elle garantit que la triangulation est aussi “équilibrée” que possible, en évitant les triangles trop plats ou dégénérés.</w:t>
      </w:r>
      <w:r w:rsidR="00140E3E" w:rsidRPr="0041418D">
        <w:rPr>
          <w:rFonts w:ascii="3DS V2" w:eastAsia="SimSun" w:hAnsi="3DS V2" w:cstheme="minorBidi"/>
          <w:lang w:val="fr-FR"/>
        </w:rPr>
        <w:t xml:space="preserve"> </w:t>
      </w:r>
      <w:r w:rsidR="00545104" w:rsidRPr="0041418D">
        <w:rPr>
          <w:rFonts w:ascii="3DS V2" w:eastAsia="SimSun" w:hAnsi="3DS V2" w:cstheme="minorBidi"/>
          <w:lang w:val="fr-FR"/>
        </w:rPr>
        <w:t xml:space="preserve">La triangulation Delaunay </w:t>
      </w:r>
      <w:r w:rsidR="00F52FA1" w:rsidRPr="0041418D">
        <w:rPr>
          <w:rFonts w:ascii="3DS V2" w:eastAsia="SimSun" w:hAnsi="3DS V2" w:cstheme="minorBidi"/>
          <w:lang w:val="fr-FR"/>
        </w:rPr>
        <w:t>donne une autre approche pour construire une liste d’adjacence : Deux points connectés par une arête dans la triangulation de Delaunay partagent nécessairement une relation de proximité géométrique.</w:t>
      </w:r>
      <w:r>
        <w:rPr>
          <w:rFonts w:ascii="3DS V2" w:eastAsia="SimSun" w:hAnsi="3DS V2" w:cstheme="minorBidi"/>
          <w:lang w:val="fr-FR"/>
        </w:rPr>
        <w:t xml:space="preserve"> </w:t>
      </w:r>
      <w:r w:rsidR="00F52FA1" w:rsidRPr="0041418D">
        <w:rPr>
          <w:rFonts w:ascii="3DS V2" w:eastAsia="SimSun" w:hAnsi="3DS V2" w:cstheme="minorBidi"/>
          <w:lang w:val="fr-FR"/>
        </w:rPr>
        <w:t xml:space="preserve">Cette approche </w:t>
      </w:r>
      <w:r w:rsidR="00890312" w:rsidRPr="0041418D">
        <w:rPr>
          <w:rFonts w:ascii="3DS V2" w:eastAsia="SimSun" w:hAnsi="3DS V2" w:cstheme="minorBidi"/>
          <w:lang w:val="fr-FR"/>
        </w:rPr>
        <w:t xml:space="preserve">donne un résultat plus satisfaisant </w:t>
      </w:r>
      <w:r w:rsidR="00F72B7D" w:rsidRPr="0041418D">
        <w:rPr>
          <w:rFonts w:ascii="3DS V2" w:eastAsia="SimSun" w:hAnsi="3DS V2" w:cstheme="minorBidi"/>
          <w:lang w:val="fr-FR"/>
        </w:rPr>
        <w:t>que la méthode simple</w:t>
      </w:r>
      <w:r w:rsidR="00890312" w:rsidRPr="0041418D">
        <w:rPr>
          <w:rFonts w:ascii="3DS V2" w:eastAsia="SimSun" w:hAnsi="3DS V2" w:cstheme="minorBidi"/>
          <w:lang w:val="fr-FR"/>
        </w:rPr>
        <w:t>, qui ignore souvent certains voisins qui ne sont pas les plus proches.</w:t>
      </w:r>
      <w:r w:rsidR="00545104" w:rsidRPr="0041418D">
        <w:rPr>
          <w:rFonts w:ascii="3DS V2" w:eastAsia="SimSun" w:hAnsi="3DS V2" w:cstheme="minorBidi"/>
          <w:lang w:val="fr-FR"/>
        </w:rPr>
        <w:t xml:space="preserve"> </w:t>
      </w:r>
      <w:r>
        <w:rPr>
          <w:rFonts w:ascii="3DS V2" w:eastAsia="SimSun" w:hAnsi="3DS V2" w:cstheme="minorBidi"/>
          <w:lang w:val="fr-FR"/>
        </w:rPr>
        <w:t xml:space="preserve">Elle </w:t>
      </w:r>
      <w:r w:rsidR="00AE2DB9" w:rsidRPr="0041418D">
        <w:rPr>
          <w:rFonts w:ascii="3DS V2" w:eastAsia="SimSun" w:hAnsi="3DS V2" w:cstheme="minorBidi"/>
          <w:lang w:val="fr-FR"/>
        </w:rPr>
        <w:t>est plus intuitive</w:t>
      </w:r>
      <w:r w:rsidR="006A44AF" w:rsidRPr="0041418D">
        <w:rPr>
          <w:rFonts w:ascii="3DS V2" w:eastAsia="SimSun" w:hAnsi="3DS V2" w:cstheme="minorBidi"/>
          <w:lang w:val="fr-FR"/>
        </w:rPr>
        <w:t xml:space="preserve"> car la notion de proximité construite par la triangulation Delaunay n’est pas basée uniquement sur la distance euclidienne minimale, mais aussi sur la relation spatiale des points.</w:t>
      </w:r>
    </w:p>
    <w:p w14:paraId="404A6A13" w14:textId="5CDD98C4" w:rsidR="00EB28D8" w:rsidRPr="0041418D" w:rsidRDefault="000C31E6" w:rsidP="00EB28D8">
      <w:pPr>
        <w:pStyle w:val="NormalWeb"/>
        <w:rPr>
          <w:rFonts w:ascii="3DS V2" w:eastAsia="SimSun" w:hAnsi="3DS V2" w:cstheme="minorBidi"/>
          <w:lang w:val="fr-FR"/>
        </w:rPr>
      </w:pPr>
      <w:r w:rsidRPr="0041418D">
        <w:rPr>
          <w:rFonts w:ascii="3DS V2" w:hAnsi="3DS V2"/>
          <w:noProof/>
        </w:rPr>
        <w:drawing>
          <wp:anchor distT="0" distB="0" distL="114300" distR="114300" simplePos="0" relativeHeight="251680256" behindDoc="0" locked="0" layoutInCell="1" allowOverlap="1" wp14:anchorId="0F3CD34E" wp14:editId="3182F46E">
            <wp:simplePos x="0" y="0"/>
            <wp:positionH relativeFrom="margin">
              <wp:align>center</wp:align>
            </wp:positionH>
            <wp:positionV relativeFrom="paragraph">
              <wp:posOffset>2355642</wp:posOffset>
            </wp:positionV>
            <wp:extent cx="4454525" cy="1235710"/>
            <wp:effectExtent l="0" t="0" r="3175" b="254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3282" r="2393" b="11882"/>
                    <a:stretch/>
                  </pic:blipFill>
                  <pic:spPr bwMode="auto">
                    <a:xfrm>
                      <a:off x="0" y="0"/>
                      <a:ext cx="4454525" cy="1235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3A9B">
        <w:rPr>
          <w:rFonts w:ascii="3DS V2" w:eastAsia="SimSun" w:hAnsi="3DS V2" w:cstheme="minorBidi"/>
          <w:lang w:val="fr-FR"/>
        </w:rPr>
        <w:t>C</w:t>
      </w:r>
      <w:r w:rsidR="009B3D0C" w:rsidRPr="0041418D">
        <w:rPr>
          <w:rFonts w:ascii="3DS V2" w:eastAsia="SimSun" w:hAnsi="3DS V2" w:cstheme="minorBidi"/>
          <w:lang w:val="fr-FR"/>
        </w:rPr>
        <w:t xml:space="preserve">et algorithme </w:t>
      </w:r>
      <w:r w:rsidR="00E53A9B">
        <w:rPr>
          <w:rFonts w:ascii="3DS V2" w:eastAsia="SimSun" w:hAnsi="3DS V2" w:cstheme="minorBidi"/>
          <w:lang w:val="fr-FR"/>
        </w:rPr>
        <w:t xml:space="preserve">semble </w:t>
      </w:r>
      <w:del w:id="79" w:author="GOUTAUDIER Sébastien" w:date="2025-07-29T17:41:00Z">
        <w:r w:rsidR="00DB5B2D" w:rsidDel="00667CCA">
          <w:rPr>
            <w:rFonts w:ascii="3DS V2" w:eastAsia="SimSun" w:hAnsi="3DS V2" w:cstheme="minorBidi"/>
            <w:lang w:val="fr-FR"/>
          </w:rPr>
          <w:delText>parfait</w:delText>
        </w:r>
      </w:del>
      <w:ins w:id="80" w:author="GOUTAUDIER Sébastien" w:date="2025-07-29T17:41:00Z">
        <w:r w:rsidR="00667CCA">
          <w:rPr>
            <w:rFonts w:ascii="3DS V2" w:eastAsia="SimSun" w:hAnsi="3DS V2" w:cstheme="minorBidi"/>
            <w:lang w:val="fr-FR"/>
          </w:rPr>
          <w:t>parfaitement adapté</w:t>
        </w:r>
      </w:ins>
      <w:r w:rsidR="00DB5B2D">
        <w:rPr>
          <w:rFonts w:ascii="3DS V2" w:eastAsia="SimSun" w:hAnsi="3DS V2" w:cstheme="minorBidi"/>
          <w:lang w:val="fr-FR"/>
        </w:rPr>
        <w:t>, mais il est i</w:t>
      </w:r>
      <w:r w:rsidR="00E53A9B">
        <w:rPr>
          <w:rFonts w:ascii="3DS V2" w:eastAsia="SimSun" w:hAnsi="3DS V2" w:cstheme="minorBidi"/>
          <w:lang w:val="fr-FR"/>
        </w:rPr>
        <w:t xml:space="preserve">ncapable de gérer un cas particulier : le cas où les points sont </w:t>
      </w:r>
      <w:commentRangeStart w:id="81"/>
      <w:r w:rsidR="00E53A9B">
        <w:rPr>
          <w:rFonts w:ascii="3DS V2" w:eastAsia="SimSun" w:hAnsi="3DS V2" w:cstheme="minorBidi"/>
          <w:lang w:val="fr-FR"/>
        </w:rPr>
        <w:t>cocycliques</w:t>
      </w:r>
      <w:commentRangeEnd w:id="81"/>
      <w:r w:rsidR="00667CCA">
        <w:rPr>
          <w:rStyle w:val="Marquedecommentaire"/>
          <w:szCs w:val="20"/>
          <w:lang w:val="fr-FR" w:eastAsia="en-US"/>
        </w:rPr>
        <w:commentReference w:id="81"/>
      </w:r>
      <w:r w:rsidR="00E53A9B">
        <w:rPr>
          <w:rFonts w:ascii="3DS V2" w:eastAsia="SimSun" w:hAnsi="3DS V2" w:cstheme="minorBidi"/>
          <w:lang w:val="fr-FR"/>
        </w:rPr>
        <w:t>.</w:t>
      </w:r>
      <w:r w:rsidR="009B3D0C" w:rsidRPr="0041418D">
        <w:rPr>
          <w:rFonts w:ascii="3DS V2" w:eastAsia="SimSun" w:hAnsi="3DS V2" w:cstheme="minorBidi"/>
          <w:lang w:val="fr-FR"/>
        </w:rPr>
        <w:t xml:space="preserve"> </w:t>
      </w:r>
      <w:r w:rsidR="00EB28D8" w:rsidRPr="0041418D">
        <w:rPr>
          <w:rFonts w:ascii="3DS V2" w:eastAsia="SimSun" w:hAnsi="3DS V2" w:cstheme="minorBidi"/>
          <w:lang w:val="fr-FR"/>
        </w:rPr>
        <w:t xml:space="preserve">Le </w:t>
      </w:r>
      <w:r w:rsidR="00BD01DD" w:rsidRPr="0041418D">
        <w:rPr>
          <w:rFonts w:ascii="3DS V2" w:eastAsia="SimSun" w:hAnsi="3DS V2" w:cstheme="minorBidi"/>
          <w:lang w:val="fr-FR"/>
        </w:rPr>
        <w:t>problème</w:t>
      </w:r>
      <w:r w:rsidR="00BD01DD">
        <w:rPr>
          <w:rFonts w:ascii="3DS V2" w:eastAsia="SimSun" w:hAnsi="3DS V2" w:cstheme="minorBidi"/>
          <w:lang w:val="fr-FR"/>
        </w:rPr>
        <w:t xml:space="preserve"> </w:t>
      </w:r>
      <w:r w:rsidR="00EB28D8" w:rsidRPr="0041418D">
        <w:rPr>
          <w:rFonts w:ascii="3DS V2" w:eastAsia="SimSun" w:hAnsi="3DS V2" w:cstheme="minorBidi"/>
          <w:lang w:val="fr-FR"/>
        </w:rPr>
        <w:t xml:space="preserve">est que le résultat de </w:t>
      </w:r>
      <w:r w:rsidR="00EB28D8" w:rsidRPr="009A365F">
        <w:rPr>
          <w:rFonts w:ascii="3DS V2" w:eastAsia="SimSun" w:hAnsi="3DS V2" w:cstheme="minorBidi"/>
          <w:lang w:val="fr-FR"/>
        </w:rPr>
        <w:t>la triangulation de Delaunay n’est pas unique lorsque quatre points sont cocycliques</w:t>
      </w:r>
      <w:r w:rsidR="00EB28D8" w:rsidRPr="0041418D">
        <w:rPr>
          <w:rFonts w:ascii="3DS V2" w:eastAsia="SimSun" w:hAnsi="3DS V2" w:cstheme="minorBidi"/>
          <w:lang w:val="fr-FR"/>
        </w:rPr>
        <w:t>. Cette non-unicité implique nécessairement l’existence d’au moins un cas qui n’est pas pris en considération.</w:t>
      </w:r>
    </w:p>
    <w:p w14:paraId="13E6D604" w14:textId="48DE390C" w:rsidR="00140E3E" w:rsidRPr="0041418D" w:rsidRDefault="00140E3E">
      <w:pPr>
        <w:rPr>
          <w:rFonts w:ascii="3DS V2" w:hAnsi="3DS V2"/>
          <w:sz w:val="24"/>
          <w:szCs w:val="24"/>
          <w:lang w:eastAsia="zh-CN"/>
        </w:rPr>
      </w:pPr>
    </w:p>
    <w:p w14:paraId="1D91E942" w14:textId="133FEE5C" w:rsidR="00140E3E" w:rsidRPr="0041418D" w:rsidRDefault="00140E3E">
      <w:pPr>
        <w:rPr>
          <w:rFonts w:ascii="3DS V2" w:hAnsi="3DS V2"/>
          <w:sz w:val="24"/>
          <w:szCs w:val="24"/>
          <w:lang w:eastAsia="zh-CN"/>
        </w:rPr>
      </w:pPr>
    </w:p>
    <w:p w14:paraId="159F70D0" w14:textId="05750641" w:rsidR="00140E3E" w:rsidRPr="0041418D" w:rsidRDefault="00140E3E">
      <w:pPr>
        <w:rPr>
          <w:rFonts w:ascii="3DS V2" w:hAnsi="3DS V2"/>
          <w:sz w:val="24"/>
          <w:szCs w:val="24"/>
          <w:lang w:eastAsia="zh-CN"/>
        </w:rPr>
      </w:pPr>
    </w:p>
    <w:p w14:paraId="4C2C8B3C" w14:textId="2BF6FCE3" w:rsidR="00140E3E" w:rsidRPr="0041418D" w:rsidRDefault="000C31E6">
      <w:pPr>
        <w:rPr>
          <w:rFonts w:ascii="3DS V2" w:hAnsi="3DS V2"/>
          <w:sz w:val="24"/>
          <w:szCs w:val="24"/>
          <w:lang w:eastAsia="zh-CN"/>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48FF9E5">
                <wp:simplePos x="0" y="0"/>
                <wp:positionH relativeFrom="margin">
                  <wp:align>center</wp:align>
                </wp:positionH>
                <wp:positionV relativeFrom="paragraph">
                  <wp:posOffset>160630</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79DC6CA5" w:rsidR="00140E3E" w:rsidRPr="00507560" w:rsidRDefault="00140E3E" w:rsidP="00140E3E">
                            <w:pPr>
                              <w:pStyle w:val="Lgende"/>
                              <w:jc w:val="center"/>
                              <w:rPr>
                                <w:sz w:val="24"/>
                                <w:szCs w:val="24"/>
                              </w:rPr>
                            </w:pPr>
                            <w:r>
                              <w:t xml:space="preserve">Figure </w:t>
                            </w:r>
                            <w:fldSimple w:instr=" SEQ Figure \* ARABIC ">
                              <w:r w:rsidR="005D6F4E">
                                <w:rPr>
                                  <w:noProof/>
                                </w:rPr>
                                <w:t>8</w:t>
                              </w:r>
                            </w:fldSimple>
                            <w:r>
                              <w:t xml:space="preserve"> : Problème en cas des points cocycliques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1" type="#_x0000_t202" style="position:absolute;margin-left:0;margin-top:12.65pt;width:324.85pt;height:12.65pt;z-index:2516792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" stroked="f">
                <v:textbox inset="0,0,0,0">
                  <w:txbxContent>
                    <w:p w14:paraId="5767BCC2" w14:textId="79DC6CA5" w:rsidR="00140E3E" w:rsidRPr="00507560" w:rsidRDefault="00140E3E" w:rsidP="00140E3E">
                      <w:pPr>
                        <w:pStyle w:val="Lgende"/>
                        <w:jc w:val="center"/>
                        <w:rPr>
                          <w:sz w:val="24"/>
                          <w:szCs w:val="24"/>
                        </w:rPr>
                      </w:pPr>
                      <w:r>
                        <w:t xml:space="preserve">Figure </w:t>
                      </w:r>
                      <w:fldSimple w:instr=" SEQ Figure \* ARABIC ">
                        <w:r w:rsidR="005D6F4E">
                          <w:rPr>
                            <w:noProof/>
                          </w:rPr>
                          <w:t>8</w:t>
                        </w:r>
                      </w:fldSimple>
                      <w:r>
                        <w:t xml:space="preserve"> : Problème en cas des points cocycliques</w:t>
                      </w:r>
                    </w:p>
                  </w:txbxContent>
                </v:textbox>
                <w10:wrap type="square" anchorx="margin"/>
              </v:shape>
            </w:pict>
          </mc:Fallback>
        </mc:AlternateContent>
      </w:r>
    </w:p>
    <w:p w14:paraId="04A4E517" w14:textId="611280A6" w:rsidR="00A22484" w:rsidRPr="0041418D" w:rsidRDefault="00EA5BCB" w:rsidP="00073537">
      <w:pPr>
        <w:pStyle w:val="NormalWeb"/>
        <w:rPr>
          <w:rFonts w:ascii="3DS V2" w:eastAsia="SimSun" w:hAnsi="3DS V2" w:cstheme="minorBidi"/>
          <w:lang w:val="fr-FR"/>
        </w:rPr>
      </w:pPr>
      <w:r w:rsidRPr="0041418D">
        <w:rPr>
          <w:rFonts w:ascii="3DS V2" w:eastAsia="SimSun" w:hAnsi="3DS V2" w:cstheme="minorBidi"/>
          <w:lang w:val="fr-FR"/>
        </w:rPr>
        <w:t>Notons que les deux cas constituent des triangulations de Delaunay valides. Bien que le segment 0</w:t>
      </w:r>
      <w:r w:rsidR="00DF7192">
        <w:rPr>
          <w:rFonts w:ascii="3DS V2" w:eastAsia="SimSun" w:hAnsi="3DS V2" w:cstheme="minorBidi"/>
          <w:lang w:val="fr-FR"/>
        </w:rPr>
        <w:t xml:space="preserve"> - </w:t>
      </w:r>
      <w:r w:rsidRPr="0041418D">
        <w:rPr>
          <w:rFonts w:ascii="3DS V2" w:eastAsia="SimSun" w:hAnsi="3DS V2" w:cstheme="minorBidi"/>
          <w:lang w:val="fr-FR"/>
        </w:rPr>
        <w:t>2 et 1</w:t>
      </w:r>
      <w:r w:rsidR="00DF7192">
        <w:rPr>
          <w:rFonts w:ascii="3DS V2" w:eastAsia="SimSun" w:hAnsi="3DS V2" w:cstheme="minorBidi"/>
          <w:lang w:val="fr-FR"/>
        </w:rPr>
        <w:t xml:space="preserve"> - </w:t>
      </w:r>
      <w:r w:rsidRPr="0041418D">
        <w:rPr>
          <w:rFonts w:ascii="3DS V2" w:eastAsia="SimSun" w:hAnsi="3DS V2" w:cstheme="minorBidi"/>
          <w:lang w:val="fr-FR"/>
        </w:rPr>
        <w:t>3 aient une longueur égale, dans la première configuration le segment 13 n’est pas considéré comme adjacent tandis que le segment 02 l’est, et inversement dans la seconde configuration.</w:t>
      </w:r>
    </w:p>
    <w:p w14:paraId="73ACD41F" w14:textId="58B54E3B" w:rsidR="000876C0" w:rsidRPr="000876C0" w:rsidRDefault="00E53A9B" w:rsidP="000876C0">
      <w:pPr>
        <w:pStyle w:val="NormalWeb"/>
        <w:rPr>
          <w:rFonts w:ascii="3DS V2" w:eastAsia="SimSun" w:hAnsi="3DS V2" w:cstheme="minorBidi"/>
          <w:lang w:val="fr-FR"/>
        </w:rPr>
      </w:pPr>
      <w:r w:rsidRPr="00E53A9B">
        <w:rPr>
          <w:rFonts w:ascii="3DS V2" w:eastAsia="SimSun" w:hAnsi="3DS V2" w:cstheme="minorBidi"/>
          <w:lang w:val="fr-FR"/>
        </w:rPr>
        <w:t xml:space="preserve">Mais cette caractéristique, qui semble </w:t>
      </w:r>
      <w:r w:rsidR="000876C0">
        <w:rPr>
          <w:rFonts w:ascii="3DS V2" w:eastAsia="SimSun" w:hAnsi="3DS V2" w:cstheme="minorBidi"/>
          <w:lang w:val="fr-FR"/>
        </w:rPr>
        <w:t>à</w:t>
      </w:r>
      <w:r w:rsidRPr="00E53A9B">
        <w:rPr>
          <w:rFonts w:ascii="3DS V2" w:eastAsia="SimSun" w:hAnsi="3DS V2" w:cstheme="minorBidi"/>
          <w:lang w:val="fr-FR"/>
        </w:rPr>
        <w:t xml:space="preserve"> </w:t>
      </w:r>
      <w:r w:rsidR="008716A3">
        <w:rPr>
          <w:rFonts w:ascii="3DS V2" w:eastAsia="SimSun" w:hAnsi="3DS V2" w:cstheme="minorBidi"/>
          <w:lang w:val="fr-FR"/>
        </w:rPr>
        <w:t>un problème</w:t>
      </w:r>
      <w:r w:rsidRPr="00E53A9B">
        <w:rPr>
          <w:rFonts w:ascii="3DS V2" w:eastAsia="SimSun" w:hAnsi="3DS V2" w:cstheme="minorBidi"/>
          <w:lang w:val="fr-FR"/>
        </w:rPr>
        <w:t xml:space="preserve">, a </w:t>
      </w:r>
      <w:r>
        <w:rPr>
          <w:rFonts w:ascii="3DS V2" w:eastAsia="SimSun" w:hAnsi="3DS V2" w:cstheme="minorBidi"/>
          <w:lang w:val="fr-FR"/>
        </w:rPr>
        <w:t>« </w:t>
      </w:r>
      <w:r w:rsidRPr="00E53A9B">
        <w:rPr>
          <w:rFonts w:ascii="3DS V2" w:eastAsia="SimSun" w:hAnsi="3DS V2" w:cstheme="minorBidi"/>
          <w:lang w:val="fr-FR"/>
        </w:rPr>
        <w:t>par erreur</w:t>
      </w:r>
      <w:r>
        <w:rPr>
          <w:rFonts w:ascii="3DS V2" w:eastAsia="SimSun" w:hAnsi="3DS V2" w:cstheme="minorBidi"/>
          <w:lang w:val="fr-FR"/>
        </w:rPr>
        <w:t> »</w:t>
      </w:r>
      <w:r w:rsidRPr="00E53A9B">
        <w:rPr>
          <w:rFonts w:ascii="3DS V2" w:eastAsia="SimSun" w:hAnsi="3DS V2" w:cstheme="minorBidi"/>
          <w:lang w:val="fr-FR"/>
        </w:rPr>
        <w:t xml:space="preserve"> </w:t>
      </w:r>
      <w:r w:rsidR="00B85207">
        <w:rPr>
          <w:rFonts w:ascii="3DS V2" w:eastAsia="SimSun" w:hAnsi="3DS V2" w:cstheme="minorBidi"/>
          <w:lang w:val="fr-FR"/>
        </w:rPr>
        <w:t>évité le</w:t>
      </w:r>
      <w:r>
        <w:rPr>
          <w:rFonts w:ascii="3DS V2" w:eastAsia="SimSun" w:hAnsi="3DS V2" w:cstheme="minorBidi"/>
          <w:lang w:val="fr-FR"/>
        </w:rPr>
        <w:t xml:space="preserve"> croisement des câbles.</w:t>
      </w:r>
      <w:r w:rsidR="000876C0" w:rsidRPr="000876C0">
        <w:rPr>
          <w:rFonts w:ascii="3DS V2" w:eastAsia="SimSun" w:hAnsi="3DS V2" w:cstheme="minorBidi"/>
          <w:lang w:val="fr-FR"/>
        </w:rPr>
        <w:t xml:space="preserve"> Nous y reviendrons plus tard</w:t>
      </w:r>
      <w:r w:rsidR="00B85207">
        <w:rPr>
          <w:rFonts w:ascii="3DS V2" w:eastAsia="SimSun" w:hAnsi="3DS V2" w:cstheme="minorBidi"/>
          <w:lang w:val="fr-FR"/>
        </w:rPr>
        <w:t xml:space="preserve"> dans </w:t>
      </w:r>
      <w:r w:rsidR="00686C13">
        <w:fldChar w:fldCharType="begin"/>
      </w:r>
      <w:r w:rsidR="00686C13" w:rsidRPr="005A4F2E">
        <w:rPr>
          <w:lang w:val="fr-FR"/>
          <w:rPrChange w:id="82" w:author="GOUTAUDIER Sébastien" w:date="2025-07-30T09:09:00Z">
            <w:rPr/>
          </w:rPrChange>
        </w:rPr>
        <w:instrText xml:space="preserve"> HYPERLINK \l "_Recherche_DFS" </w:instrText>
      </w:r>
      <w:r w:rsidR="00686C13">
        <w:fldChar w:fldCharType="separate"/>
      </w:r>
      <w:r w:rsidR="00B85207" w:rsidRPr="00B85207">
        <w:rPr>
          <w:rStyle w:val="Lienhypertexte"/>
          <w:rFonts w:ascii="3DS V2" w:eastAsia="SimSun" w:hAnsi="3DS V2" w:cstheme="minorBidi"/>
          <w:lang w:val="fr-FR"/>
        </w:rPr>
        <w:t>Recherche DFS</w:t>
      </w:r>
      <w:r w:rsidR="00686C13">
        <w:rPr>
          <w:rStyle w:val="Lienhypertexte"/>
          <w:rFonts w:ascii="3DS V2" w:eastAsia="SimSun" w:hAnsi="3DS V2" w:cstheme="minorBidi"/>
          <w:lang w:val="fr-FR"/>
        </w:rPr>
        <w:fldChar w:fldCharType="end"/>
      </w:r>
      <w:r w:rsidR="000876C0" w:rsidRPr="000876C0">
        <w:rPr>
          <w:rFonts w:ascii="3DS V2" w:eastAsia="SimSun" w:hAnsi="3DS V2" w:cstheme="minorBidi"/>
          <w:lang w:val="fr-FR"/>
        </w:rPr>
        <w:t>.</w:t>
      </w:r>
    </w:p>
    <w:p w14:paraId="4A05697F" w14:textId="48529B61" w:rsidR="00152DE6" w:rsidRPr="00152DE6" w:rsidRDefault="00152DE6" w:rsidP="00152DE6">
      <w:pPr>
        <w:pStyle w:val="NormalWeb"/>
        <w:rPr>
          <w:rFonts w:ascii="3DS V2" w:eastAsia="SimSun" w:hAnsi="3DS V2" w:cstheme="minorBidi"/>
          <w:lang w:val="fr-FR"/>
        </w:rPr>
      </w:pPr>
      <w:r>
        <w:rPr>
          <w:rFonts w:ascii="3DS V2" w:eastAsia="SimSun" w:hAnsi="3DS V2" w:cstheme="minorBidi"/>
          <w:lang w:val="fr-FR"/>
        </w:rPr>
        <w:lastRenderedPageBreak/>
        <w:br w:type="page"/>
      </w:r>
    </w:p>
    <w:p w14:paraId="01642074" w14:textId="47D5C5E8" w:rsidR="00DB4024" w:rsidRPr="00287A18" w:rsidRDefault="00DB4024" w:rsidP="00DB4024">
      <w:pPr>
        <w:pStyle w:val="Titre3"/>
        <w:rPr>
          <w:rFonts w:ascii="3DS V2" w:hAnsi="3DS V2"/>
          <w:sz w:val="32"/>
          <w:szCs w:val="32"/>
        </w:rPr>
      </w:pPr>
      <w:bookmarkStart w:id="83" w:name="_Toc203728037"/>
      <w:r>
        <w:rPr>
          <w:rFonts w:ascii="3DS V2" w:hAnsi="3DS V2"/>
          <w:sz w:val="32"/>
          <w:szCs w:val="32"/>
        </w:rPr>
        <w:lastRenderedPageBreak/>
        <w:t>Stratégie de recherche</w:t>
      </w:r>
      <w:bookmarkEnd w:id="83"/>
    </w:p>
    <w:p w14:paraId="0F86D046" w14:textId="0972FB74" w:rsidR="00C1064F" w:rsidRPr="00C1064F" w:rsidRDefault="00C1064F" w:rsidP="00C1064F">
      <w:pPr>
        <w:pStyle w:val="NormalWeb"/>
        <w:rPr>
          <w:rFonts w:ascii="3DS V2" w:eastAsia="SimSun" w:hAnsi="3DS V2" w:cstheme="minorBidi"/>
          <w:lang w:val="fr-FR"/>
        </w:rPr>
      </w:pPr>
      <w:r w:rsidRPr="00C1064F">
        <w:rPr>
          <w:rFonts w:ascii="3DS V2" w:eastAsia="SimSun" w:hAnsi="3DS V2" w:cstheme="minorBidi"/>
          <w:lang w:val="fr-FR"/>
        </w:rPr>
        <w:t xml:space="preserve">Après avoir établi la table </w:t>
      </w:r>
      <w:commentRangeStart w:id="84"/>
      <w:r w:rsidRPr="00C1064F">
        <w:rPr>
          <w:rFonts w:ascii="3DS V2" w:eastAsia="SimSun" w:hAnsi="3DS V2" w:cstheme="minorBidi"/>
          <w:lang w:val="fr-FR"/>
        </w:rPr>
        <w:t xml:space="preserve">d'adjacence </w:t>
      </w:r>
      <w:commentRangeEnd w:id="84"/>
      <w:r w:rsidR="00272CFC">
        <w:rPr>
          <w:rStyle w:val="Marquedecommentaire"/>
          <w:szCs w:val="20"/>
          <w:lang w:val="fr-FR" w:eastAsia="en-US"/>
        </w:rPr>
        <w:commentReference w:id="84"/>
      </w:r>
      <w:r w:rsidRPr="00C1064F">
        <w:rPr>
          <w:rFonts w:ascii="3DS V2" w:eastAsia="SimSun" w:hAnsi="3DS V2" w:cstheme="minorBidi"/>
          <w:lang w:val="fr-FR"/>
        </w:rPr>
        <w:t xml:space="preserve">pour chaque connecteur, </w:t>
      </w:r>
      <w:r w:rsidR="00F427B0">
        <w:rPr>
          <w:rFonts w:ascii="3DS V2" w:eastAsia="SimSun" w:hAnsi="3DS V2" w:cstheme="minorBidi"/>
          <w:lang w:val="fr-FR"/>
        </w:rPr>
        <w:t>toutes l</w:t>
      </w:r>
      <w:r w:rsidRPr="00C1064F">
        <w:rPr>
          <w:rFonts w:ascii="3DS V2" w:eastAsia="SimSun" w:hAnsi="3DS V2" w:cstheme="minorBidi"/>
          <w:lang w:val="fr-FR"/>
        </w:rPr>
        <w:t>es conditions nécessaires à la réalisation de notre objectif final</w:t>
      </w:r>
      <w:r w:rsidR="003F4BCC">
        <w:rPr>
          <w:rFonts w:ascii="3DS V2" w:eastAsia="SimSun" w:hAnsi="3DS V2" w:cstheme="minorBidi"/>
          <w:lang w:val="fr-FR"/>
        </w:rPr>
        <w:t>, donc</w:t>
      </w:r>
      <w:r w:rsidRPr="00C1064F">
        <w:rPr>
          <w:rFonts w:ascii="3DS V2" w:eastAsia="SimSun" w:hAnsi="3DS V2" w:cstheme="minorBidi"/>
          <w:lang w:val="fr-FR"/>
        </w:rPr>
        <w:t xml:space="preserve"> l’allocation automatique</w:t>
      </w:r>
      <w:r w:rsidR="003F4BCC">
        <w:rPr>
          <w:rFonts w:ascii="3DS V2" w:eastAsia="SimSun" w:hAnsi="3DS V2" w:cstheme="minorBidi"/>
          <w:lang w:val="fr-FR"/>
        </w:rPr>
        <w:t xml:space="preserve">, </w:t>
      </w:r>
      <w:r w:rsidRPr="00C1064F">
        <w:rPr>
          <w:rFonts w:ascii="3DS V2" w:eastAsia="SimSun" w:hAnsi="3DS V2" w:cstheme="minorBidi"/>
          <w:lang w:val="fr-FR"/>
        </w:rPr>
        <w:t>est désormais réuni.</w:t>
      </w:r>
      <w:r w:rsidR="00B3354C">
        <w:rPr>
          <w:rFonts w:ascii="3DS V2" w:eastAsia="SimSun" w:hAnsi="3DS V2" w:cstheme="minorBidi"/>
          <w:lang w:val="fr-FR"/>
        </w:rPr>
        <w:t xml:space="preserve"> </w:t>
      </w:r>
      <w:r w:rsidRPr="00C1064F">
        <w:rPr>
          <w:rFonts w:ascii="3DS V2" w:eastAsia="SimSun" w:hAnsi="3DS V2" w:cstheme="minorBidi"/>
          <w:lang w:val="fr-FR"/>
        </w:rPr>
        <w:t>Dans le cadre d</w:t>
      </w:r>
      <w:r w:rsidR="007343FE">
        <w:rPr>
          <w:rFonts w:ascii="3DS V2" w:eastAsia="SimSun" w:hAnsi="3DS V2" w:cstheme="minorBidi"/>
          <w:lang w:val="fr-FR"/>
        </w:rPr>
        <w:t>u</w:t>
      </w:r>
      <w:r w:rsidRPr="00C1064F">
        <w:rPr>
          <w:rFonts w:ascii="3DS V2" w:eastAsia="SimSun" w:hAnsi="3DS V2" w:cstheme="minorBidi"/>
          <w:lang w:val="fr-FR"/>
        </w:rPr>
        <w:t xml:space="preserve"> problématique, </w:t>
      </w:r>
      <w:r>
        <w:rPr>
          <w:rFonts w:ascii="3DS V2" w:eastAsia="SimSun" w:hAnsi="3DS V2" w:cstheme="minorBidi"/>
          <w:lang w:val="fr-FR"/>
        </w:rPr>
        <w:t xml:space="preserve">il y a </w:t>
      </w:r>
      <w:r w:rsidRPr="00C1064F">
        <w:rPr>
          <w:rFonts w:ascii="3DS V2" w:eastAsia="SimSun" w:hAnsi="3DS V2" w:cstheme="minorBidi"/>
          <w:lang w:val="fr-FR"/>
        </w:rPr>
        <w:t xml:space="preserve">deux approches </w:t>
      </w:r>
      <w:r>
        <w:rPr>
          <w:rFonts w:ascii="3DS V2" w:eastAsia="SimSun" w:hAnsi="3DS V2" w:cstheme="minorBidi"/>
          <w:lang w:val="fr-FR"/>
        </w:rPr>
        <w:t xml:space="preserve">possibles </w:t>
      </w:r>
      <w:r w:rsidRPr="00C1064F">
        <w:rPr>
          <w:rFonts w:ascii="3DS V2" w:eastAsia="SimSun" w:hAnsi="3DS V2" w:cstheme="minorBidi"/>
          <w:lang w:val="fr-FR"/>
        </w:rPr>
        <w:t>:</w:t>
      </w:r>
    </w:p>
    <w:p w14:paraId="41F0BD9C" w14:textId="7C797FDD" w:rsidR="00C1064F" w:rsidRPr="00C1064F" w:rsidRDefault="00076611" w:rsidP="00C1064F">
      <w:pPr>
        <w:pStyle w:val="NormalWeb"/>
        <w:numPr>
          <w:ilvl w:val="0"/>
          <w:numId w:val="33"/>
        </w:numPr>
        <w:rPr>
          <w:rFonts w:ascii="3DS V2" w:eastAsia="SimSun" w:hAnsi="3DS V2" w:cstheme="minorBidi"/>
          <w:lang w:val="fr-FR"/>
        </w:rPr>
      </w:pPr>
      <w:r>
        <w:rPr>
          <w:rFonts w:ascii="3DS V2" w:eastAsia="SimSun" w:hAnsi="3DS V2" w:cstheme="minorBidi"/>
          <w:lang w:val="fr-FR"/>
        </w:rPr>
        <w:t>Soit</w:t>
      </w:r>
      <w:r w:rsidR="00C1064F" w:rsidRPr="00C1064F">
        <w:rPr>
          <w:rFonts w:ascii="3DS V2" w:eastAsia="SimSun" w:hAnsi="3DS V2" w:cstheme="minorBidi"/>
          <w:lang w:val="fr-FR"/>
        </w:rPr>
        <w:t xml:space="preserve"> basée sur un algorithme classique déterminist</w:t>
      </w:r>
      <w:r>
        <w:rPr>
          <w:rFonts w:ascii="3DS V2" w:eastAsia="SimSun" w:hAnsi="3DS V2" w:cstheme="minorBidi"/>
          <w:lang w:val="fr-FR"/>
        </w:rPr>
        <w:t>e.</w:t>
      </w:r>
    </w:p>
    <w:p w14:paraId="2695E118" w14:textId="5A2E2D97" w:rsidR="007B0766" w:rsidRPr="00BF3E30" w:rsidRDefault="00076611" w:rsidP="00BF3E30">
      <w:pPr>
        <w:pStyle w:val="NormalWeb"/>
        <w:numPr>
          <w:ilvl w:val="0"/>
          <w:numId w:val="33"/>
        </w:numPr>
        <w:rPr>
          <w:rFonts w:ascii="3DS V2" w:eastAsia="SimSun" w:hAnsi="3DS V2" w:cstheme="minorBidi"/>
          <w:lang w:val="fr-FR"/>
        </w:rPr>
      </w:pPr>
      <w:r>
        <w:rPr>
          <w:rFonts w:ascii="3DS V2" w:eastAsia="SimSun" w:hAnsi="3DS V2" w:cstheme="minorBidi"/>
          <w:lang w:val="fr-FR"/>
        </w:rPr>
        <w:t>Soit basée</w:t>
      </w:r>
      <w:r w:rsidR="00C1064F" w:rsidRPr="00C1064F">
        <w:rPr>
          <w:rFonts w:ascii="3DS V2" w:eastAsia="SimSun" w:hAnsi="3DS V2" w:cstheme="minorBidi"/>
          <w:lang w:val="fr-FR"/>
        </w:rPr>
        <w:t xml:space="preserve"> sur</w:t>
      </w:r>
      <w:r>
        <w:rPr>
          <w:rFonts w:ascii="3DS V2" w:eastAsia="SimSun" w:hAnsi="3DS V2" w:cstheme="minorBidi"/>
          <w:lang w:val="fr-FR"/>
        </w:rPr>
        <w:t xml:space="preserve"> </w:t>
      </w:r>
      <w:r w:rsidR="00C1064F" w:rsidRPr="00C1064F">
        <w:rPr>
          <w:rFonts w:ascii="3DS V2" w:eastAsia="SimSun" w:hAnsi="3DS V2" w:cstheme="minorBidi"/>
          <w:lang w:val="fr-FR"/>
        </w:rPr>
        <w:t>un modèle d’intelligence artificielle.</w:t>
      </w:r>
    </w:p>
    <w:p w14:paraId="6673E631" w14:textId="0752DF0A" w:rsidR="00287A18" w:rsidRPr="00287A18" w:rsidRDefault="001E613D" w:rsidP="00287A18">
      <w:pPr>
        <w:pStyle w:val="Titre3"/>
        <w:rPr>
          <w:rFonts w:ascii="3DS V2" w:hAnsi="3DS V2"/>
          <w:sz w:val="32"/>
          <w:szCs w:val="32"/>
        </w:rPr>
      </w:pPr>
      <w:bookmarkStart w:id="85" w:name="_Toc203728038"/>
      <w:r>
        <w:rPr>
          <w:rFonts w:ascii="3DS V2" w:hAnsi="3DS V2"/>
          <w:sz w:val="32"/>
          <w:szCs w:val="32"/>
        </w:rPr>
        <w:t>Algorithme classique</w:t>
      </w:r>
      <w:bookmarkEnd w:id="85"/>
      <w:r w:rsidRPr="001E0E7E">
        <w:rPr>
          <w:rFonts w:ascii="3DS V2" w:hAnsi="3DS V2"/>
          <w:sz w:val="32"/>
          <w:szCs w:val="32"/>
        </w:rPr>
        <w:t xml:space="preserve"> </w:t>
      </w:r>
    </w:p>
    <w:p w14:paraId="2F55D3B0" w14:textId="11433211" w:rsidR="002B51E4" w:rsidRDefault="00C27E59" w:rsidP="00C27E59">
      <w:pPr>
        <w:rPr>
          <w:rFonts w:ascii="3DS V2" w:hAnsi="3DS V2"/>
          <w:sz w:val="24"/>
          <w:szCs w:val="24"/>
        </w:rPr>
      </w:pPr>
      <w:r w:rsidRPr="00BF3E30">
        <w:rPr>
          <w:rFonts w:ascii="3DS V2" w:hAnsi="3DS V2"/>
          <w:sz w:val="24"/>
          <w:szCs w:val="24"/>
        </w:rPr>
        <w:t xml:space="preserve">La méthode plus simple est sans doute la recherche par retour </w:t>
      </w:r>
      <w:r w:rsidR="004F126F" w:rsidRPr="00BF3E30">
        <w:rPr>
          <w:rFonts w:ascii="3DS V2" w:hAnsi="3DS V2"/>
          <w:sz w:val="24"/>
          <w:szCs w:val="24"/>
        </w:rPr>
        <w:t xml:space="preserve">sur </w:t>
      </w:r>
      <w:commentRangeStart w:id="86"/>
      <w:r w:rsidR="004F126F" w:rsidRPr="00BF3E30">
        <w:rPr>
          <w:rFonts w:ascii="3DS V2" w:hAnsi="3DS V2"/>
          <w:sz w:val="24"/>
          <w:szCs w:val="24"/>
        </w:rPr>
        <w:t>trace</w:t>
      </w:r>
      <w:commentRangeEnd w:id="86"/>
      <w:r w:rsidR="00272CFC">
        <w:rPr>
          <w:rStyle w:val="Marquedecommentaire"/>
          <w:rFonts w:ascii="Times New Roman" w:eastAsia="Times New Roman" w:hAnsi="Times New Roman" w:cs="Times New Roman"/>
          <w:szCs w:val="20"/>
        </w:rPr>
        <w:commentReference w:id="86"/>
      </w:r>
      <w:r w:rsidR="00BF3E30">
        <w:rPr>
          <w:rFonts w:ascii="3DS V2" w:hAnsi="3DS V2"/>
          <w:sz w:val="24"/>
          <w:szCs w:val="24"/>
        </w:rPr>
        <w:t>, dite « </w:t>
      </w:r>
      <w:r w:rsidR="00BF3E30" w:rsidRPr="009B189C">
        <w:rPr>
          <w:rFonts w:ascii="3DS V2" w:hAnsi="3DS V2"/>
          <w:sz w:val="24"/>
          <w:szCs w:val="24"/>
        </w:rPr>
        <w:t>Backtracking</w:t>
      </w:r>
      <w:r w:rsidR="00BF3E30">
        <w:rPr>
          <w:rFonts w:ascii="3DS V2" w:hAnsi="3DS V2"/>
          <w:sz w:val="24"/>
          <w:szCs w:val="24"/>
        </w:rPr>
        <w:t> » en anglais</w:t>
      </w:r>
      <w:r w:rsidR="004F126F" w:rsidRPr="00BF3E30">
        <w:rPr>
          <w:rFonts w:ascii="3DS V2" w:hAnsi="3DS V2"/>
          <w:sz w:val="24"/>
          <w:szCs w:val="24"/>
        </w:rPr>
        <w:t>. Elle</w:t>
      </w:r>
      <w:r w:rsidRPr="00BF3E30">
        <w:rPr>
          <w:rFonts w:ascii="3DS V2" w:hAnsi="3DS V2"/>
          <w:sz w:val="24"/>
          <w:szCs w:val="24"/>
        </w:rPr>
        <w:t xml:space="preserve"> est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4E8B51A2" w:rsidR="00287A18" w:rsidRDefault="00C27E59" w:rsidP="00C27E59">
      <w:pPr>
        <w:rPr>
          <w:rFonts w:ascii="3DS V2" w:hAnsi="3DS V2"/>
          <w:sz w:val="24"/>
          <w:szCs w:val="24"/>
        </w:rPr>
      </w:pPr>
      <w:r w:rsidRPr="00BF3E30">
        <w:rPr>
          <w:rFonts w:ascii="3DS V2" w:hAnsi="3DS V2"/>
          <w:sz w:val="24"/>
          <w:szCs w:val="24"/>
        </w:rPr>
        <w:t xml:space="preserve">Néanmoins, </w:t>
      </w:r>
      <w:r w:rsidR="000F106B" w:rsidRPr="00BF3E30">
        <w:rPr>
          <w:rFonts w:ascii="3DS V2" w:hAnsi="3DS V2"/>
          <w:sz w:val="24"/>
          <w:szCs w:val="24"/>
        </w:rPr>
        <w:t xml:space="preserve">bien qu’elle ait une simplicité à la réalisation, elle peut </w:t>
      </w:r>
      <w:r w:rsidR="002B51E4">
        <w:rPr>
          <w:rFonts w:ascii="3DS V2" w:hAnsi="3DS V2"/>
          <w:sz w:val="24"/>
          <w:szCs w:val="24"/>
        </w:rPr>
        <w:t>avoir</w:t>
      </w:r>
      <w:r w:rsidRPr="00BF3E30">
        <w:rPr>
          <w:rFonts w:ascii="3DS V2" w:hAnsi="3DS V2"/>
          <w:sz w:val="24"/>
          <w:szCs w:val="24"/>
        </w:rPr>
        <w:t xml:space="preserve"> une complexité temporelle </w:t>
      </w:r>
      <w:r w:rsidR="00E06CD0">
        <w:rPr>
          <w:rFonts w:ascii="3DS V2" w:hAnsi="3DS V2"/>
          <w:sz w:val="24"/>
          <w:szCs w:val="24"/>
        </w:rPr>
        <w:t xml:space="preserve">et spatiale </w:t>
      </w:r>
      <w:commentRangeStart w:id="87"/>
      <w:commentRangeStart w:id="88"/>
      <w:r w:rsidR="000F106B" w:rsidRPr="00BF3E30">
        <w:rPr>
          <w:rFonts w:ascii="3DS V2" w:hAnsi="3DS V2"/>
          <w:sz w:val="24"/>
          <w:szCs w:val="24"/>
        </w:rPr>
        <w:t>hallucinant</w:t>
      </w:r>
      <w:r w:rsidR="00996D31">
        <w:rPr>
          <w:rFonts w:ascii="3DS V2" w:hAnsi="3DS V2"/>
          <w:sz w:val="24"/>
          <w:szCs w:val="24"/>
        </w:rPr>
        <w:t>e</w:t>
      </w:r>
      <w:r w:rsidRPr="00BF3E30">
        <w:rPr>
          <w:rFonts w:ascii="3DS V2" w:hAnsi="3DS V2"/>
          <w:sz w:val="24"/>
          <w:szCs w:val="24"/>
        </w:rPr>
        <w:t xml:space="preserve"> </w:t>
      </w:r>
      <w:commentRangeEnd w:id="87"/>
      <w:r w:rsidR="00272CFC">
        <w:rPr>
          <w:rStyle w:val="Marquedecommentaire"/>
          <w:rFonts w:ascii="Times New Roman" w:eastAsia="Times New Roman" w:hAnsi="Times New Roman" w:cs="Times New Roman"/>
          <w:szCs w:val="20"/>
        </w:rPr>
        <w:commentReference w:id="87"/>
      </w:r>
      <w:commentRangeEnd w:id="88"/>
      <w:r w:rsidR="00272CFC">
        <w:rPr>
          <w:rStyle w:val="Marquedecommentaire"/>
          <w:rFonts w:ascii="Times New Roman" w:eastAsia="Times New Roman" w:hAnsi="Times New Roman" w:cs="Times New Roman"/>
          <w:szCs w:val="20"/>
        </w:rPr>
        <w:commentReference w:id="88"/>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Nous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01333546" w:rsidR="00E40A91" w:rsidRPr="00A96D0D" w:rsidRDefault="00E40A91" w:rsidP="00C27E59">
      <w:pPr>
        <w:rPr>
          <w:rFonts w:ascii="Cambria Math" w:hAnsi="Cambria Math"/>
          <w:sz w:val="24"/>
          <w:szCs w:val="24"/>
        </w:rPr>
      </w:pPr>
      <w:r w:rsidRPr="00C2239B">
        <w:rPr>
          <w:rFonts w:ascii="Cambria Math" w:hAnsi="Cambria Math"/>
          <w:b/>
          <w:bCs/>
          <w:sz w:val="24"/>
          <w:szCs w:val="24"/>
        </w:rPr>
        <w:t>Initialisation</w:t>
      </w:r>
      <w:r w:rsidRPr="00A96D0D">
        <w:rPr>
          <w:rFonts w:ascii="Cambria Math" w:hAnsi="Cambria Math"/>
          <w:sz w:val="24"/>
          <w:szCs w:val="24"/>
        </w:rPr>
        <w:t xml:space="preserve"> : </w:t>
      </w:r>
    </w:p>
    <w:p w14:paraId="645F4DBC" w14:textId="439CCA2B" w:rsidR="00E40A91" w:rsidRPr="00A96D0D" w:rsidRDefault="00E40A91" w:rsidP="00C27E59">
      <w:pPr>
        <w:rPr>
          <w:rFonts w:ascii="Cambria Math" w:hAnsi="Cambria Math"/>
          <w:sz w:val="24"/>
          <w:szCs w:val="24"/>
        </w:rPr>
      </w:pPr>
      <w:r w:rsidRPr="00A96D0D">
        <w:rPr>
          <w:rFonts w:ascii="Cambria Math" w:hAnsi="Cambria Math"/>
          <w:sz w:val="24"/>
          <w:szCs w:val="24"/>
        </w:rPr>
        <w:t xml:space="preserve">Si la profondeur </w:t>
      </w:r>
      <w:r w:rsidR="00BD017B">
        <w:rPr>
          <w:rFonts w:ascii="Cambria Math" w:hAnsi="Cambria Math"/>
          <w:sz w:val="24"/>
          <w:szCs w:val="24"/>
        </w:rPr>
        <w:t xml:space="preserve">de recherche </w:t>
      </w:r>
      <m:oMath>
        <m:r>
          <w:rPr>
            <w:rFonts w:ascii="Cambria Math" w:hAnsi="Cambria Math"/>
            <w:sz w:val="24"/>
            <w:szCs w:val="24"/>
          </w:rPr>
          <m:t>d=0</m:t>
        </m:r>
      </m:oMath>
      <w:r w:rsidRPr="00A96D0D">
        <w:rPr>
          <w:rFonts w:ascii="Cambria Math" w:hAnsi="Cambria Math"/>
          <w:sz w:val="24"/>
          <w:szCs w:val="24"/>
        </w:rPr>
        <w:t xml:space="preserve">, </w:t>
      </w:r>
      <w:commentRangeStart w:id="89"/>
      <w:r w:rsidRPr="00A96D0D">
        <w:rPr>
          <w:rFonts w:ascii="Cambria Math" w:hAnsi="Cambria Math"/>
          <w:sz w:val="24"/>
          <w:szCs w:val="24"/>
        </w:rPr>
        <w:t>seulement</w:t>
      </w:r>
      <w:commentRangeEnd w:id="89"/>
      <w:r w:rsidR="00272CFC">
        <w:rPr>
          <w:rStyle w:val="Marquedecommentaire"/>
          <w:rFonts w:ascii="Times New Roman" w:eastAsia="Times New Roman" w:hAnsi="Times New Roman" w:cs="Times New Roman"/>
          <w:szCs w:val="20"/>
        </w:rPr>
        <w:commentReference w:id="89"/>
      </w:r>
      <w:r w:rsidRPr="00A96D0D">
        <w:rPr>
          <w:rFonts w:ascii="Cambria Math" w:hAnsi="Cambria Math"/>
          <w:sz w:val="24"/>
          <w:szCs w:val="24"/>
        </w:rPr>
        <w:t xml:space="preserve">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Default="007B32B8" w:rsidP="00A660F6">
      <w:pPr>
        <w:rPr>
          <w:rFonts w:ascii="Cambria Math" w:hAnsi="Cambria Math"/>
          <w:sz w:val="24"/>
          <w:szCs w:val="24"/>
        </w:rPr>
      </w:pPr>
      <w:r w:rsidRPr="00C2239B">
        <w:rPr>
          <w:rFonts w:ascii="Cambria Math" w:hAnsi="Cambria Math"/>
          <w:b/>
          <w:bCs/>
          <w:sz w:val="24"/>
          <w:szCs w:val="24"/>
        </w:rPr>
        <w:t>H</w:t>
      </w:r>
      <w:r w:rsidR="00A96D0D" w:rsidRPr="00C2239B">
        <w:rPr>
          <w:rFonts w:ascii="Cambria Math" w:hAnsi="Cambria Math"/>
          <w:b/>
          <w:bCs/>
          <w:sz w:val="24"/>
          <w:szCs w:val="24"/>
        </w:rPr>
        <w:t>érédité</w:t>
      </w:r>
      <w:r w:rsidRPr="00A96D0D">
        <w:rPr>
          <w:rFonts w:ascii="Cambria Math" w:hAnsi="Cambria Math"/>
          <w:sz w:val="24"/>
          <w:szCs w:val="24"/>
        </w:rPr>
        <w:t xml:space="preserve"> : </w:t>
      </w:r>
    </w:p>
    <w:p w14:paraId="1960BB29" w14:textId="6F0F8372" w:rsidR="00A660F6" w:rsidRDefault="007B764E" w:rsidP="00A660F6">
      <w:pPr>
        <w:rPr>
          <w:rFonts w:ascii="Cambria Math" w:hAnsi="Cambria Math"/>
          <w:sz w:val="24"/>
          <w:szCs w:val="24"/>
        </w:rPr>
      </w:pPr>
      <w:r w:rsidRPr="00A96D0D">
        <w:rPr>
          <w:rFonts w:ascii="Cambria Math" w:hAnsi="Cambria Math"/>
          <w:sz w:val="24"/>
          <w:szCs w:val="24"/>
        </w:rPr>
        <w:t xml:space="preserve">Supposons qu’il existe une constante </w:t>
      </w:r>
      <m:oMath>
        <m:r>
          <w:rPr>
            <w:rFonts w:ascii="Cambria Math" w:hAnsi="Cambria Math"/>
            <w:sz w:val="24"/>
            <w:szCs w:val="24"/>
          </w:rPr>
          <m:t>c&gt;0</m:t>
        </m:r>
      </m:oMath>
      <w:r w:rsidRPr="00A96D0D">
        <w:rPr>
          <w:rFonts w:ascii="Cambria Math" w:hAnsi="Cambria Math"/>
          <w:sz w:val="24"/>
          <w:szCs w:val="24"/>
        </w:rPr>
        <w:t xml:space="preserve"> telle que, pour une </w:t>
      </w:r>
      <w:commentRangeStart w:id="90"/>
      <w:r w:rsidRPr="00A96D0D">
        <w:rPr>
          <w:rFonts w:ascii="Cambria Math" w:hAnsi="Cambria Math"/>
          <w:sz w:val="24"/>
          <w:szCs w:val="24"/>
        </w:rPr>
        <w:t>profondeur</w:t>
      </w:r>
      <w:commentRangeEnd w:id="90"/>
      <w:r w:rsidR="00272CFC">
        <w:rPr>
          <w:rStyle w:val="Marquedecommentaire"/>
          <w:rFonts w:ascii="Times New Roman" w:eastAsia="Times New Roman" w:hAnsi="Times New Roman" w:cs="Times New Roman"/>
          <w:szCs w:val="20"/>
        </w:rPr>
        <w:commentReference w:id="90"/>
      </w:r>
      <w:r w:rsidRPr="00A96D0D">
        <w:rPr>
          <w:rFonts w:ascii="Cambria Math" w:hAnsi="Cambria Math"/>
          <w:sz w:val="24"/>
          <w:szCs w:val="24"/>
        </w:rPr>
        <w:t xml:space="preserve"> quelconque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A660F6">
        <w:rPr>
          <w:rFonts w:ascii="Cambria Math" w:hAnsi="Cambria Math"/>
          <w:sz w:val="24"/>
          <w:szCs w:val="24"/>
        </w:rPr>
        <w:t xml:space="preserve">le nombre maximal d’étapes explorées </w:t>
      </w:r>
      <w:r w:rsidR="00A660F6">
        <w:rPr>
          <w:rFonts w:ascii="Cambria Math" w:hAnsi="Cambria Math"/>
          <w:sz w:val="24"/>
          <w:szCs w:val="24"/>
        </w:rPr>
        <w:t>est de :</w:t>
      </w:r>
    </w:p>
    <w:p w14:paraId="19C00129" w14:textId="24A642E3" w:rsidR="007B32B8" w:rsidRPr="00A96D0D" w:rsidRDefault="007B764E" w:rsidP="00A660F6">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4EC6CC65" w14:textId="51C77FFA" w:rsidR="00A660F6" w:rsidRDefault="00A660F6" w:rsidP="00C27E59">
      <w:pPr>
        <w:rPr>
          <w:rFonts w:ascii="Cambria Math" w:hAnsi="Cambria Math"/>
          <w:sz w:val="24"/>
          <w:szCs w:val="24"/>
        </w:rPr>
      </w:pPr>
      <w:r w:rsidRPr="00A660F6">
        <w:rPr>
          <w:rFonts w:ascii="Cambria Math" w:hAnsi="Cambria Math"/>
          <w:sz w:val="24"/>
          <w:szCs w:val="24"/>
        </w:rPr>
        <w:t xml:space="preserve">Où </w:t>
      </w:r>
      <m:oMath>
        <m:r>
          <w:rPr>
            <w:rFonts w:ascii="Cambria Math" w:hAnsi="Cambria Math"/>
            <w:sz w:val="24"/>
            <w:szCs w:val="24"/>
          </w:rPr>
          <m:t>b</m:t>
        </m:r>
      </m:oMath>
      <w:r>
        <w:rPr>
          <w:rFonts w:ascii="Cambria Math" w:hAnsi="Cambria Math"/>
          <w:sz w:val="24"/>
          <w:szCs w:val="24"/>
        </w:rPr>
        <w:t xml:space="preserve"> </w:t>
      </w:r>
      <w:r w:rsidRPr="00A660F6">
        <w:rPr>
          <w:rFonts w:ascii="Cambria Math" w:hAnsi="Cambria Math"/>
          <w:sz w:val="24"/>
          <w:szCs w:val="24"/>
        </w:rPr>
        <w:t xml:space="preserve">est le nombre maximal de choix possibles à chaque </w:t>
      </w:r>
      <w:commentRangeStart w:id="91"/>
      <w:r w:rsidRPr="00A660F6">
        <w:rPr>
          <w:rFonts w:ascii="Cambria Math" w:hAnsi="Cambria Math"/>
          <w:sz w:val="24"/>
          <w:szCs w:val="24"/>
        </w:rPr>
        <w:t>étape</w:t>
      </w:r>
      <w:commentRangeEnd w:id="91"/>
      <w:r w:rsidR="00272CFC">
        <w:rPr>
          <w:rStyle w:val="Marquedecommentaire"/>
          <w:rFonts w:ascii="Times New Roman" w:eastAsia="Times New Roman" w:hAnsi="Times New Roman" w:cs="Times New Roman"/>
          <w:szCs w:val="20"/>
        </w:rPr>
        <w:commentReference w:id="91"/>
      </w:r>
      <w:r w:rsidRPr="00A660F6">
        <w:rPr>
          <w:rFonts w:ascii="Cambria Math" w:hAnsi="Cambria Math"/>
          <w:sz w:val="24"/>
          <w:szCs w:val="24"/>
        </w:rPr>
        <w:t>.</w:t>
      </w:r>
      <w:r w:rsidRPr="00A96D0D">
        <w:rPr>
          <w:rFonts w:ascii="Cambria Math" w:hAnsi="Cambria Math"/>
          <w:sz w:val="24"/>
          <w:szCs w:val="24"/>
        </w:rPr>
        <w:t xml:space="preserve"> </w:t>
      </w:r>
    </w:p>
    <w:p w14:paraId="6D8588A3" w14:textId="77777777" w:rsidR="00287A18" w:rsidRDefault="00287A18" w:rsidP="00C27E59">
      <w:pPr>
        <w:rPr>
          <w:rFonts w:ascii="Cambria Math" w:hAnsi="Cambria Math"/>
          <w:sz w:val="24"/>
          <w:szCs w:val="24"/>
        </w:rPr>
      </w:pPr>
    </w:p>
    <w:p w14:paraId="0FD1E83B" w14:textId="53ADD4BA" w:rsidR="007B32B8" w:rsidRPr="00A96D0D" w:rsidRDefault="007B32B8" w:rsidP="00C27E59">
      <w:pPr>
        <w:rPr>
          <w:rFonts w:ascii="Cambria Math" w:hAnsi="Cambria Math"/>
          <w:sz w:val="24"/>
          <w:szCs w:val="24"/>
        </w:rPr>
      </w:pPr>
      <w:r w:rsidRPr="00A96D0D">
        <w:rPr>
          <w:rFonts w:ascii="Cambria Math" w:hAnsi="Cambria Math"/>
          <w:sz w:val="24"/>
          <w:szCs w:val="24"/>
        </w:rPr>
        <w:t xml:space="preserve">Considérons une exploration de profondeur </w:t>
      </w:r>
      <m:oMath>
        <m:r>
          <w:rPr>
            <w:rFonts w:ascii="Cambria Math" w:hAnsi="Cambria Math"/>
            <w:sz w:val="24"/>
            <w:szCs w:val="24"/>
          </w:rPr>
          <m:t>k+1 </m:t>
        </m:r>
      </m:oMath>
      <w:r w:rsidRPr="00A96D0D">
        <w:rPr>
          <w:rFonts w:ascii="Cambria Math" w:hAnsi="Cambria Math"/>
          <w:sz w:val="24"/>
          <w:szCs w:val="24"/>
        </w:rPr>
        <w:t xml:space="preserve">, Pour chaque choix, la suite de l’exploration correspond à une sous arborescence de profondeur k. dont le nombre d’étapes est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La totalité de l’exploration de profondeur K + 1 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A96D0D" w:rsidRDefault="007B32B8" w:rsidP="00C27E59">
      <w:pPr>
        <w:rPr>
          <w:rFonts w:ascii="Cambria Math" w:hAnsi="Cambria Math"/>
          <w:sz w:val="24"/>
          <w:szCs w:val="24"/>
        </w:rPr>
      </w:pPr>
      <w:r w:rsidRPr="00A96D0D">
        <w:rPr>
          <w:rFonts w:ascii="Cambria Math" w:hAnsi="Cambria Math"/>
          <w:sz w:val="24"/>
          <w:szCs w:val="24"/>
        </w:rPr>
        <w:t xml:space="preserve">Avec la notation big O, nous </w:t>
      </w:r>
      <w:r w:rsidR="00D63254">
        <w:rPr>
          <w:rFonts w:ascii="Cambria Math" w:hAnsi="Cambria Math"/>
          <w:sz w:val="24"/>
          <w:szCs w:val="24"/>
        </w:rPr>
        <w:t>obtenons</w:t>
      </w:r>
      <w:r w:rsidRPr="00A96D0D">
        <w:rPr>
          <w:rFonts w:ascii="Cambria Math" w:hAnsi="Cambria Math"/>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4930B113" w:rsidR="00B0720D" w:rsidRDefault="00287A18" w:rsidP="007D290B">
      <w:pPr>
        <w:spacing w:line="240" w:lineRule="auto"/>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w:t>
      </w:r>
      <w:del w:id="92" w:author="GOUTAUDIER Sébastien" w:date="2025-07-29T18:18:00Z">
        <w:r w:rsidR="005C2847" w:rsidRPr="00153CE4" w:rsidDel="00B7144D">
          <w:rPr>
            <w:rFonts w:ascii="3DS V2" w:hAnsi="3DS V2"/>
            <w:sz w:val="24"/>
            <w:szCs w:val="24"/>
          </w:rPr>
          <w:delText xml:space="preserve">à </w:delText>
        </w:r>
      </w:del>
      <w:ins w:id="93" w:author="GOUTAUDIER Sébastien" w:date="2025-07-29T18:18:00Z">
        <w:r w:rsidR="00B7144D">
          <w:rPr>
            <w:rFonts w:ascii="3DS V2" w:hAnsi="3DS V2"/>
            <w:sz w:val="24"/>
            <w:szCs w:val="24"/>
          </w:rPr>
          <w:t>sur</w:t>
        </w:r>
        <w:r w:rsidR="00B7144D" w:rsidRPr="00153CE4">
          <w:rPr>
            <w:rFonts w:ascii="3DS V2" w:hAnsi="3DS V2"/>
            <w:sz w:val="24"/>
            <w:szCs w:val="24"/>
          </w:rPr>
          <w:t xml:space="preserve"> </w:t>
        </w:r>
      </w:ins>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et modeste 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2D6FE0" w:rsidRPr="00153CE4">
        <w:rPr>
          <w:rFonts w:ascii="3DS V2" w:hAnsi="3DS V2"/>
          <w:sz w:val="24"/>
          <w:szCs w:val="24"/>
        </w:rPr>
        <w:t xml:space="preserve">fois </w:t>
      </w:r>
      <w:del w:id="94" w:author="GOUTAUDIER Sébastien" w:date="2025-07-29T18:19:00Z">
        <w:r w:rsidR="00B0720D" w:rsidRPr="00153CE4" w:rsidDel="00B7144D">
          <w:rPr>
            <w:rFonts w:ascii="3DS V2" w:hAnsi="3DS V2"/>
            <w:sz w:val="24"/>
            <w:szCs w:val="24"/>
          </w:rPr>
          <w:delText xml:space="preserve">de </w:delText>
        </w:r>
        <w:r w:rsidR="002D6FE0" w:rsidRPr="00153CE4" w:rsidDel="00B7144D">
          <w:rPr>
            <w:rFonts w:ascii="3DS V2" w:hAnsi="3DS V2"/>
            <w:sz w:val="24"/>
            <w:szCs w:val="24"/>
          </w:rPr>
          <w:delText>recherche</w:delText>
        </w:r>
      </w:del>
      <w:ins w:id="95" w:author="GOUTAUDIER Sébastien" w:date="2025-07-29T18:19:00Z">
        <w:r w:rsidR="00B7144D">
          <w:rPr>
            <w:rFonts w:ascii="3DS V2" w:hAnsi="3DS V2"/>
            <w:sz w:val="24"/>
            <w:szCs w:val="24"/>
          </w:rPr>
          <w:t>possibilités</w:t>
        </w:r>
      </w:ins>
      <w:r w:rsidR="00B0720D" w:rsidRPr="00153CE4">
        <w:rPr>
          <w:rFonts w:ascii="3DS V2" w:hAnsi="3DS V2"/>
          <w:sz w:val="24"/>
          <w:szCs w:val="24"/>
        </w:rPr>
        <w:t xml:space="preserve"> 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Supposons que l’exécutable de 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9B189C">
        <w:rPr>
          <w:rFonts w:ascii="3DS V2" w:hAnsi="3DS V2"/>
          <w:sz w:val="24"/>
          <w:szCs w:val="24"/>
          <w:lang w:eastAsia="zh-CN"/>
        </w:rPr>
        <w:t xml:space="preserve"> </w:t>
      </w:r>
      <w:r w:rsidR="00B0720D" w:rsidRPr="00153CE4">
        <w:rPr>
          <w:rFonts w:ascii="3DS V2" w:hAnsi="3DS V2"/>
          <w:sz w:val="24"/>
          <w:szCs w:val="24"/>
          <w:lang w:eastAsia="zh-CN"/>
        </w:rPr>
        <w:t>calculs</w:t>
      </w:r>
      <w:r w:rsidR="00B0720D" w:rsidRPr="009B189C">
        <w:rPr>
          <w:rFonts w:ascii="3DS V2" w:hAnsi="3DS V2"/>
          <w:sz w:val="24"/>
          <w:szCs w:val="24"/>
          <w:lang w:eastAsia="zh-CN"/>
        </w:rPr>
        <w:t xml:space="preserve"> </w:t>
      </w:r>
      <w:r w:rsidR="00B0720D" w:rsidRPr="00153CE4">
        <w:rPr>
          <w:rFonts w:ascii="3DS V2" w:hAnsi="3DS V2"/>
          <w:sz w:val="24"/>
          <w:szCs w:val="24"/>
          <w:lang w:eastAsia="zh-CN"/>
        </w:rPr>
        <w:t>dans</w:t>
      </w:r>
      <w:r w:rsidR="00D63254" w:rsidRPr="00153CE4">
        <w:rPr>
          <w:rFonts w:ascii="3DS V2" w:hAnsi="3DS V2"/>
          <w:sz w:val="24"/>
          <w:szCs w:val="24"/>
          <w:lang w:eastAsia="zh-CN"/>
        </w:rPr>
        <w:t xml:space="preserve"> une 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d’allocation automatique coûtera</w:t>
      </w:r>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45845AEB" w14:textId="3FDD0EEB" w:rsidR="00707A99" w:rsidRDefault="00707A99" w:rsidP="007D290B">
      <w:pPr>
        <w:spacing w:line="240" w:lineRule="auto"/>
        <w:rPr>
          <w:rFonts w:ascii="3DS V2" w:hAnsi="3DS V2"/>
          <w:sz w:val="24"/>
          <w:szCs w:val="24"/>
          <w:lang w:eastAsia="zh-CN"/>
        </w:rPr>
      </w:pPr>
      <w:r>
        <w:rPr>
          <w:rFonts w:ascii="3DS V2" w:hAnsi="3DS V2"/>
          <w:sz w:val="24"/>
          <w:szCs w:val="24"/>
          <w:lang w:eastAsia="zh-CN"/>
        </w:rPr>
        <w:t>Un autre problème est le nombre de solution propos</w:t>
      </w:r>
      <w:ins w:id="96" w:author="GOUTAUDIER Sébastien" w:date="2025-07-29T18:19:00Z">
        <w:r w:rsidR="00B7144D">
          <w:rPr>
            <w:rFonts w:ascii="3DS V2" w:hAnsi="3DS V2"/>
            <w:sz w:val="24"/>
            <w:szCs w:val="24"/>
            <w:lang w:eastAsia="zh-CN"/>
          </w:rPr>
          <w:t>ée</w:t>
        </w:r>
      </w:ins>
      <w:del w:id="97" w:author="GOUTAUDIER Sébastien" w:date="2025-07-29T18:19:00Z">
        <w:r w:rsidDel="00B7144D">
          <w:rPr>
            <w:rFonts w:ascii="3DS V2" w:hAnsi="3DS V2"/>
            <w:sz w:val="24"/>
            <w:szCs w:val="24"/>
            <w:lang w:eastAsia="zh-CN"/>
          </w:rPr>
          <w:delText>er</w:delText>
        </w:r>
      </w:del>
      <w:r>
        <w:rPr>
          <w:rFonts w:ascii="3DS V2" w:hAnsi="3DS V2"/>
          <w:sz w:val="24"/>
          <w:szCs w:val="24"/>
          <w:lang w:eastAsia="zh-CN"/>
        </w:rPr>
        <w:t xml:space="preserve">. </w:t>
      </w:r>
      <w:r w:rsidR="00F60A63" w:rsidRPr="00F60A63">
        <w:rPr>
          <w:rFonts w:ascii="3DS V2" w:hAnsi="3DS V2"/>
          <w:sz w:val="24"/>
          <w:szCs w:val="24"/>
          <w:lang w:eastAsia="zh-CN"/>
        </w:rPr>
        <w:t>Il est difficile de calculer le nombre de solutions pour un graphe quelconque tant que la structure du graphe n'est pas connue</w:t>
      </w:r>
      <w:r w:rsidR="00F60A63">
        <w:rPr>
          <w:rFonts w:ascii="3DS V2" w:hAnsi="3DS V2"/>
          <w:sz w:val="24"/>
          <w:szCs w:val="24"/>
          <w:lang w:eastAsia="zh-CN"/>
        </w:rPr>
        <w:t xml:space="preserve">. </w:t>
      </w:r>
      <w:r w:rsidR="00F60A63" w:rsidRPr="00F60A63">
        <w:rPr>
          <w:rFonts w:ascii="3DS V2" w:hAnsi="3DS V2"/>
          <w:sz w:val="24"/>
          <w:szCs w:val="24"/>
          <w:lang w:eastAsia="zh-CN"/>
        </w:rPr>
        <w:t>Mais nous pouvons faire une petite expérience pour estimer approximativement le nombre de solutions.</w:t>
      </w:r>
      <w:r w:rsidR="00222958">
        <w:rPr>
          <w:rFonts w:ascii="3DS V2" w:hAnsi="3DS V2"/>
          <w:sz w:val="24"/>
          <w:szCs w:val="24"/>
          <w:lang w:eastAsia="zh-CN"/>
        </w:rPr>
        <w:t xml:space="preserve"> Voici un tableau qui montre le nombre de solutions possible sur le connector 39 pin</w:t>
      </w:r>
      <w:proofErr w:type="gramStart"/>
      <w:r w:rsidR="00222958">
        <w:rPr>
          <w:rFonts w:ascii="3DS V2" w:hAnsi="3DS V2"/>
          <w:sz w:val="24"/>
          <w:szCs w:val="24"/>
          <w:lang w:eastAsia="zh-CN"/>
        </w:rPr>
        <w:t xml:space="preserve"> «EN</w:t>
      </w:r>
      <w:proofErr w:type="gramEnd"/>
      <w:r w:rsidR="00222958">
        <w:rPr>
          <w:rFonts w:ascii="3DS V2" w:hAnsi="3DS V2"/>
          <w:sz w:val="24"/>
          <w:szCs w:val="24"/>
          <w:lang w:eastAsia="zh-CN"/>
        </w:rPr>
        <w:t xml:space="preserve">354503 » : </w:t>
      </w:r>
    </w:p>
    <w:p w14:paraId="492484B1" w14:textId="77777777" w:rsidR="00222958" w:rsidRDefault="00222958" w:rsidP="00222958">
      <w:pPr>
        <w:keepNext/>
      </w:pPr>
      <w:r w:rsidRPr="00222958">
        <w:rPr>
          <w:rFonts w:ascii="3DS V2" w:hAnsi="3DS V2"/>
          <w:noProof/>
          <w:sz w:val="24"/>
          <w:szCs w:val="24"/>
          <w:lang w:eastAsia="zh-CN"/>
        </w:rPr>
        <w:drawing>
          <wp:inline distT="0" distB="0" distL="0" distR="0" wp14:anchorId="040509CF" wp14:editId="3F9D0F18">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608965"/>
                    </a:xfrm>
                    <a:prstGeom prst="rect">
                      <a:avLst/>
                    </a:prstGeom>
                  </pic:spPr>
                </pic:pic>
              </a:graphicData>
            </a:graphic>
          </wp:inline>
        </w:drawing>
      </w:r>
    </w:p>
    <w:p w14:paraId="6ADBCDD4" w14:textId="3A13D5C3" w:rsidR="00222958" w:rsidRDefault="00222958" w:rsidP="00222958">
      <w:pPr>
        <w:pStyle w:val="Lgende"/>
        <w:jc w:val="center"/>
        <w:rPr>
          <w:rFonts w:ascii="3DS V2" w:hAnsi="3DS V2"/>
          <w:sz w:val="24"/>
          <w:szCs w:val="24"/>
          <w:lang w:eastAsia="zh-CN"/>
        </w:rPr>
      </w:pPr>
      <w:r>
        <w:t xml:space="preserve">Figure </w:t>
      </w:r>
      <w:fldSimple w:instr=" SEQ Figure \* ARABIC ">
        <w:r w:rsidR="005D6F4E">
          <w:rPr>
            <w:noProof/>
          </w:rPr>
          <w:t>9</w:t>
        </w:r>
      </w:fldSimple>
      <w:r>
        <w:t xml:space="preserve"> : </w:t>
      </w:r>
      <w:commentRangeStart w:id="98"/>
      <w:commentRangeStart w:id="99"/>
      <w:r>
        <w:t>Partie</w:t>
      </w:r>
      <w:commentRangeEnd w:id="98"/>
      <w:r w:rsidR="00B7144D">
        <w:rPr>
          <w:rStyle w:val="Marquedecommentaire"/>
          <w:rFonts w:ascii="Times New Roman" w:eastAsia="Times New Roman" w:hAnsi="Times New Roman" w:cs="Times New Roman"/>
          <w:i w:val="0"/>
          <w:iCs w:val="0"/>
          <w:color w:val="auto"/>
          <w:szCs w:val="20"/>
        </w:rPr>
        <w:commentReference w:id="98"/>
      </w:r>
      <w:commentRangeEnd w:id="99"/>
      <w:r w:rsidR="00B7144D">
        <w:rPr>
          <w:rStyle w:val="Marquedecommentaire"/>
          <w:rFonts w:ascii="Times New Roman" w:eastAsia="Times New Roman" w:hAnsi="Times New Roman" w:cs="Times New Roman"/>
          <w:i w:val="0"/>
          <w:iCs w:val="0"/>
          <w:color w:val="auto"/>
          <w:szCs w:val="20"/>
        </w:rPr>
        <w:commentReference w:id="99"/>
      </w:r>
      <w:r>
        <w:t xml:space="preserve"> taille 22 de Connector "EN354503", 39 Pin 22 + 10 Pin 16</w:t>
      </w:r>
    </w:p>
    <w:tbl>
      <w:tblPr>
        <w:tblStyle w:val="Grilledutableau"/>
        <w:tblW w:w="8075" w:type="dxa"/>
        <w:jc w:val="center"/>
        <w:tblLook w:val="04A0" w:firstRow="1" w:lastRow="0" w:firstColumn="1" w:lastColumn="0" w:noHBand="0" w:noVBand="1"/>
      </w:tblPr>
      <w:tblGrid>
        <w:gridCol w:w="2830"/>
        <w:gridCol w:w="2410"/>
        <w:gridCol w:w="2835"/>
      </w:tblGrid>
      <w:tr w:rsidR="00F60A63" w14:paraId="341AECF6" w14:textId="105F99F9" w:rsidTr="00731565">
        <w:trPr>
          <w:jc w:val="center"/>
        </w:trPr>
        <w:tc>
          <w:tcPr>
            <w:tcW w:w="2830" w:type="dxa"/>
          </w:tcPr>
          <w:p w14:paraId="1104C3C9" w14:textId="1A9E7A00" w:rsidR="00F60A63" w:rsidRDefault="00F60A63" w:rsidP="00226F4A">
            <w:pPr>
              <w:rPr>
                <w:rFonts w:ascii="3DS V2" w:hAnsi="3DS V2"/>
                <w:sz w:val="24"/>
                <w:szCs w:val="24"/>
                <w:lang w:eastAsia="zh-CN"/>
              </w:rPr>
            </w:pPr>
            <w:r>
              <w:rPr>
                <w:rFonts w:ascii="3DS V2" w:hAnsi="3DS V2"/>
                <w:sz w:val="24"/>
                <w:szCs w:val="24"/>
                <w:lang w:eastAsia="zh-CN"/>
              </w:rPr>
              <w:t>N</w:t>
            </w:r>
            <w:r w:rsidR="00731565">
              <w:rPr>
                <w:rFonts w:ascii="3DS V2" w:hAnsi="3DS V2"/>
                <w:sz w:val="24"/>
                <w:szCs w:val="24"/>
                <w:lang w:eastAsia="zh-CN"/>
              </w:rPr>
              <w:t>b.</w:t>
            </w:r>
            <w:r>
              <w:rPr>
                <w:rFonts w:ascii="3DS V2" w:hAnsi="3DS V2"/>
                <w:sz w:val="24"/>
                <w:szCs w:val="24"/>
                <w:lang w:eastAsia="zh-CN"/>
              </w:rPr>
              <w:t xml:space="preserve"> </w:t>
            </w:r>
            <w:proofErr w:type="gramStart"/>
            <w:r>
              <w:rPr>
                <w:rFonts w:ascii="3DS V2" w:hAnsi="3DS V2"/>
                <w:sz w:val="24"/>
                <w:szCs w:val="24"/>
                <w:lang w:eastAsia="zh-CN"/>
              </w:rPr>
              <w:t>de</w:t>
            </w:r>
            <w:proofErr w:type="gramEnd"/>
            <w:r>
              <w:rPr>
                <w:rFonts w:ascii="3DS V2" w:hAnsi="3DS V2"/>
                <w:sz w:val="24"/>
                <w:szCs w:val="24"/>
                <w:lang w:eastAsia="zh-CN"/>
              </w:rPr>
              <w:t xml:space="preserve"> câble de deux fils </w:t>
            </w:r>
          </w:p>
        </w:tc>
        <w:tc>
          <w:tcPr>
            <w:tcW w:w="2410" w:type="dxa"/>
          </w:tcPr>
          <w:p w14:paraId="01CC3FB7" w14:textId="7764B872" w:rsidR="00F60A63" w:rsidRDefault="00F60A63" w:rsidP="00226F4A">
            <w:pPr>
              <w:rPr>
                <w:rFonts w:ascii="3DS V2" w:hAnsi="3DS V2"/>
                <w:sz w:val="24"/>
                <w:szCs w:val="24"/>
                <w:lang w:eastAsia="zh-CN"/>
              </w:rPr>
            </w:pPr>
            <w:r>
              <w:rPr>
                <w:rFonts w:ascii="3DS V2" w:hAnsi="3DS V2"/>
                <w:sz w:val="24"/>
                <w:szCs w:val="24"/>
                <w:lang w:eastAsia="zh-CN"/>
              </w:rPr>
              <w:t>N</w:t>
            </w:r>
            <w:r w:rsidR="00731565">
              <w:rPr>
                <w:rFonts w:ascii="3DS V2" w:hAnsi="3DS V2"/>
                <w:sz w:val="24"/>
                <w:szCs w:val="24"/>
                <w:lang w:eastAsia="zh-CN"/>
              </w:rPr>
              <w:t>b.</w:t>
            </w:r>
            <w:r>
              <w:rPr>
                <w:rFonts w:ascii="3DS V2" w:hAnsi="3DS V2"/>
                <w:sz w:val="24"/>
                <w:szCs w:val="24"/>
                <w:lang w:eastAsia="zh-CN"/>
              </w:rPr>
              <w:t xml:space="preserve"> </w:t>
            </w:r>
            <w:proofErr w:type="gramStart"/>
            <w:r>
              <w:rPr>
                <w:rFonts w:ascii="3DS V2" w:hAnsi="3DS V2"/>
                <w:sz w:val="24"/>
                <w:szCs w:val="24"/>
                <w:lang w:eastAsia="zh-CN"/>
              </w:rPr>
              <w:t>de</w:t>
            </w:r>
            <w:proofErr w:type="gramEnd"/>
            <w:r>
              <w:rPr>
                <w:rFonts w:ascii="3DS V2" w:hAnsi="3DS V2"/>
                <w:sz w:val="24"/>
                <w:szCs w:val="24"/>
                <w:lang w:eastAsia="zh-CN"/>
              </w:rPr>
              <w:t xml:space="preserve"> fils au totale</w:t>
            </w:r>
          </w:p>
        </w:tc>
        <w:tc>
          <w:tcPr>
            <w:tcW w:w="2835" w:type="dxa"/>
          </w:tcPr>
          <w:p w14:paraId="7ED7B3D5" w14:textId="4345FF83" w:rsidR="00F60A63" w:rsidRDefault="00F60A63" w:rsidP="00226F4A">
            <w:pPr>
              <w:rPr>
                <w:rFonts w:ascii="3DS V2" w:hAnsi="3DS V2"/>
                <w:sz w:val="24"/>
                <w:szCs w:val="24"/>
                <w:lang w:eastAsia="zh-CN"/>
              </w:rPr>
            </w:pPr>
            <w:r>
              <w:rPr>
                <w:rFonts w:ascii="3DS V2" w:hAnsi="3DS V2"/>
                <w:sz w:val="24"/>
                <w:szCs w:val="24"/>
                <w:lang w:eastAsia="zh-CN"/>
              </w:rPr>
              <w:t>N</w:t>
            </w:r>
            <w:r w:rsidR="00731565">
              <w:rPr>
                <w:rFonts w:ascii="3DS V2" w:hAnsi="3DS V2"/>
                <w:sz w:val="24"/>
                <w:szCs w:val="24"/>
                <w:lang w:eastAsia="zh-CN"/>
              </w:rPr>
              <w:t>b.</w:t>
            </w:r>
            <w:r>
              <w:rPr>
                <w:rFonts w:ascii="3DS V2" w:hAnsi="3DS V2"/>
                <w:sz w:val="24"/>
                <w:szCs w:val="24"/>
                <w:lang w:eastAsia="zh-CN"/>
              </w:rPr>
              <w:t xml:space="preserve"> </w:t>
            </w:r>
            <w:proofErr w:type="gramStart"/>
            <w:r>
              <w:rPr>
                <w:rFonts w:ascii="3DS V2" w:hAnsi="3DS V2"/>
                <w:sz w:val="24"/>
                <w:szCs w:val="24"/>
                <w:lang w:eastAsia="zh-CN"/>
              </w:rPr>
              <w:t>de</w:t>
            </w:r>
            <w:proofErr w:type="gramEnd"/>
            <w:r>
              <w:rPr>
                <w:rFonts w:ascii="3DS V2" w:hAnsi="3DS V2"/>
                <w:sz w:val="24"/>
                <w:szCs w:val="24"/>
                <w:lang w:eastAsia="zh-CN"/>
              </w:rPr>
              <w:t xml:space="preserve"> solution </w:t>
            </w:r>
            <w:r w:rsidR="003B7B9E">
              <w:rPr>
                <w:rFonts w:ascii="3DS V2" w:hAnsi="3DS V2"/>
                <w:sz w:val="24"/>
                <w:szCs w:val="24"/>
                <w:lang w:eastAsia="zh-CN"/>
              </w:rPr>
              <w:t>trouvée</w:t>
            </w:r>
          </w:p>
        </w:tc>
      </w:tr>
      <w:tr w:rsidR="00F60A63" w14:paraId="5DABE14D" w14:textId="7D172E69" w:rsidTr="00731565">
        <w:trPr>
          <w:jc w:val="center"/>
        </w:trPr>
        <w:tc>
          <w:tcPr>
            <w:tcW w:w="2830" w:type="dxa"/>
          </w:tcPr>
          <w:p w14:paraId="08017981" w14:textId="13ABA0B0" w:rsidR="00F60A63" w:rsidRDefault="00F60A63" w:rsidP="00B87D83">
            <w:pPr>
              <w:jc w:val="center"/>
              <w:rPr>
                <w:rFonts w:ascii="3DS V2" w:hAnsi="3DS V2"/>
                <w:sz w:val="24"/>
                <w:szCs w:val="24"/>
                <w:lang w:eastAsia="zh-CN"/>
              </w:rPr>
            </w:pPr>
            <w:r>
              <w:rPr>
                <w:rFonts w:ascii="3DS V2" w:hAnsi="3DS V2"/>
                <w:sz w:val="24"/>
                <w:szCs w:val="24"/>
                <w:lang w:eastAsia="zh-CN"/>
              </w:rPr>
              <w:t>1</w:t>
            </w:r>
          </w:p>
        </w:tc>
        <w:tc>
          <w:tcPr>
            <w:tcW w:w="2410" w:type="dxa"/>
          </w:tcPr>
          <w:p w14:paraId="2178EB9B" w14:textId="4A0FC855" w:rsidR="00F60A63" w:rsidRDefault="00F60A63" w:rsidP="00B87D83">
            <w:pPr>
              <w:jc w:val="center"/>
              <w:rPr>
                <w:rFonts w:ascii="3DS V2" w:hAnsi="3DS V2"/>
                <w:sz w:val="24"/>
                <w:szCs w:val="24"/>
                <w:lang w:eastAsia="zh-CN"/>
              </w:rPr>
            </w:pPr>
            <w:r>
              <w:rPr>
                <w:rFonts w:ascii="3DS V2" w:hAnsi="3DS V2"/>
                <w:sz w:val="24"/>
                <w:szCs w:val="24"/>
                <w:lang w:eastAsia="zh-CN"/>
              </w:rPr>
              <w:t>2</w:t>
            </w:r>
          </w:p>
        </w:tc>
        <w:tc>
          <w:tcPr>
            <w:tcW w:w="2835" w:type="dxa"/>
          </w:tcPr>
          <w:p w14:paraId="3B9EFF10" w14:textId="13B4FDCA" w:rsidR="00F60A63" w:rsidRDefault="00F60A63" w:rsidP="00731565">
            <w:pPr>
              <w:jc w:val="right"/>
              <w:rPr>
                <w:rFonts w:ascii="3DS V2" w:hAnsi="3DS V2"/>
                <w:sz w:val="24"/>
                <w:szCs w:val="24"/>
                <w:lang w:eastAsia="zh-CN"/>
              </w:rPr>
            </w:pPr>
            <w:r>
              <w:rPr>
                <w:rFonts w:ascii="3DS V2" w:hAnsi="3DS V2"/>
                <w:sz w:val="24"/>
                <w:szCs w:val="24"/>
                <w:lang w:eastAsia="zh-CN"/>
              </w:rPr>
              <w:t>75</w:t>
            </w:r>
          </w:p>
        </w:tc>
      </w:tr>
      <w:tr w:rsidR="00F60A63" w14:paraId="5BE27D36" w14:textId="5BE9B11E" w:rsidTr="00731565">
        <w:trPr>
          <w:jc w:val="center"/>
        </w:trPr>
        <w:tc>
          <w:tcPr>
            <w:tcW w:w="2830" w:type="dxa"/>
          </w:tcPr>
          <w:p w14:paraId="25EF34AB" w14:textId="4EC45B5D" w:rsidR="00F60A63" w:rsidRDefault="00F60A63" w:rsidP="00B87D83">
            <w:pPr>
              <w:jc w:val="center"/>
              <w:rPr>
                <w:rFonts w:ascii="3DS V2" w:hAnsi="3DS V2"/>
                <w:sz w:val="24"/>
                <w:szCs w:val="24"/>
                <w:lang w:eastAsia="zh-CN"/>
              </w:rPr>
            </w:pPr>
            <w:r>
              <w:rPr>
                <w:rFonts w:ascii="3DS V2" w:hAnsi="3DS V2"/>
                <w:sz w:val="24"/>
                <w:szCs w:val="24"/>
                <w:lang w:eastAsia="zh-CN"/>
              </w:rPr>
              <w:t>2</w:t>
            </w:r>
          </w:p>
        </w:tc>
        <w:tc>
          <w:tcPr>
            <w:tcW w:w="2410" w:type="dxa"/>
          </w:tcPr>
          <w:p w14:paraId="2ED58CB1" w14:textId="5A8547A2" w:rsidR="00F60A63" w:rsidRDefault="00F60A63" w:rsidP="00B87D83">
            <w:pPr>
              <w:jc w:val="center"/>
              <w:rPr>
                <w:rFonts w:ascii="3DS V2" w:hAnsi="3DS V2"/>
                <w:sz w:val="24"/>
                <w:szCs w:val="24"/>
                <w:lang w:eastAsia="zh-CN"/>
              </w:rPr>
            </w:pPr>
            <w:r>
              <w:rPr>
                <w:rFonts w:ascii="3DS V2" w:hAnsi="3DS V2"/>
                <w:sz w:val="24"/>
                <w:szCs w:val="24"/>
                <w:lang w:eastAsia="zh-CN"/>
              </w:rPr>
              <w:t>4</w:t>
            </w:r>
          </w:p>
        </w:tc>
        <w:tc>
          <w:tcPr>
            <w:tcW w:w="2835" w:type="dxa"/>
          </w:tcPr>
          <w:p w14:paraId="64C45AF6" w14:textId="6D26EAAE" w:rsidR="00F60A63" w:rsidRDefault="00F60A63" w:rsidP="00731565">
            <w:pPr>
              <w:jc w:val="right"/>
              <w:rPr>
                <w:rFonts w:ascii="3DS V2" w:hAnsi="3DS V2"/>
                <w:sz w:val="24"/>
                <w:szCs w:val="24"/>
                <w:lang w:eastAsia="zh-CN"/>
              </w:rPr>
            </w:pPr>
            <w:r>
              <w:rPr>
                <w:rFonts w:ascii="3DS V2" w:hAnsi="3DS V2"/>
                <w:sz w:val="24"/>
                <w:szCs w:val="24"/>
                <w:lang w:eastAsia="zh-CN"/>
              </w:rPr>
              <w:t>5</w:t>
            </w:r>
            <w:r w:rsidR="009D63F8">
              <w:rPr>
                <w:rFonts w:ascii="3DS V2" w:hAnsi="3DS V2"/>
                <w:sz w:val="24"/>
                <w:szCs w:val="24"/>
                <w:lang w:eastAsia="zh-CN"/>
              </w:rPr>
              <w:t xml:space="preserve"> </w:t>
            </w:r>
            <w:r>
              <w:rPr>
                <w:rFonts w:ascii="3DS V2" w:hAnsi="3DS V2"/>
                <w:sz w:val="24"/>
                <w:szCs w:val="24"/>
                <w:lang w:eastAsia="zh-CN"/>
              </w:rPr>
              <w:t>114</w:t>
            </w:r>
          </w:p>
        </w:tc>
      </w:tr>
      <w:tr w:rsidR="00F60A63" w14:paraId="271157C7" w14:textId="446A1870" w:rsidTr="00731565">
        <w:trPr>
          <w:jc w:val="center"/>
        </w:trPr>
        <w:tc>
          <w:tcPr>
            <w:tcW w:w="2830" w:type="dxa"/>
          </w:tcPr>
          <w:p w14:paraId="1AEA6566" w14:textId="254C1E8E" w:rsidR="00F60A63" w:rsidRDefault="00F60A63" w:rsidP="00B87D83">
            <w:pPr>
              <w:jc w:val="center"/>
              <w:rPr>
                <w:rFonts w:ascii="3DS V2" w:hAnsi="3DS V2"/>
                <w:sz w:val="24"/>
                <w:szCs w:val="24"/>
                <w:lang w:eastAsia="zh-CN"/>
              </w:rPr>
            </w:pPr>
            <w:r>
              <w:rPr>
                <w:rFonts w:ascii="3DS V2" w:hAnsi="3DS V2"/>
                <w:sz w:val="24"/>
                <w:szCs w:val="24"/>
                <w:lang w:eastAsia="zh-CN"/>
              </w:rPr>
              <w:t>3</w:t>
            </w:r>
          </w:p>
        </w:tc>
        <w:tc>
          <w:tcPr>
            <w:tcW w:w="2410" w:type="dxa"/>
          </w:tcPr>
          <w:p w14:paraId="3295C387" w14:textId="4619FB20" w:rsidR="00F60A63" w:rsidRDefault="00F60A63" w:rsidP="00B87D83">
            <w:pPr>
              <w:jc w:val="center"/>
              <w:rPr>
                <w:rFonts w:ascii="3DS V2" w:hAnsi="3DS V2"/>
                <w:sz w:val="24"/>
                <w:szCs w:val="24"/>
                <w:lang w:eastAsia="zh-CN"/>
              </w:rPr>
            </w:pPr>
            <w:r>
              <w:rPr>
                <w:rFonts w:ascii="3DS V2" w:hAnsi="3DS V2"/>
                <w:sz w:val="24"/>
                <w:szCs w:val="24"/>
                <w:lang w:eastAsia="zh-CN"/>
              </w:rPr>
              <w:t>6</w:t>
            </w:r>
          </w:p>
        </w:tc>
        <w:tc>
          <w:tcPr>
            <w:tcW w:w="2835" w:type="dxa"/>
          </w:tcPr>
          <w:p w14:paraId="2D40B94C" w14:textId="09060A67" w:rsidR="00F60A63" w:rsidRDefault="00F60A63" w:rsidP="00731565">
            <w:pPr>
              <w:jc w:val="right"/>
              <w:rPr>
                <w:rFonts w:ascii="3DS V2" w:hAnsi="3DS V2"/>
                <w:sz w:val="24"/>
                <w:szCs w:val="24"/>
                <w:lang w:eastAsia="zh-CN"/>
              </w:rPr>
            </w:pPr>
            <w:r>
              <w:rPr>
                <w:rFonts w:ascii="3DS V2" w:hAnsi="3DS V2"/>
                <w:sz w:val="24"/>
                <w:szCs w:val="24"/>
                <w:lang w:eastAsia="zh-CN"/>
              </w:rPr>
              <w:t>314</w:t>
            </w:r>
            <w:r w:rsidR="009D63F8">
              <w:rPr>
                <w:rFonts w:ascii="3DS V2" w:hAnsi="3DS V2"/>
                <w:sz w:val="24"/>
                <w:szCs w:val="24"/>
                <w:lang w:eastAsia="zh-CN"/>
              </w:rPr>
              <w:t xml:space="preserve"> </w:t>
            </w:r>
            <w:r>
              <w:rPr>
                <w:rFonts w:ascii="3DS V2" w:hAnsi="3DS V2"/>
                <w:sz w:val="24"/>
                <w:szCs w:val="24"/>
                <w:lang w:eastAsia="zh-CN"/>
              </w:rPr>
              <w:t>970</w:t>
            </w:r>
          </w:p>
        </w:tc>
      </w:tr>
      <w:tr w:rsidR="00F60A63" w14:paraId="1C202596" w14:textId="4B779B6D" w:rsidTr="00731565">
        <w:trPr>
          <w:jc w:val="center"/>
        </w:trPr>
        <w:tc>
          <w:tcPr>
            <w:tcW w:w="2830" w:type="dxa"/>
          </w:tcPr>
          <w:p w14:paraId="33639537" w14:textId="5EDDB11F" w:rsidR="00F60A63" w:rsidRDefault="00F60A63" w:rsidP="00B87D83">
            <w:pPr>
              <w:jc w:val="center"/>
              <w:rPr>
                <w:rFonts w:ascii="3DS V2" w:hAnsi="3DS V2"/>
                <w:sz w:val="24"/>
                <w:szCs w:val="24"/>
                <w:lang w:eastAsia="zh-CN"/>
              </w:rPr>
            </w:pPr>
            <w:r>
              <w:rPr>
                <w:rFonts w:ascii="3DS V2" w:hAnsi="3DS V2"/>
                <w:sz w:val="24"/>
                <w:szCs w:val="24"/>
                <w:lang w:eastAsia="zh-CN"/>
              </w:rPr>
              <w:t>4</w:t>
            </w:r>
          </w:p>
        </w:tc>
        <w:tc>
          <w:tcPr>
            <w:tcW w:w="2410" w:type="dxa"/>
          </w:tcPr>
          <w:p w14:paraId="229BA717" w14:textId="6DC3DC54" w:rsidR="00F60A63" w:rsidRPr="00F60A63" w:rsidRDefault="00F60A63" w:rsidP="00B87D83">
            <w:pPr>
              <w:jc w:val="center"/>
              <w:rPr>
                <w:rFonts w:ascii="3DS V2" w:hAnsi="3DS V2"/>
                <w:sz w:val="24"/>
                <w:szCs w:val="24"/>
                <w:lang w:eastAsia="zh-CN"/>
              </w:rPr>
            </w:pPr>
            <w:r>
              <w:rPr>
                <w:rFonts w:ascii="3DS V2" w:hAnsi="3DS V2"/>
                <w:sz w:val="24"/>
                <w:szCs w:val="24"/>
                <w:lang w:eastAsia="zh-CN"/>
              </w:rPr>
              <w:t>8</w:t>
            </w:r>
          </w:p>
        </w:tc>
        <w:tc>
          <w:tcPr>
            <w:tcW w:w="2835" w:type="dxa"/>
          </w:tcPr>
          <w:p w14:paraId="0E6036BA" w14:textId="311AD33F" w:rsidR="00F60A63" w:rsidRDefault="00F60A63" w:rsidP="00731565">
            <w:pPr>
              <w:jc w:val="right"/>
              <w:rPr>
                <w:rFonts w:ascii="3DS V2" w:hAnsi="3DS V2"/>
                <w:sz w:val="24"/>
                <w:szCs w:val="24"/>
                <w:lang w:eastAsia="zh-CN"/>
              </w:rPr>
            </w:pPr>
            <w:r w:rsidRPr="00F60A63">
              <w:rPr>
                <w:rFonts w:ascii="3DS V2" w:hAnsi="3DS V2"/>
                <w:sz w:val="24"/>
                <w:szCs w:val="24"/>
                <w:lang w:eastAsia="zh-CN"/>
              </w:rPr>
              <w:t>17</w:t>
            </w:r>
            <w:r w:rsidR="009D63F8">
              <w:rPr>
                <w:rFonts w:ascii="3DS V2" w:hAnsi="3DS V2"/>
                <w:sz w:val="24"/>
                <w:szCs w:val="24"/>
                <w:lang w:eastAsia="zh-CN"/>
              </w:rPr>
              <w:t xml:space="preserve"> </w:t>
            </w:r>
            <w:r w:rsidRPr="00F60A63">
              <w:rPr>
                <w:rFonts w:ascii="3DS V2" w:hAnsi="3DS V2"/>
                <w:sz w:val="24"/>
                <w:szCs w:val="24"/>
                <w:lang w:eastAsia="zh-CN"/>
              </w:rPr>
              <w:t>394</w:t>
            </w:r>
            <w:r w:rsidR="009D63F8">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2E9179E1" w:rsidR="00AE2730" w:rsidRDefault="00F60A63" w:rsidP="007D290B">
      <w:pPr>
        <w:spacing w:line="240" w:lineRule="auto"/>
        <w:rPr>
          <w:rFonts w:ascii="3DS V2" w:hAnsi="3DS V2"/>
          <w:sz w:val="24"/>
          <w:szCs w:val="24"/>
          <w:lang w:eastAsia="zh-CN"/>
        </w:rPr>
      </w:pPr>
      <w:del w:id="100" w:author="GOUTAUDIER Sébastien" w:date="2025-07-29T18:22:00Z">
        <w:r w:rsidRPr="00F60A63" w:rsidDel="006B491C">
          <w:rPr>
            <w:rFonts w:ascii="3DS V2" w:hAnsi="3DS V2"/>
            <w:sz w:val="24"/>
            <w:szCs w:val="24"/>
            <w:lang w:eastAsia="zh-CN"/>
          </w:rPr>
          <w:delText xml:space="preserve">Lorsque </w:delText>
        </w:r>
        <w:r w:rsidDel="006B491C">
          <w:rPr>
            <w:rFonts w:ascii="3DS V2" w:hAnsi="3DS V2"/>
            <w:sz w:val="24"/>
            <w:szCs w:val="24"/>
            <w:lang w:eastAsia="zh-CN"/>
          </w:rPr>
          <w:delText xml:space="preserve">le calcul pour le </w:delText>
        </w:r>
        <w:r w:rsidRPr="00F60A63" w:rsidDel="006B491C">
          <w:rPr>
            <w:rFonts w:ascii="3DS V2" w:hAnsi="3DS V2"/>
            <w:sz w:val="24"/>
            <w:szCs w:val="24"/>
            <w:lang w:eastAsia="zh-CN"/>
          </w:rPr>
          <w:delText xml:space="preserve">cas </w:delText>
        </w:r>
        <w:r w:rsidDel="006B491C">
          <w:rPr>
            <w:rFonts w:ascii="3DS V2" w:hAnsi="3DS V2"/>
            <w:sz w:val="24"/>
            <w:szCs w:val="24"/>
            <w:lang w:eastAsia="zh-CN"/>
          </w:rPr>
          <w:delText xml:space="preserve">de </w:delText>
        </w:r>
        <w:r w:rsidRPr="00F60A63" w:rsidDel="006B491C">
          <w:rPr>
            <w:rFonts w:ascii="3DS V2" w:hAnsi="3DS V2"/>
            <w:sz w:val="24"/>
            <w:szCs w:val="24"/>
            <w:lang w:eastAsia="zh-CN"/>
          </w:rPr>
          <w:delText>n</w:delText>
        </w:r>
        <w:r w:rsidDel="006B491C">
          <w:rPr>
            <w:rFonts w:ascii="3DS V2" w:hAnsi="3DS V2"/>
            <w:sz w:val="24"/>
            <w:szCs w:val="24"/>
            <w:lang w:eastAsia="zh-CN"/>
          </w:rPr>
          <w:delText xml:space="preserve">ombre de câble </w:delText>
        </w:r>
        <w:r w:rsidRPr="00F60A63" w:rsidDel="006B491C">
          <w:rPr>
            <w:rFonts w:ascii="3DS V2" w:hAnsi="3DS V2"/>
            <w:sz w:val="24"/>
            <w:szCs w:val="24"/>
            <w:lang w:eastAsia="zh-CN"/>
          </w:rPr>
          <w:delText>=</w:delText>
        </w:r>
        <w:r w:rsidDel="006B491C">
          <w:rPr>
            <w:rFonts w:ascii="3DS V2" w:hAnsi="3DS V2"/>
            <w:sz w:val="24"/>
            <w:szCs w:val="24"/>
            <w:lang w:eastAsia="zh-CN"/>
          </w:rPr>
          <w:delText xml:space="preserve"> </w:delText>
        </w:r>
        <w:r w:rsidRPr="00F60A63" w:rsidDel="006B491C">
          <w:rPr>
            <w:rFonts w:ascii="3DS V2" w:hAnsi="3DS V2"/>
            <w:sz w:val="24"/>
            <w:szCs w:val="24"/>
            <w:lang w:eastAsia="zh-CN"/>
          </w:rPr>
          <w:delText>5</w:delText>
        </w:r>
      </w:del>
      <w:ins w:id="101" w:author="GOUTAUDIER Sébastien" w:date="2025-07-29T18:22:00Z">
        <w:r w:rsidR="006B491C">
          <w:rPr>
            <w:rFonts w:ascii="3DS V2" w:hAnsi="3DS V2"/>
            <w:sz w:val="24"/>
            <w:szCs w:val="24"/>
            <w:lang w:eastAsia="zh-CN"/>
          </w:rPr>
          <w:t>Pour effectuer le calcul avec 5 câbles</w:t>
        </w:r>
      </w:ins>
      <w:r w:rsidRPr="00F60A63">
        <w:rPr>
          <w:rFonts w:ascii="3DS V2" w:hAnsi="3DS V2"/>
          <w:sz w:val="24"/>
          <w:szCs w:val="24"/>
          <w:lang w:eastAsia="zh-CN"/>
        </w:rPr>
        <w:t xml:space="preserve">, </w:t>
      </w:r>
      <w:r w:rsidR="00356252" w:rsidRPr="00F60A63">
        <w:rPr>
          <w:rFonts w:ascii="3DS V2" w:hAnsi="3DS V2"/>
          <w:sz w:val="24"/>
          <w:szCs w:val="24"/>
          <w:lang w:eastAsia="zh-CN"/>
        </w:rPr>
        <w:t>32</w:t>
      </w:r>
      <w:r w:rsidR="00356252">
        <w:rPr>
          <w:rFonts w:ascii="3DS V2" w:hAnsi="3DS V2"/>
          <w:sz w:val="24"/>
          <w:szCs w:val="24"/>
          <w:lang w:eastAsia="zh-CN"/>
        </w:rPr>
        <w:t xml:space="preserve"> Go</w:t>
      </w:r>
      <w:r w:rsidRPr="00F60A63">
        <w:rPr>
          <w:rFonts w:ascii="3DS V2" w:hAnsi="3DS V2"/>
          <w:sz w:val="24"/>
          <w:szCs w:val="24"/>
          <w:lang w:eastAsia="zh-CN"/>
        </w:rPr>
        <w:t xml:space="preserve"> de RAM ne suffisent plus</w:t>
      </w:r>
      <w:r>
        <w:rPr>
          <w:rFonts w:ascii="3DS V2" w:hAnsi="3DS V2"/>
          <w:sz w:val="24"/>
          <w:szCs w:val="24"/>
          <w:lang w:eastAsia="zh-CN"/>
        </w:rPr>
        <w:t xml:space="preserve"> </w:t>
      </w:r>
      <w:r w:rsidRPr="00F60A63">
        <w:rPr>
          <w:rFonts w:ascii="3DS V2" w:hAnsi="3DS V2"/>
          <w:sz w:val="24"/>
          <w:szCs w:val="24"/>
          <w:lang w:eastAsia="zh-CN"/>
        </w:rPr>
        <w:t>et le programme a crashé</w:t>
      </w:r>
      <w:r>
        <w:rPr>
          <w:rFonts w:ascii="3DS V2" w:hAnsi="3DS V2"/>
          <w:sz w:val="24"/>
          <w:szCs w:val="24"/>
          <w:lang w:eastAsia="zh-CN"/>
        </w:rPr>
        <w:t>.</w:t>
      </w:r>
      <w:r w:rsidR="00AE2730">
        <w:rPr>
          <w:rFonts w:ascii="3DS V2" w:hAnsi="3DS V2"/>
          <w:sz w:val="24"/>
          <w:szCs w:val="24"/>
          <w:lang w:eastAsia="zh-CN"/>
        </w:rPr>
        <w:t xml:space="preserve"> </w:t>
      </w:r>
      <w:r w:rsidR="009D63F8">
        <w:rPr>
          <w:rFonts w:ascii="3DS V2" w:hAnsi="3DS V2"/>
          <w:sz w:val="24"/>
          <w:szCs w:val="24"/>
          <w:lang w:eastAsia="zh-CN"/>
        </w:rPr>
        <w:t xml:space="preserve">Par la méthode </w:t>
      </w:r>
      <w:commentRangeStart w:id="102"/>
      <w:r w:rsidR="009D63F8">
        <w:rPr>
          <w:rFonts w:ascii="3DS V2" w:hAnsi="3DS V2"/>
          <w:sz w:val="24"/>
          <w:szCs w:val="24"/>
          <w:lang w:eastAsia="zh-CN"/>
        </w:rPr>
        <w:t>d’extrapolation</w:t>
      </w:r>
      <w:commentRangeEnd w:id="102"/>
      <w:r w:rsidR="00650ADB">
        <w:rPr>
          <w:rStyle w:val="Marquedecommentaire"/>
          <w:rFonts w:ascii="Times New Roman" w:eastAsia="Times New Roman" w:hAnsi="Times New Roman" w:cs="Times New Roman"/>
          <w:szCs w:val="20"/>
        </w:rPr>
        <w:commentReference w:id="102"/>
      </w:r>
      <w:r w:rsidR="009D63F8">
        <w:rPr>
          <w:rFonts w:ascii="3DS V2" w:hAnsi="3DS V2"/>
          <w:sz w:val="24"/>
          <w:szCs w:val="24"/>
          <w:lang w:eastAsia="zh-CN"/>
        </w:rPr>
        <w:t>, 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 estimé est approximativement égal à 850 000 000.</w:t>
      </w:r>
    </w:p>
    <w:p w14:paraId="3EC64337" w14:textId="1152B541" w:rsidR="003D35DB" w:rsidRDefault="0018465F" w:rsidP="007D290B">
      <w:pPr>
        <w:pStyle w:val="NormalWeb"/>
        <w:rPr>
          <w:rFonts w:ascii="3DS V2" w:hAnsi="3DS V2"/>
          <w:lang w:val="fr-FR"/>
        </w:rPr>
      </w:pPr>
      <w:r>
        <w:rPr>
          <w:rFonts w:ascii="3DS V2" w:hAnsi="3DS V2"/>
          <w:lang w:val="fr-FR"/>
        </w:rPr>
        <w:t>C</w:t>
      </w:r>
      <w:r w:rsidR="00724AFF" w:rsidRPr="00A423F6">
        <w:rPr>
          <w:rFonts w:ascii="3DS V2" w:hAnsi="3DS V2"/>
          <w:lang w:val="fr-FR"/>
        </w:rPr>
        <w:t xml:space="preserve">es chiffres </w:t>
      </w:r>
      <w:r w:rsidR="00A57B81">
        <w:rPr>
          <w:rFonts w:ascii="3DS V2" w:hAnsi="3DS V2"/>
          <w:lang w:val="fr-FR"/>
        </w:rPr>
        <w:t xml:space="preserve">sont </w:t>
      </w:r>
      <w:r w:rsidR="00724AFF" w:rsidRPr="00A423F6">
        <w:rPr>
          <w:rFonts w:ascii="3DS V2" w:hAnsi="3DS V2"/>
          <w:lang w:val="fr-FR"/>
        </w:rPr>
        <w:t xml:space="preserve">clairement </w:t>
      </w:r>
      <w:commentRangeStart w:id="103"/>
      <w:r w:rsidR="00724AFF" w:rsidRPr="00A423F6">
        <w:rPr>
          <w:rFonts w:ascii="3DS V2" w:hAnsi="3DS V2"/>
          <w:lang w:val="fr-FR"/>
        </w:rPr>
        <w:t>ridicules</w:t>
      </w:r>
      <w:commentRangeEnd w:id="103"/>
      <w:r w:rsidR="00650ADB">
        <w:rPr>
          <w:rStyle w:val="Marquedecommentaire"/>
          <w:szCs w:val="20"/>
          <w:lang w:val="fr-FR" w:eastAsia="en-US"/>
        </w:rPr>
        <w:commentReference w:id="103"/>
      </w:r>
      <w:r w:rsidR="00C27E59" w:rsidRPr="00A423F6">
        <w:rPr>
          <w:rFonts w:ascii="3DS V2" w:hAnsi="3DS V2"/>
          <w:lang w:val="fr-FR"/>
        </w:rPr>
        <w:t xml:space="preserve">. </w:t>
      </w:r>
      <w:r w:rsidR="001F400F" w:rsidRPr="00A423F6">
        <w:rPr>
          <w:rFonts w:ascii="3DS V2" w:hAnsi="3DS V2"/>
          <w:lang w:val="fr-FR"/>
        </w:rPr>
        <w:t>La conclusion</w:t>
      </w:r>
      <w:r w:rsidR="002260BD" w:rsidRPr="00A423F6">
        <w:rPr>
          <w:rFonts w:ascii="3DS V2" w:hAnsi="3DS V2"/>
          <w:lang w:val="fr-FR"/>
        </w:rPr>
        <w:t> :</w:t>
      </w:r>
      <w:r w:rsidR="00C27E59" w:rsidRPr="00A423F6">
        <w:rPr>
          <w:rFonts w:ascii="3DS V2" w:hAnsi="3DS V2"/>
          <w:lang w:val="fr-FR"/>
        </w:rPr>
        <w:t xml:space="preserve"> bien que l</w:t>
      </w:r>
      <w:r w:rsidR="003C7C82">
        <w:rPr>
          <w:rFonts w:ascii="3DS V2" w:hAnsi="3DS V2"/>
          <w:lang w:val="fr-FR"/>
        </w:rPr>
        <w:t>’algorithme de</w:t>
      </w:r>
      <w:r w:rsidR="00C27E59" w:rsidRPr="00A423F6">
        <w:rPr>
          <w:rFonts w:ascii="3DS V2" w:hAnsi="3DS V2"/>
          <w:lang w:val="fr-FR"/>
        </w:rPr>
        <w:t xml:space="preserve"> </w:t>
      </w:r>
      <w:r w:rsidR="003C7C82">
        <w:rPr>
          <w:rFonts w:ascii="3DS V2" w:hAnsi="3DS V2"/>
          <w:lang w:val="fr-FR"/>
        </w:rPr>
        <w:t>« </w:t>
      </w:r>
      <w:r w:rsidR="00B3459B" w:rsidRPr="00A423F6">
        <w:rPr>
          <w:rFonts w:ascii="3DS V2" w:hAnsi="3DS V2"/>
          <w:lang w:val="fr-FR"/>
        </w:rPr>
        <w:t>retour sur trace</w:t>
      </w:r>
      <w:r w:rsidR="003C7C82">
        <w:rPr>
          <w:rFonts w:ascii="3DS V2" w:hAnsi="3DS V2"/>
          <w:lang w:val="fr-FR"/>
        </w:rPr>
        <w:t> »</w:t>
      </w:r>
      <w:r w:rsidR="00C27E59" w:rsidRPr="00A423F6">
        <w:rPr>
          <w:rFonts w:ascii="3DS V2" w:hAnsi="3DS V2"/>
          <w:lang w:val="fr-FR"/>
        </w:rPr>
        <w:t xml:space="preserve"> permet</w:t>
      </w:r>
      <w:r w:rsidR="003C7C82">
        <w:rPr>
          <w:rFonts w:ascii="3DS V2" w:hAnsi="3DS V2"/>
          <w:lang w:val="fr-FR"/>
        </w:rPr>
        <w:t>te,</w:t>
      </w:r>
      <w:r w:rsidR="00C27E59" w:rsidRPr="00A423F6">
        <w:rPr>
          <w:rFonts w:ascii="3DS V2" w:hAnsi="3DS V2"/>
          <w:lang w:val="fr-FR"/>
        </w:rPr>
        <w:t xml:space="preserve"> en théorie</w:t>
      </w:r>
      <w:r w:rsidR="003C7C82">
        <w:rPr>
          <w:rFonts w:ascii="3DS V2" w:hAnsi="3DS V2"/>
          <w:lang w:val="fr-FR"/>
        </w:rPr>
        <w:t>,</w:t>
      </w:r>
      <w:r w:rsidR="00C27E59" w:rsidRPr="00A423F6">
        <w:rPr>
          <w:rFonts w:ascii="3DS V2" w:hAnsi="3DS V2"/>
          <w:lang w:val="fr-FR"/>
        </w:rPr>
        <w:t xml:space="preserve"> de trouver toutes les solutions valides, son coût </w:t>
      </w:r>
      <w:r w:rsidR="0068273E" w:rsidRPr="00A423F6">
        <w:rPr>
          <w:rFonts w:ascii="3DS V2" w:hAnsi="3DS V2"/>
          <w:lang w:val="fr-FR"/>
        </w:rPr>
        <w:t>de calcul n’est pas acceptable</w:t>
      </w:r>
      <w:r w:rsidR="00C27E59" w:rsidRPr="00A423F6">
        <w:rPr>
          <w:rFonts w:ascii="3DS V2" w:hAnsi="3DS V2"/>
          <w:lang w:val="fr-FR"/>
        </w:rPr>
        <w:t xml:space="preserve"> dans ce contexte, rendant son usage peu réaliste sans une stratégie de réduction de l’espace de recherche.</w:t>
      </w:r>
      <w:r w:rsidR="00A423F6" w:rsidRPr="00A423F6">
        <w:rPr>
          <w:rFonts w:ascii="3DS V2" w:hAnsi="3DS V2"/>
          <w:lang w:val="fr-FR"/>
        </w:rPr>
        <w:t xml:space="preserve"> En même temps, </w:t>
      </w:r>
      <w:commentRangeStart w:id="104"/>
      <w:r w:rsidR="00A423F6" w:rsidRPr="00A423F6">
        <w:rPr>
          <w:rFonts w:ascii="3DS V2" w:hAnsi="3DS V2"/>
          <w:lang w:val="fr-FR"/>
        </w:rPr>
        <w:t xml:space="preserve">il est absolument </w:t>
      </w:r>
      <w:r w:rsidR="00A423F6">
        <w:rPr>
          <w:rFonts w:ascii="3DS V2" w:hAnsi="3DS V2"/>
          <w:lang w:val="fr-FR"/>
        </w:rPr>
        <w:t>nul</w:t>
      </w:r>
      <w:r w:rsidR="00A423F6" w:rsidRPr="00A423F6">
        <w:rPr>
          <w:rFonts w:ascii="3DS V2" w:hAnsi="3DS V2"/>
          <w:lang w:val="fr-FR"/>
        </w:rPr>
        <w:t xml:space="preserve"> </w:t>
      </w:r>
      <w:commentRangeEnd w:id="104"/>
      <w:r w:rsidR="00650ADB">
        <w:rPr>
          <w:rStyle w:val="Marquedecommentaire"/>
          <w:szCs w:val="20"/>
          <w:lang w:val="fr-FR" w:eastAsia="en-US"/>
        </w:rPr>
        <w:commentReference w:id="104"/>
      </w:r>
      <w:r w:rsidR="00A423F6" w:rsidRPr="00A423F6">
        <w:rPr>
          <w:rFonts w:ascii="3DS V2" w:hAnsi="3DS V2"/>
          <w:lang w:val="fr-FR"/>
        </w:rPr>
        <w:t xml:space="preserve">de dépenser tant de temps pour trouver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ne </w:t>
      </w:r>
      <w:r w:rsidR="00B36405" w:rsidRPr="00A423F6">
        <w:rPr>
          <w:rFonts w:ascii="3DS V2" w:hAnsi="3DS V2"/>
          <w:lang w:val="fr-FR"/>
        </w:rPr>
        <w:t>peuvent</w:t>
      </w:r>
      <w:r w:rsidR="00A423F6" w:rsidRPr="00A423F6">
        <w:rPr>
          <w:rFonts w:ascii="3DS V2" w:hAnsi="3DS V2"/>
          <w:lang w:val="fr-FR"/>
        </w:rPr>
        <w:t xml:space="preserve"> en aucun cas gérer des dizaines </w:t>
      </w:r>
      <w:r w:rsidR="00A423F6">
        <w:rPr>
          <w:rFonts w:ascii="3DS V2" w:hAnsi="3DS V2"/>
          <w:lang w:val="fr-FR"/>
        </w:rPr>
        <w:t xml:space="preserve">ou 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427D2F03" w:rsidR="00167796" w:rsidRDefault="003D35DB" w:rsidP="007D290B">
      <w:pPr>
        <w:pStyle w:val="NormalWeb"/>
        <w:rPr>
          <w:rFonts w:ascii="3DS V2" w:hAnsi="3DS V2"/>
          <w:lang w:val="fr-FR"/>
        </w:rPr>
      </w:pPr>
      <w:r w:rsidRPr="003D35DB">
        <w:rPr>
          <w:rFonts w:ascii="3DS V2" w:hAnsi="3DS V2"/>
          <w:lang w:val="fr-FR"/>
        </w:rPr>
        <w:t>L’orientation du projet a été rapidement modifiée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 xml:space="preserve">r quelques solutions qui sont meilleurs que les autres. Une fois </w:t>
      </w:r>
      <w:ins w:id="105" w:author="GOUTAUDIER Sébastien" w:date="2025-07-29T18:24:00Z">
        <w:r w:rsidR="00650ADB">
          <w:rPr>
            <w:rFonts w:ascii="3DS V2" w:hAnsi="3DS V2"/>
            <w:lang w:val="fr-FR"/>
          </w:rPr>
          <w:t xml:space="preserve">que </w:t>
        </w:r>
      </w:ins>
      <w:r w:rsidR="00040E55">
        <w:rPr>
          <w:rFonts w:ascii="3DS V2" w:hAnsi="3DS V2"/>
          <w:lang w:val="fr-FR"/>
        </w:rPr>
        <w:t xml:space="preserve">la solution qualifiée est trouvée, le programme arrête le calcul et la </w:t>
      </w:r>
      <w:del w:id="106" w:author="GOUTAUDIER Sébastien" w:date="2025-07-29T18:24:00Z">
        <w:r w:rsidR="00040E55" w:rsidDel="00650ADB">
          <w:rPr>
            <w:rFonts w:ascii="3DS V2" w:hAnsi="3DS V2"/>
            <w:lang w:val="fr-FR"/>
          </w:rPr>
          <w:delText xml:space="preserve">proposer </w:delText>
        </w:r>
      </w:del>
      <w:ins w:id="107" w:author="GOUTAUDIER Sébastien" w:date="2025-07-29T18:24:00Z">
        <w:r w:rsidR="00650ADB">
          <w:rPr>
            <w:rFonts w:ascii="3DS V2" w:hAnsi="3DS V2"/>
            <w:lang w:val="fr-FR"/>
          </w:rPr>
          <w:t xml:space="preserve">propose </w:t>
        </w:r>
      </w:ins>
      <w:r w:rsidR="00040E55">
        <w:rPr>
          <w:rFonts w:ascii="3DS V2" w:hAnsi="3DS V2"/>
          <w:lang w:val="fr-FR"/>
        </w:rPr>
        <w:t xml:space="preserve">aux utilisateurs. C’est une méthode </w:t>
      </w:r>
      <w:r>
        <w:rPr>
          <w:rFonts w:ascii="3DS V2" w:hAnsi="3DS V2"/>
          <w:lang w:val="fr-FR"/>
        </w:rPr>
        <w:t xml:space="preserve">plus réaliste et </w:t>
      </w:r>
      <w:ins w:id="108" w:author="GOUTAUDIER Sébastien" w:date="2025-07-29T18:24:00Z">
        <w:r w:rsidR="00650ADB">
          <w:rPr>
            <w:rFonts w:ascii="3DS V2" w:hAnsi="3DS V2"/>
            <w:lang w:val="fr-FR"/>
          </w:rPr>
          <w:t xml:space="preserve">qui </w:t>
        </w:r>
      </w:ins>
      <w:r>
        <w:rPr>
          <w:rFonts w:ascii="3DS V2" w:hAnsi="3DS V2"/>
          <w:lang w:val="fr-FR"/>
        </w:rPr>
        <w:t>s’adapte mieux aux besoins des clients</w:t>
      </w:r>
      <w:r w:rsidR="00040E55">
        <w:rPr>
          <w:rFonts w:ascii="3DS V2" w:hAnsi="3DS V2"/>
          <w:lang w:val="fr-FR"/>
        </w:rPr>
        <w:t>.</w:t>
      </w:r>
      <w:r w:rsidR="00167796">
        <w:rPr>
          <w:rFonts w:ascii="3DS V2" w:hAnsi="3DS V2"/>
          <w:lang w:val="fr-FR"/>
        </w:rPr>
        <w:t xml:space="preserve"> </w:t>
      </w:r>
    </w:p>
    <w:p w14:paraId="454314D6" w14:textId="4A2175A2" w:rsidR="002B270D" w:rsidRPr="00167796" w:rsidRDefault="001B646D" w:rsidP="007D290B">
      <w:pPr>
        <w:pStyle w:val="NormalWeb"/>
        <w:rPr>
          <w:rFonts w:ascii="3DS V2" w:hAnsi="3DS V2"/>
          <w:lang w:val="fr-FR"/>
        </w:rPr>
      </w:pPr>
      <w:commentRangeStart w:id="109"/>
      <w:r>
        <w:rPr>
          <w:rFonts w:ascii="3DS V2" w:hAnsi="3DS V2"/>
          <w:lang w:val="fr-FR"/>
        </w:rPr>
        <w:t xml:space="preserve">Sachant que </w:t>
      </w:r>
      <w:r w:rsidR="009B04ED">
        <w:rPr>
          <w:rFonts w:ascii="3DS V2" w:hAnsi="3DS V2"/>
          <w:lang w:val="fr-FR"/>
        </w:rPr>
        <w:t xml:space="preserve">même </w:t>
      </w:r>
      <w:r>
        <w:rPr>
          <w:rFonts w:ascii="3DS V2" w:hAnsi="3DS V2"/>
          <w:lang w:val="fr-FR"/>
        </w:rPr>
        <w:t xml:space="preserve">Dassault Systèmes fabrique le logiciel pour faire la maquette, mais il n’y a pas de savoir-faire de câblage chez Dassault Systèmes. </w:t>
      </w:r>
      <w:r w:rsidR="00683871">
        <w:rPr>
          <w:rFonts w:ascii="3DS V2" w:hAnsi="3DS V2"/>
          <w:lang w:val="fr-FR"/>
        </w:rPr>
        <w:t xml:space="preserve">La notion de « meilleur solution » d’un câblage, </w:t>
      </w:r>
      <w:r w:rsidR="002B270D">
        <w:rPr>
          <w:rFonts w:ascii="3DS V2" w:hAnsi="3DS V2"/>
          <w:lang w:val="fr-FR"/>
        </w:rPr>
        <w:t>semble</w:t>
      </w:r>
      <w:r w:rsidR="00683871">
        <w:rPr>
          <w:rFonts w:ascii="3DS V2" w:hAnsi="3DS V2"/>
          <w:lang w:val="fr-FR"/>
        </w:rPr>
        <w:t xml:space="preserve"> ambiguë. </w:t>
      </w:r>
      <w:commentRangeEnd w:id="109"/>
      <w:r w:rsidR="00650ADB">
        <w:rPr>
          <w:rStyle w:val="Marquedecommentaire"/>
          <w:szCs w:val="20"/>
          <w:lang w:val="fr-FR" w:eastAsia="en-US"/>
        </w:rPr>
        <w:commentReference w:id="109"/>
      </w:r>
    </w:p>
    <w:p w14:paraId="0BECD960" w14:textId="77777777" w:rsidR="008F7536" w:rsidRDefault="002B270D" w:rsidP="00A423F6">
      <w:pPr>
        <w:pStyle w:val="NormalWeb"/>
        <w:rPr>
          <w:rFonts w:ascii="3DS V2" w:hAnsi="3DS V2"/>
          <w:lang w:val="fr-FR"/>
        </w:rPr>
      </w:pPr>
      <w:r>
        <w:rPr>
          <w:rFonts w:ascii="3DS V2" w:hAnsi="3DS V2"/>
          <w:lang w:val="fr-FR"/>
        </w:rPr>
        <w:lastRenderedPageBreak/>
        <w:t>Revenons sur les contraintes définies dans la</w:t>
      </w:r>
      <w:r w:rsidR="008F7536">
        <w:rPr>
          <w:rFonts w:ascii="3DS V2" w:hAnsi="3DS V2"/>
          <w:lang w:val="fr-FR"/>
        </w:rPr>
        <w:t xml:space="preserve"> phase de la</w:t>
      </w:r>
      <w:r>
        <w:rPr>
          <w:rFonts w:ascii="3DS V2" w:hAnsi="3DS V2"/>
          <w:lang w:val="fr-FR"/>
        </w:rPr>
        <w:t xml:space="preserve"> modalisation, </w:t>
      </w:r>
      <w:r w:rsidR="008F7536">
        <w:rPr>
          <w:rFonts w:ascii="3DS V2" w:hAnsi="3DS V2"/>
          <w:lang w:val="fr-FR"/>
        </w:rPr>
        <w:t xml:space="preserve">selon ces contraintes, </w:t>
      </w:r>
      <w:r w:rsidR="00683871">
        <w:rPr>
          <w:rFonts w:ascii="3DS V2" w:hAnsi="3DS V2"/>
          <w:lang w:val="fr-FR"/>
        </w:rPr>
        <w:t xml:space="preserve">Il </w:t>
      </w:r>
      <w:r>
        <w:rPr>
          <w:rFonts w:ascii="3DS V2" w:hAnsi="3DS V2"/>
          <w:lang w:val="fr-FR"/>
        </w:rPr>
        <w:t xml:space="preserve">est facile d’identifier </w:t>
      </w:r>
      <w:r w:rsidR="00683871">
        <w:rPr>
          <w:rFonts w:ascii="3DS V2" w:hAnsi="3DS V2"/>
          <w:lang w:val="fr-FR"/>
        </w:rPr>
        <w:t xml:space="preserve">quelques scénarii </w:t>
      </w:r>
      <w:r w:rsidR="00626076">
        <w:rPr>
          <w:rFonts w:ascii="3DS V2" w:hAnsi="3DS V2"/>
          <w:lang w:val="fr-FR"/>
        </w:rPr>
        <w:t xml:space="preserve">qui sont </w:t>
      </w:r>
      <w:r w:rsidR="00A34EB5">
        <w:rPr>
          <w:rFonts w:ascii="3DS V2" w:hAnsi="3DS V2"/>
          <w:lang w:val="fr-FR"/>
        </w:rPr>
        <w:t>évide</w:t>
      </w:r>
      <w:r w:rsidR="00621E3E">
        <w:rPr>
          <w:rFonts w:ascii="3DS V2" w:hAnsi="3DS V2"/>
          <w:lang w:val="fr-FR"/>
        </w:rPr>
        <w:t>m</w:t>
      </w:r>
      <w:r w:rsidR="00A34EB5">
        <w:rPr>
          <w:rFonts w:ascii="3DS V2" w:hAnsi="3DS V2"/>
          <w:lang w:val="fr-FR"/>
        </w:rPr>
        <w:t>ment</w:t>
      </w:r>
      <w:r w:rsidR="00683871">
        <w:rPr>
          <w:rFonts w:ascii="3DS V2" w:hAnsi="3DS V2"/>
          <w:lang w:val="fr-FR"/>
        </w:rPr>
        <w:t xml:space="preserve"> « mauvais ». </w:t>
      </w:r>
    </w:p>
    <w:p w14:paraId="08ED1180" w14:textId="77777777" w:rsidR="008F7536" w:rsidRDefault="008778CE" w:rsidP="00A423F6">
      <w:pPr>
        <w:pStyle w:val="NormalWeb"/>
        <w:rPr>
          <w:rFonts w:ascii="3DS V2" w:hAnsi="3DS V2"/>
          <w:lang w:val="fr-FR"/>
        </w:rPr>
      </w:pPr>
      <w:r>
        <w:rPr>
          <w:rFonts w:ascii="3DS V2" w:hAnsi="3DS V2"/>
          <w:lang w:val="fr-FR"/>
        </w:rPr>
        <w:t>Voici quelque</w:t>
      </w:r>
      <w:r w:rsidR="008B424F">
        <w:rPr>
          <w:rFonts w:ascii="3DS V2" w:hAnsi="3DS V2"/>
          <w:lang w:val="fr-FR"/>
        </w:rPr>
        <w:t>s</w:t>
      </w:r>
      <w:r>
        <w:rPr>
          <w:rFonts w:ascii="3DS V2" w:hAnsi="3DS V2"/>
          <w:lang w:val="fr-FR"/>
        </w:rPr>
        <w:t xml:space="preserve"> exemple</w:t>
      </w:r>
      <w:r w:rsidR="008B424F">
        <w:rPr>
          <w:rFonts w:ascii="3DS V2" w:hAnsi="3DS V2"/>
          <w:lang w:val="fr-FR"/>
        </w:rPr>
        <w:t>s</w:t>
      </w:r>
      <w:r>
        <w:rPr>
          <w:rFonts w:ascii="3DS V2" w:hAnsi="3DS V2"/>
          <w:lang w:val="fr-FR"/>
        </w:rPr>
        <w:t xml:space="preserve"> sur le connecteur 21 Pin « EN354504 »</w:t>
      </w:r>
      <w:r w:rsidR="008F7536">
        <w:rPr>
          <w:rFonts w:ascii="3DS V2" w:hAnsi="3DS V2"/>
          <w:lang w:val="fr-FR"/>
        </w:rPr>
        <w:t> :</w:t>
      </w:r>
    </w:p>
    <w:p w14:paraId="10DE7DDF" w14:textId="31F022A9" w:rsidR="00FA5234" w:rsidRPr="003D35DB" w:rsidRDefault="00683871" w:rsidP="005A5DD5">
      <w:pPr>
        <w:pStyle w:val="NormalWeb"/>
        <w:numPr>
          <w:ilvl w:val="0"/>
          <w:numId w:val="34"/>
        </w:numPr>
        <w:rPr>
          <w:rFonts w:ascii="3DS V2" w:hAnsi="3DS V2"/>
          <w:lang w:val="fr-FR"/>
        </w:rPr>
      </w:pPr>
      <w:r>
        <w:rPr>
          <w:rFonts w:ascii="3DS V2" w:hAnsi="3DS V2"/>
          <w:lang w:val="fr-FR"/>
        </w:rPr>
        <w:t xml:space="preserve">Pour maximiser le taux de remplissage, il faut éviter les solutions qui </w:t>
      </w:r>
      <w:r w:rsidR="009B04ED">
        <w:rPr>
          <w:rFonts w:ascii="3DS V2" w:hAnsi="3DS V2"/>
          <w:lang w:val="fr-FR"/>
        </w:rPr>
        <w:t>génèrent des</w:t>
      </w:r>
      <w:r>
        <w:rPr>
          <w:rFonts w:ascii="3DS V2" w:hAnsi="3DS V2"/>
          <w:lang w:val="fr-FR"/>
        </w:rPr>
        <w:t xml:space="preserve"> cavités </w:t>
      </w:r>
      <w:commentRangeStart w:id="110"/>
      <w:r>
        <w:rPr>
          <w:rFonts w:ascii="3DS V2" w:hAnsi="3DS V2"/>
          <w:lang w:val="fr-FR"/>
        </w:rPr>
        <w:t>isolées</w:t>
      </w:r>
      <w:commentRangeEnd w:id="110"/>
      <w:r w:rsidR="009F55DA">
        <w:rPr>
          <w:rStyle w:val="Marquedecommentaire"/>
          <w:szCs w:val="20"/>
          <w:lang w:val="fr-FR" w:eastAsia="en-US"/>
        </w:rPr>
        <w:commentReference w:id="110"/>
      </w:r>
      <w:r>
        <w:rPr>
          <w:rFonts w:ascii="3DS V2" w:hAnsi="3DS V2"/>
          <w:lang w:val="fr-FR"/>
        </w:rPr>
        <w:t xml:space="preserve">. </w:t>
      </w:r>
    </w:p>
    <w:p w14:paraId="1A61F96E" w14:textId="4E399ABF" w:rsidR="00517948" w:rsidRDefault="00D348AC" w:rsidP="00517948">
      <w:pPr>
        <w:pStyle w:val="NormalWeb"/>
        <w:keepNext/>
      </w:pPr>
      <w:r w:rsidRPr="00D348AC">
        <w:rPr>
          <w:rFonts w:ascii="3DS V2" w:hAnsi="3DS V2"/>
          <w:noProof/>
          <w:lang w:val="fr-FR"/>
        </w:rPr>
        <w:drawing>
          <wp:inline distT="0" distB="0" distL="0" distR="0" wp14:anchorId="510E1778" wp14:editId="7258A833">
            <wp:extent cx="5731510" cy="1342390"/>
            <wp:effectExtent l="0" t="0" r="254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342390"/>
                    </a:xfrm>
                    <a:prstGeom prst="rect">
                      <a:avLst/>
                    </a:prstGeom>
                  </pic:spPr>
                </pic:pic>
              </a:graphicData>
            </a:graphic>
          </wp:inline>
        </w:drawing>
      </w:r>
    </w:p>
    <w:p w14:paraId="384AE8EB" w14:textId="52D1F61C" w:rsidR="00C27E59" w:rsidRDefault="00517948" w:rsidP="00517948">
      <w:pPr>
        <w:pStyle w:val="Lgende"/>
        <w:jc w:val="center"/>
        <w:rPr>
          <w:rFonts w:ascii="3DS V2" w:hAnsi="3DS V2"/>
          <w:sz w:val="24"/>
          <w:szCs w:val="24"/>
          <w:lang w:eastAsia="zh-CN"/>
        </w:rPr>
      </w:pPr>
      <w:r>
        <w:t xml:space="preserve">Figure </w:t>
      </w:r>
      <w:fldSimple w:instr=" SEQ Figure \* ARABIC ">
        <w:r w:rsidR="005D6F4E">
          <w:rPr>
            <w:noProof/>
          </w:rPr>
          <w:t>10</w:t>
        </w:r>
      </w:fldSimple>
      <w:r>
        <w:t xml:space="preserve"> : </w:t>
      </w:r>
      <w:r w:rsidR="005C368D">
        <w:t>S</w:t>
      </w:r>
      <w:r>
        <w:t>olution problématique</w:t>
      </w:r>
      <w:r w:rsidR="005C368D">
        <w:t> : Génération des</w:t>
      </w:r>
      <w:r>
        <w:t xml:space="preserve"> cavité</w:t>
      </w:r>
      <w:r w:rsidR="00D348AC">
        <w:t>s</w:t>
      </w:r>
      <w:r>
        <w:t xml:space="preserve"> isolée</w:t>
      </w:r>
      <w:r w:rsidR="00D348AC">
        <w:t>s</w:t>
      </w:r>
    </w:p>
    <w:p w14:paraId="2467D3C4" w14:textId="0FA5B969" w:rsidR="00332D10" w:rsidRDefault="005C368D" w:rsidP="005A5DD5">
      <w:pPr>
        <w:pStyle w:val="NormalWeb"/>
        <w:numPr>
          <w:ilvl w:val="0"/>
          <w:numId w:val="34"/>
        </w:numPr>
        <w:rPr>
          <w:rFonts w:ascii="3DS V2" w:hAnsi="3DS V2"/>
          <w:lang w:val="fr-FR"/>
        </w:rPr>
      </w:pPr>
      <w:r>
        <w:rPr>
          <w:noProof/>
        </w:rPr>
        <mc:AlternateContent>
          <mc:Choice Requires="wps">
            <w:drawing>
              <wp:anchor distT="0" distB="0" distL="114300" distR="114300" simplePos="0" relativeHeight="251699712" behindDoc="0" locked="0" layoutInCell="1" allowOverlap="1" wp14:anchorId="5A5E7DBA" wp14:editId="26C93BDB">
                <wp:simplePos x="0" y="0"/>
                <wp:positionH relativeFrom="column">
                  <wp:posOffset>-2540</wp:posOffset>
                </wp:positionH>
                <wp:positionV relativeFrom="paragraph">
                  <wp:posOffset>1828165</wp:posOffset>
                </wp:positionV>
                <wp:extent cx="5731510" cy="635"/>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B0A9BF" w14:textId="4ECB619A" w:rsidR="005C368D" w:rsidRPr="00557464" w:rsidRDefault="005C368D" w:rsidP="005C368D">
                            <w:pPr>
                              <w:pStyle w:val="Lgende"/>
                              <w:jc w:val="center"/>
                              <w:rPr>
                                <w:rFonts w:ascii="Times New Roman" w:eastAsia="Times New Roman" w:hAnsi="Times New Roman" w:cs="Times New Roman"/>
                                <w:sz w:val="24"/>
                                <w:szCs w:val="24"/>
                              </w:rPr>
                            </w:pPr>
                            <w:r>
                              <w:t xml:space="preserve">Figure </w:t>
                            </w:r>
                            <w:fldSimple w:instr=" SEQ Figure \* ARABIC ">
                              <w:r w:rsidR="005D6F4E">
                                <w:rPr>
                                  <w:noProof/>
                                </w:rPr>
                                <w:t>11</w:t>
                              </w:r>
                            </w:fldSimple>
                            <w:r>
                              <w:t xml:space="preserve"> : Solution problématique : Croisement des câbles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E7DBA" id="Zone de texte 29" o:spid="_x0000_s1032" type="#_x0000_t202" style="position:absolute;left:0;text-align:left;margin-left:-.2pt;margin-top:143.95pt;width:451.3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" stroked="f">
                <v:textbox style="mso-fit-shape-to-text:t" inset="0,0,0,0">
                  <w:txbxContent>
                    <w:p w14:paraId="70B0A9BF" w14:textId="4ECB619A" w:rsidR="005C368D" w:rsidRPr="00557464" w:rsidRDefault="005C368D" w:rsidP="005C368D">
                      <w:pPr>
                        <w:pStyle w:val="Lgende"/>
                        <w:jc w:val="center"/>
                        <w:rPr>
                          <w:rFonts w:ascii="Times New Roman" w:eastAsia="Times New Roman" w:hAnsi="Times New Roman" w:cs="Times New Roman"/>
                          <w:sz w:val="24"/>
                          <w:szCs w:val="24"/>
                        </w:rPr>
                      </w:pPr>
                      <w:r>
                        <w:t xml:space="preserve">Figure </w:t>
                      </w:r>
                      <w:fldSimple w:instr=" SEQ Figure \* ARABIC ">
                        <w:r w:rsidR="005D6F4E">
                          <w:rPr>
                            <w:noProof/>
                          </w:rPr>
                          <w:t>11</w:t>
                        </w:r>
                      </w:fldSimple>
                      <w:r>
                        <w:t xml:space="preserve"> : Solution problématique : Croisement des câbles</w:t>
                      </w:r>
                    </w:p>
                  </w:txbxContent>
                </v:textbox>
                <w10:wrap type="square"/>
              </v:shape>
            </w:pict>
          </mc:Fallback>
        </mc:AlternateContent>
      </w:r>
      <w:r w:rsidRPr="00332D10">
        <w:rPr>
          <w:noProof/>
        </w:rPr>
        <w:drawing>
          <wp:anchor distT="0" distB="0" distL="114300" distR="114300" simplePos="0" relativeHeight="251697664" behindDoc="0" locked="0" layoutInCell="1" allowOverlap="1" wp14:anchorId="787492C5" wp14:editId="1BBDFEF8">
            <wp:simplePos x="0" y="0"/>
            <wp:positionH relativeFrom="margin">
              <wp:align>right</wp:align>
            </wp:positionH>
            <wp:positionV relativeFrom="paragraph">
              <wp:posOffset>248626</wp:posOffset>
            </wp:positionV>
            <wp:extent cx="5731510" cy="1522730"/>
            <wp:effectExtent l="0" t="0" r="2540" b="127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522730"/>
                    </a:xfrm>
                    <a:prstGeom prst="rect">
                      <a:avLst/>
                    </a:prstGeom>
                  </pic:spPr>
                </pic:pic>
              </a:graphicData>
            </a:graphic>
          </wp:anchor>
        </w:drawing>
      </w:r>
      <w:r w:rsidR="00EC3466">
        <w:rPr>
          <w:rFonts w:ascii="3DS V2" w:hAnsi="3DS V2"/>
          <w:lang w:val="fr-FR"/>
        </w:rPr>
        <w:t>L</w:t>
      </w:r>
      <w:r w:rsidR="005A5DD5">
        <w:rPr>
          <w:rFonts w:ascii="3DS V2" w:hAnsi="3DS V2"/>
          <w:lang w:val="fr-FR"/>
        </w:rPr>
        <w:t>a</w:t>
      </w:r>
      <w:r w:rsidR="00EC3466">
        <w:rPr>
          <w:rFonts w:ascii="3DS V2" w:hAnsi="3DS V2"/>
          <w:lang w:val="fr-FR"/>
        </w:rPr>
        <w:t xml:space="preserve"> </w:t>
      </w:r>
      <w:r w:rsidR="005A5DD5">
        <w:rPr>
          <w:rFonts w:ascii="3DS V2" w:hAnsi="3DS V2"/>
          <w:lang w:val="fr-FR"/>
        </w:rPr>
        <w:t>solution qui cause</w:t>
      </w:r>
      <w:r w:rsidR="00EC3466">
        <w:rPr>
          <w:rFonts w:ascii="3DS V2" w:hAnsi="3DS V2"/>
          <w:lang w:val="fr-FR"/>
        </w:rPr>
        <w:t xml:space="preserve"> un</w:t>
      </w:r>
      <w:r>
        <w:rPr>
          <w:rFonts w:ascii="3DS V2" w:hAnsi="3DS V2"/>
          <w:lang w:val="fr-FR"/>
        </w:rPr>
        <w:t xml:space="preserve"> croisement des câbles est </w:t>
      </w:r>
      <w:r w:rsidR="005A5DD5">
        <w:rPr>
          <w:rFonts w:ascii="3DS V2" w:hAnsi="3DS V2"/>
          <w:lang w:val="fr-FR"/>
        </w:rPr>
        <w:t xml:space="preserve">strictement </w:t>
      </w:r>
      <w:r>
        <w:rPr>
          <w:rFonts w:ascii="3DS V2" w:hAnsi="3DS V2"/>
          <w:lang w:val="fr-FR"/>
        </w:rPr>
        <w:t>interdit.</w:t>
      </w:r>
    </w:p>
    <w:p w14:paraId="26EE0FC5" w14:textId="194021D8" w:rsidR="00647375" w:rsidRDefault="00647375" w:rsidP="005A5DD5">
      <w:pPr>
        <w:pStyle w:val="NormalWeb"/>
        <w:numPr>
          <w:ilvl w:val="0"/>
          <w:numId w:val="34"/>
        </w:numPr>
        <w:rPr>
          <w:rFonts w:ascii="3DS V2" w:hAnsi="3DS V2"/>
          <w:lang w:val="fr-FR"/>
        </w:rPr>
      </w:pPr>
      <w:r>
        <w:rPr>
          <w:rFonts w:ascii="3DS V2" w:hAnsi="3DS V2"/>
          <w:lang w:val="fr-FR"/>
        </w:rPr>
        <w:t>Il vaut mieux</w:t>
      </w:r>
      <w:r w:rsidRPr="00647375">
        <w:rPr>
          <w:rFonts w:ascii="3DS V2" w:hAnsi="3DS V2"/>
          <w:lang w:val="fr-FR"/>
        </w:rPr>
        <w:t xml:space="preserve"> </w:t>
      </w:r>
      <w:r>
        <w:rPr>
          <w:rFonts w:ascii="3DS V2" w:hAnsi="3DS V2"/>
          <w:lang w:val="fr-FR"/>
        </w:rPr>
        <w:t xml:space="preserve">de </w:t>
      </w:r>
      <w:r w:rsidRPr="00647375">
        <w:rPr>
          <w:rFonts w:ascii="3DS V2" w:hAnsi="3DS V2"/>
          <w:lang w:val="fr-FR"/>
        </w:rPr>
        <w:t xml:space="preserve">regrouper les </w:t>
      </w:r>
      <w:r>
        <w:rPr>
          <w:rFonts w:ascii="3DS V2" w:hAnsi="3DS V2"/>
          <w:lang w:val="fr-FR"/>
        </w:rPr>
        <w:t>câbles</w:t>
      </w:r>
      <w:r w:rsidRPr="00647375">
        <w:rPr>
          <w:rFonts w:ascii="3DS V2" w:hAnsi="3DS V2"/>
          <w:lang w:val="fr-FR"/>
        </w:rPr>
        <w:t xml:space="preserve"> sur des pins adjacents, </w:t>
      </w:r>
      <w:r>
        <w:rPr>
          <w:rFonts w:ascii="3DS V2" w:hAnsi="3DS V2"/>
          <w:lang w:val="fr-FR"/>
        </w:rPr>
        <w:t xml:space="preserve">pour </w:t>
      </w:r>
      <w:r w:rsidRPr="00647375">
        <w:rPr>
          <w:rFonts w:ascii="3DS V2" w:hAnsi="3DS V2"/>
          <w:lang w:val="fr-FR"/>
        </w:rPr>
        <w:t xml:space="preserve">faciliter la gestion et d’éviter une </w:t>
      </w:r>
      <w:r>
        <w:rPr>
          <w:rFonts w:ascii="3DS V2" w:hAnsi="3DS V2"/>
          <w:lang w:val="fr-FR"/>
        </w:rPr>
        <w:t xml:space="preserve">allocation chaotique, </w:t>
      </w:r>
      <w:r w:rsidRPr="00647375">
        <w:rPr>
          <w:rFonts w:ascii="3DS V2" w:hAnsi="3DS V2"/>
          <w:lang w:val="fr-FR"/>
        </w:rPr>
        <w:t xml:space="preserve">désorganisée qui pourrait </w:t>
      </w:r>
      <w:r>
        <w:rPr>
          <w:rFonts w:ascii="3DS V2" w:hAnsi="3DS V2"/>
          <w:lang w:val="fr-FR"/>
        </w:rPr>
        <w:t>dégrader</w:t>
      </w:r>
      <w:r w:rsidRPr="00647375">
        <w:rPr>
          <w:rFonts w:ascii="3DS V2" w:hAnsi="3DS V2"/>
          <w:lang w:val="fr-FR"/>
        </w:rPr>
        <w:t xml:space="preserve"> la lisibilité et </w:t>
      </w:r>
      <w:r>
        <w:rPr>
          <w:rFonts w:ascii="3DS V2" w:hAnsi="3DS V2"/>
          <w:lang w:val="fr-FR"/>
        </w:rPr>
        <w:t>rendre</w:t>
      </w:r>
      <w:r w:rsidRPr="00647375">
        <w:rPr>
          <w:rFonts w:ascii="3DS V2" w:hAnsi="3DS V2"/>
          <w:lang w:val="fr-FR"/>
        </w:rPr>
        <w:t xml:space="preserve"> la maintenance </w:t>
      </w:r>
      <w:r>
        <w:rPr>
          <w:rFonts w:ascii="3DS V2" w:hAnsi="3DS V2"/>
          <w:lang w:val="fr-FR"/>
        </w:rPr>
        <w:t>plus difficile</w:t>
      </w:r>
      <w:r w:rsidRPr="00647375">
        <w:rPr>
          <w:rFonts w:ascii="3DS V2" w:hAnsi="3DS V2"/>
          <w:lang w:val="fr-FR"/>
        </w:rPr>
        <w:t>.</w:t>
      </w:r>
    </w:p>
    <w:p w14:paraId="52946394" w14:textId="77777777" w:rsidR="00647375" w:rsidRDefault="00647375" w:rsidP="00647375">
      <w:pPr>
        <w:pStyle w:val="NormalWeb"/>
        <w:keepNext/>
      </w:pPr>
      <w:r w:rsidRPr="00647375">
        <w:rPr>
          <w:rFonts w:ascii="3DS V2" w:hAnsi="3DS V2"/>
          <w:noProof/>
          <w:lang w:val="fr-FR"/>
        </w:rPr>
        <w:drawing>
          <wp:inline distT="0" distB="0" distL="0" distR="0" wp14:anchorId="6CA32B62" wp14:editId="620025BC">
            <wp:extent cx="5731510" cy="1522730"/>
            <wp:effectExtent l="0" t="0" r="2540" b="127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522730"/>
                    </a:xfrm>
                    <a:prstGeom prst="rect">
                      <a:avLst/>
                    </a:prstGeom>
                  </pic:spPr>
                </pic:pic>
              </a:graphicData>
            </a:graphic>
          </wp:inline>
        </w:drawing>
      </w:r>
    </w:p>
    <w:p w14:paraId="7BEF5EF7" w14:textId="37F309EF" w:rsidR="00647375" w:rsidRPr="00647375" w:rsidRDefault="00647375" w:rsidP="00647375">
      <w:pPr>
        <w:pStyle w:val="Lgende"/>
        <w:jc w:val="center"/>
        <w:rPr>
          <w:rFonts w:ascii="3DS V2" w:eastAsia="Times New Roman" w:hAnsi="3DS V2"/>
        </w:rPr>
      </w:pPr>
      <w:r>
        <w:t xml:space="preserve">Figure </w:t>
      </w:r>
      <w:fldSimple w:instr=" SEQ Figure \* ARABIC ">
        <w:r w:rsidR="005D6F4E">
          <w:rPr>
            <w:noProof/>
          </w:rPr>
          <w:t>12</w:t>
        </w:r>
      </w:fldSimple>
      <w:r>
        <w:t xml:space="preserve"> : Solution problématique : R</w:t>
      </w:r>
      <w:r w:rsidRPr="00B362A9">
        <w:t xml:space="preserve">épartition </w:t>
      </w:r>
      <w:r>
        <w:t xml:space="preserve">des câbles </w:t>
      </w:r>
      <w:r w:rsidRPr="00B362A9">
        <w:t>trop dispersée</w:t>
      </w:r>
    </w:p>
    <w:p w14:paraId="71DABF16" w14:textId="7C1A05EE" w:rsidR="00C27E59" w:rsidRDefault="00480440" w:rsidP="005A5DD5">
      <w:pPr>
        <w:pStyle w:val="NormalWeb"/>
        <w:numPr>
          <w:ilvl w:val="0"/>
          <w:numId w:val="34"/>
        </w:numPr>
        <w:rPr>
          <w:rFonts w:ascii="3DS V2" w:hAnsi="3DS V2"/>
          <w:lang w:val="fr-FR"/>
        </w:rPr>
      </w:pPr>
      <w:r>
        <w:rPr>
          <w:rFonts w:ascii="3DS V2" w:hAnsi="3DS V2"/>
          <w:lang w:val="fr-FR"/>
        </w:rPr>
        <w:t xml:space="preserve">Les câbles avec différente ségrégation ne doivent pas être placé dans le même connecteur. Pour éviter cela, il suffit de faire un tri par </w:t>
      </w:r>
      <w:r w:rsidR="00394BCA">
        <w:rPr>
          <w:rFonts w:ascii="3DS V2" w:hAnsi="3DS V2"/>
          <w:lang w:val="fr-FR"/>
        </w:rPr>
        <w:t>la</w:t>
      </w:r>
      <w:r>
        <w:rPr>
          <w:rFonts w:ascii="3DS V2" w:hAnsi="3DS V2"/>
          <w:lang w:val="fr-FR"/>
        </w:rPr>
        <w:t xml:space="preserve"> ségrégation </w:t>
      </w:r>
      <w:r w:rsidR="00394BCA">
        <w:rPr>
          <w:rFonts w:ascii="3DS V2" w:hAnsi="3DS V2"/>
          <w:lang w:val="fr-FR"/>
        </w:rPr>
        <w:t xml:space="preserve">du câble </w:t>
      </w:r>
      <w:r>
        <w:rPr>
          <w:rFonts w:ascii="3DS V2" w:hAnsi="3DS V2"/>
          <w:lang w:val="fr-FR"/>
        </w:rPr>
        <w:t xml:space="preserve">au tout début. </w:t>
      </w:r>
    </w:p>
    <w:p w14:paraId="2AE9A81E" w14:textId="6D2F7AE3" w:rsidR="00ED4520" w:rsidRPr="009B189C" w:rsidRDefault="009F71B7" w:rsidP="00ED4520">
      <w:pPr>
        <w:pStyle w:val="NormalWeb"/>
        <w:keepNext/>
        <w:rPr>
          <w:lang w:val="fr-FR"/>
        </w:rPr>
      </w:pPr>
      <w:r>
        <w:rPr>
          <w:rFonts w:ascii="3DS V2" w:eastAsia="SimSun" w:hAnsi="3DS V2"/>
          <w:lang w:val="fr-FR"/>
        </w:rPr>
        <w:lastRenderedPageBreak/>
        <w:t>Si on va plus loin, parmi tous les solution valide</w:t>
      </w:r>
      <w:ins w:id="111" w:author="GOUTAUDIER Sébastien" w:date="2025-07-29T18:27:00Z">
        <w:r w:rsidR="009F55DA">
          <w:rPr>
            <w:rFonts w:ascii="3DS V2" w:eastAsia="SimSun" w:hAnsi="3DS V2"/>
            <w:lang w:val="fr-FR"/>
          </w:rPr>
          <w:t>s</w:t>
        </w:r>
      </w:ins>
      <w:r>
        <w:rPr>
          <w:rFonts w:ascii="3DS V2" w:eastAsia="SimSun" w:hAnsi="3DS V2"/>
          <w:lang w:val="fr-FR"/>
        </w:rPr>
        <w:t xml:space="preserve">, il y a aussi des différences. </w:t>
      </w:r>
      <w:r w:rsidR="008A26E6">
        <w:rPr>
          <w:rFonts w:ascii="3DS V2" w:eastAsia="SimSun" w:hAnsi="3DS V2"/>
          <w:lang w:val="fr-FR"/>
        </w:rPr>
        <w:t>Commençons par un cas simple sur</w:t>
      </w:r>
      <w:r w:rsidR="0026509D">
        <w:rPr>
          <w:rFonts w:ascii="3DS V2" w:eastAsia="SimSun" w:hAnsi="3DS V2"/>
          <w:lang w:val="fr-FR"/>
        </w:rPr>
        <w:t xml:space="preserve"> un câble de </w:t>
      </w:r>
      <w:r w:rsidR="008A26E6">
        <w:rPr>
          <w:rFonts w:ascii="3DS V2" w:eastAsia="SimSun" w:hAnsi="3DS V2"/>
          <w:lang w:val="fr-FR"/>
        </w:rPr>
        <w:t>trois</w:t>
      </w:r>
      <w:r w:rsidR="0026509D">
        <w:rPr>
          <w:rFonts w:ascii="3DS V2" w:eastAsia="SimSun" w:hAnsi="3DS V2"/>
          <w:lang w:val="fr-FR"/>
        </w:rPr>
        <w:t xml:space="preserve"> fils</w:t>
      </w:r>
      <w:r w:rsidR="008A26E6">
        <w:rPr>
          <w:rFonts w:ascii="3DS V2" w:eastAsia="SimSun" w:hAnsi="3DS V2"/>
          <w:lang w:val="fr-FR"/>
        </w:rPr>
        <w:t xml:space="preserve"> du même gauge. </w:t>
      </w:r>
      <w:r w:rsidR="008A26E6" w:rsidRPr="008A26E6">
        <w:rPr>
          <w:rFonts w:ascii="3DS V2" w:eastAsia="SimSun" w:hAnsi="3DS V2"/>
          <w:lang w:val="fr-FR"/>
        </w:rPr>
        <w:t xml:space="preserve">Les </w:t>
      </w:r>
      <w:r w:rsidR="008A26E6">
        <w:rPr>
          <w:rFonts w:ascii="3DS V2" w:eastAsia="SimSun" w:hAnsi="3DS V2"/>
          <w:lang w:val="fr-FR"/>
        </w:rPr>
        <w:t>fils qui lui appartiennent</w:t>
      </w:r>
      <w:r w:rsidR="008A26E6" w:rsidRPr="008A26E6">
        <w:rPr>
          <w:rFonts w:ascii="3DS V2" w:eastAsia="SimSun" w:hAnsi="3DS V2"/>
          <w:lang w:val="fr-FR"/>
        </w:rPr>
        <w:t xml:space="preserve"> peuvent </w:t>
      </w:r>
      <w:r w:rsidR="008A26E6">
        <w:rPr>
          <w:rFonts w:ascii="3DS V2" w:eastAsia="SimSun" w:hAnsi="3DS V2"/>
          <w:lang w:val="fr-FR"/>
        </w:rPr>
        <w:t>avoir</w:t>
      </w:r>
      <w:r w:rsidR="008A26E6" w:rsidRPr="008A26E6">
        <w:rPr>
          <w:rFonts w:ascii="3DS V2" w:eastAsia="SimSun" w:hAnsi="3DS V2"/>
          <w:lang w:val="fr-FR"/>
        </w:rPr>
        <w:t xml:space="preserve"> différentes formes de répartition sur </w:t>
      </w:r>
      <w:r w:rsidR="00ED4520">
        <w:rPr>
          <w:rFonts w:ascii="3DS V2" w:eastAsia="SimSun" w:hAnsi="3DS V2"/>
          <w:lang w:val="fr-FR"/>
        </w:rPr>
        <w:t>le</w:t>
      </w:r>
      <w:r w:rsidR="008A26E6" w:rsidRPr="008A26E6">
        <w:rPr>
          <w:rFonts w:ascii="3DS V2" w:eastAsia="SimSun" w:hAnsi="3DS V2"/>
          <w:lang w:val="fr-FR"/>
        </w:rPr>
        <w:t xml:space="preserve"> connecteur</w:t>
      </w:r>
      <w:r w:rsidR="00ED4520">
        <w:rPr>
          <w:rFonts w:ascii="3DS V2" w:eastAsia="SimSun" w:hAnsi="3DS V2"/>
          <w:lang w:val="fr-FR"/>
        </w:rPr>
        <w:t>.</w:t>
      </w:r>
      <w:r w:rsidR="00ED4520" w:rsidRPr="009B189C">
        <w:rPr>
          <w:noProof/>
          <w:lang w:val="fr-FR"/>
        </w:rPr>
        <w:t xml:space="preserve"> </w:t>
      </w:r>
      <w:r w:rsidR="00ED4520" w:rsidRPr="00ED4520">
        <w:rPr>
          <w:rFonts w:ascii="3DS V2" w:eastAsia="SimSun"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9B189C">
        <w:rPr>
          <w:noProof/>
          <w:lang w:val="fr-FR"/>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9B189C">
        <w:rPr>
          <w:noProof/>
          <w:lang w:val="fr-FR"/>
        </w:rPr>
        <w:t xml:space="preserve"> </w:t>
      </w:r>
      <w:r w:rsidR="00ED4520" w:rsidRPr="00ED4520">
        <w:rPr>
          <w:noProof/>
        </w:rPr>
        <w:drawing>
          <wp:inline distT="0" distB="0" distL="0" distR="0" wp14:anchorId="1D2535CE" wp14:editId="7AC28AAF">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p>
    <w:p w14:paraId="5A52E90A" w14:textId="10027142" w:rsidR="0026509D" w:rsidRDefault="00ED4520" w:rsidP="00ED4520">
      <w:pPr>
        <w:pStyle w:val="Lgende"/>
        <w:jc w:val="center"/>
      </w:pPr>
      <w:r>
        <w:t xml:space="preserve">Figure </w:t>
      </w:r>
      <w:fldSimple w:instr=" SEQ Figure \* ARABIC ">
        <w:r w:rsidR="005D6F4E">
          <w:rPr>
            <w:noProof/>
          </w:rPr>
          <w:t>13</w:t>
        </w:r>
      </w:fldSimple>
      <w:r>
        <w:t xml:space="preserve"> : Solutions valides avec différentes formes</w:t>
      </w:r>
    </w:p>
    <w:p w14:paraId="03832ADA" w14:textId="3CC35EFA" w:rsidR="008D4C1D" w:rsidRDefault="00C55F13" w:rsidP="00111299">
      <w:pPr>
        <w:pStyle w:val="NormalWeb"/>
        <w:rPr>
          <w:rFonts w:ascii="3DS V2" w:eastAsia="SimSun" w:hAnsi="3DS V2"/>
          <w:lang w:val="fr-FR"/>
        </w:rPr>
      </w:pPr>
      <w:r>
        <w:rPr>
          <w:rFonts w:ascii="3DS V2" w:eastAsia="SimSun" w:hAnsi="3DS V2"/>
          <w:lang w:val="fr-FR"/>
        </w:rPr>
        <w:t xml:space="preserve">Voici trois </w:t>
      </w:r>
      <w:r w:rsidR="00111299">
        <w:rPr>
          <w:rFonts w:ascii="3DS V2" w:eastAsia="SimSun" w:hAnsi="3DS V2"/>
          <w:lang w:val="fr-FR"/>
        </w:rPr>
        <w:t>stratégies de placement. De la manière intuitive, u</w:t>
      </w:r>
      <w:r w:rsidR="00731565">
        <w:rPr>
          <w:rFonts w:ascii="3DS V2" w:eastAsia="SimSun" w:hAnsi="3DS V2"/>
          <w:lang w:val="fr-FR"/>
        </w:rPr>
        <w:t xml:space="preserve">ne </w:t>
      </w:r>
      <w:r w:rsidR="00731565" w:rsidRPr="00731565">
        <w:rPr>
          <w:rFonts w:ascii="3DS V2" w:eastAsia="SimSun" w:hAnsi="3DS V2"/>
          <w:lang w:val="fr-FR"/>
        </w:rPr>
        <w:t xml:space="preserve">organisation </w:t>
      </w:r>
      <w:r>
        <w:rPr>
          <w:rFonts w:ascii="3DS V2" w:eastAsia="SimSun" w:hAnsi="3DS V2"/>
          <w:lang w:val="fr-FR"/>
        </w:rPr>
        <w:t>centralisée</w:t>
      </w:r>
      <w:r w:rsidR="00732F5A">
        <w:rPr>
          <w:rFonts w:ascii="3DS V2" w:eastAsia="SimSun" w:hAnsi="3DS V2"/>
          <w:lang w:val="fr-FR"/>
        </w:rPr>
        <w:t>, donc le cas n°3,</w:t>
      </w:r>
      <w:r w:rsidR="00731565" w:rsidRPr="00731565">
        <w:rPr>
          <w:rFonts w:ascii="3DS V2" w:eastAsia="SimSun" w:hAnsi="3DS V2"/>
          <w:lang w:val="fr-FR"/>
        </w:rPr>
        <w:t xml:space="preserve"> est considérée comme meilleure qu’une répartition linéaire, car elle favorise la compacité, la lisibilité et la facilité de maintenance</w:t>
      </w:r>
      <w:r w:rsidR="00111299">
        <w:rPr>
          <w:rFonts w:ascii="3DS V2" w:eastAsia="SimSun" w:hAnsi="3DS V2"/>
          <w:lang w:val="fr-FR"/>
        </w:rPr>
        <w:t xml:space="preserve">. </w:t>
      </w:r>
      <w:r w:rsidR="00111299" w:rsidRPr="00111299">
        <w:rPr>
          <w:rFonts w:ascii="3DS V2" w:eastAsia="SimSun" w:hAnsi="3DS V2"/>
          <w:lang w:val="fr-FR"/>
        </w:rPr>
        <w:t>Mais ce n'est pas toujours le cas dans l'ingénierie réelle.</w:t>
      </w:r>
      <w:r w:rsidR="00111299">
        <w:rPr>
          <w:rFonts w:ascii="3DS V2" w:eastAsia="SimSun" w:hAnsi="3DS V2"/>
          <w:lang w:val="fr-FR"/>
        </w:rPr>
        <w:t xml:space="preserve"> </w:t>
      </w:r>
      <w:r w:rsidR="008D4C1D" w:rsidRPr="008D4C1D">
        <w:rPr>
          <w:rFonts w:ascii="3DS V2" w:eastAsia="SimSun" w:hAnsi="3DS V2"/>
          <w:lang w:val="fr-FR"/>
        </w:rPr>
        <w:t>L’idée est de concevoir un indice permettant d’évaluer le niveau de centralisation des cavités allouées, puis de laisser l’utilisateur choisir la stratégie qu’il souhaite</w:t>
      </w:r>
      <w:r w:rsidR="008D4C1D">
        <w:rPr>
          <w:rFonts w:ascii="3DS V2" w:eastAsia="SimSun" w:hAnsi="3DS V2"/>
          <w:lang w:val="fr-FR"/>
        </w:rPr>
        <w:t>.</w:t>
      </w:r>
      <w:r>
        <w:rPr>
          <w:rFonts w:ascii="3DS V2" w:eastAsia="SimSun" w:hAnsi="3DS V2"/>
          <w:lang w:val="fr-FR"/>
        </w:rPr>
        <w:t xml:space="preserve"> </w:t>
      </w:r>
    </w:p>
    <w:p w14:paraId="04E7A7CD" w14:textId="19211E01" w:rsidR="00A75CDB" w:rsidRDefault="00A75CDB" w:rsidP="00A75CDB">
      <w:pPr>
        <w:pStyle w:val="NormalWeb"/>
        <w:rPr>
          <w:rFonts w:ascii="3DS V2" w:eastAsia="SimSun" w:hAnsi="3DS V2"/>
          <w:lang w:val="fr-FR"/>
        </w:rPr>
      </w:pPr>
      <w:r>
        <w:rPr>
          <w:rFonts w:ascii="3DS V2" w:eastAsia="SimSun" w:hAnsi="3DS V2"/>
          <w:lang w:val="fr-FR"/>
        </w:rPr>
        <w:t xml:space="preserve">Grâce aux ces mesures, le nombre de résultat </w:t>
      </w:r>
      <w:r w:rsidR="009B6D2C">
        <w:rPr>
          <w:rFonts w:ascii="3DS V2" w:eastAsia="SimSun" w:hAnsi="3DS V2"/>
          <w:lang w:val="fr-FR"/>
        </w:rPr>
        <w:t xml:space="preserve">valide </w:t>
      </w:r>
      <w:r>
        <w:rPr>
          <w:rFonts w:ascii="3DS V2" w:eastAsia="SimSun" w:hAnsi="3DS V2"/>
          <w:lang w:val="fr-FR"/>
        </w:rPr>
        <w:t xml:space="preserve">est considérablement réduit. </w:t>
      </w:r>
    </w:p>
    <w:p w14:paraId="2E1F6162" w14:textId="77777777" w:rsidR="00A75CDB" w:rsidRDefault="00A75CDB" w:rsidP="00111299">
      <w:pPr>
        <w:pStyle w:val="NormalWeb"/>
        <w:rPr>
          <w:rFonts w:ascii="3DS V2" w:eastAsia="SimSun" w:hAnsi="3DS V2"/>
          <w:lang w:val="fr-FR"/>
        </w:rPr>
      </w:pPr>
    </w:p>
    <w:p w14:paraId="22F00B0A" w14:textId="31BE884A" w:rsidR="00EA7371" w:rsidRDefault="00EA7371">
      <w:pPr>
        <w:rPr>
          <w:rFonts w:ascii="3DS V2" w:hAnsi="3DS V2" w:cs="Times New Roman"/>
          <w:sz w:val="24"/>
          <w:szCs w:val="24"/>
          <w:lang w:eastAsia="zh-CN"/>
        </w:rPr>
      </w:pPr>
      <w:r>
        <w:rPr>
          <w:rFonts w:ascii="3DS V2" w:hAnsi="3DS V2"/>
        </w:rPr>
        <w:br w:type="page"/>
      </w:r>
    </w:p>
    <w:p w14:paraId="757F55CC" w14:textId="028B32F1" w:rsidR="00953636" w:rsidRDefault="00EA7371" w:rsidP="00953636">
      <w:pPr>
        <w:pStyle w:val="Titre3"/>
        <w:rPr>
          <w:rFonts w:ascii="3DS V2" w:hAnsi="3DS V2"/>
          <w:sz w:val="32"/>
          <w:szCs w:val="32"/>
        </w:rPr>
      </w:pPr>
      <w:bookmarkStart w:id="112" w:name="_Toc203728039"/>
      <w:r>
        <w:rPr>
          <w:rFonts w:ascii="3DS V2" w:hAnsi="3DS V2"/>
          <w:sz w:val="32"/>
          <w:szCs w:val="32"/>
        </w:rPr>
        <w:lastRenderedPageBreak/>
        <w:t>IA</w:t>
      </w:r>
      <w:bookmarkEnd w:id="112"/>
      <w:r>
        <w:rPr>
          <w:rFonts w:ascii="3DS V2" w:hAnsi="3DS V2"/>
          <w:sz w:val="32"/>
          <w:szCs w:val="32"/>
        </w:rPr>
        <w:t> </w:t>
      </w:r>
    </w:p>
    <w:p w14:paraId="194B449C" w14:textId="77777777" w:rsidR="00953636" w:rsidRDefault="00953636">
      <w:pPr>
        <w:rPr>
          <w:rFonts w:ascii="3DS V2" w:eastAsiaTheme="majorEastAsia" w:hAnsi="3DS V2" w:cstheme="majorBidi"/>
          <w:b/>
          <w:bCs/>
          <w:color w:val="005386"/>
          <w:sz w:val="32"/>
          <w:szCs w:val="32"/>
        </w:rPr>
      </w:pPr>
      <w:r>
        <w:rPr>
          <w:rFonts w:ascii="3DS V2" w:hAnsi="3DS V2"/>
          <w:sz w:val="32"/>
          <w:szCs w:val="32"/>
        </w:rPr>
        <w:br w:type="page"/>
      </w:r>
    </w:p>
    <w:p w14:paraId="6BEA3373" w14:textId="6C38E6BF" w:rsidR="00F5295E" w:rsidRPr="00F5295E" w:rsidRDefault="00F5295E" w:rsidP="00F5295E">
      <w:pPr>
        <w:pStyle w:val="Titre2"/>
        <w:rPr>
          <w:rFonts w:ascii="3DS V2" w:hAnsi="3DS V2" w:cs="Arial"/>
          <w:sz w:val="40"/>
          <w:szCs w:val="40"/>
        </w:rPr>
      </w:pPr>
      <w:bookmarkStart w:id="113" w:name="_Toc203728040"/>
      <w:r>
        <w:rPr>
          <w:rFonts w:ascii="3DS V2" w:hAnsi="3DS V2" w:cs="Arial"/>
          <w:sz w:val="40"/>
          <w:szCs w:val="40"/>
        </w:rPr>
        <w:lastRenderedPageBreak/>
        <w:t>Phase 2 : Implémentation d’une démo</w:t>
      </w:r>
      <w:bookmarkEnd w:id="113"/>
    </w:p>
    <w:p w14:paraId="7E1A96D0" w14:textId="77777777" w:rsidR="003637DA" w:rsidRPr="00311857" w:rsidRDefault="004671EA" w:rsidP="004671EA">
      <w:pPr>
        <w:pStyle w:val="NormalWeb"/>
        <w:rPr>
          <w:rFonts w:ascii="3DS V2" w:eastAsia="SimSun" w:hAnsi="3DS V2"/>
          <w:lang w:val="fr-FR"/>
        </w:rPr>
      </w:pPr>
      <w:r w:rsidRPr="00311857">
        <w:rPr>
          <w:rFonts w:ascii="3DS V2" w:eastAsia="SimSun" w:hAnsi="3DS V2"/>
          <w:lang w:val="fr-FR"/>
        </w:rPr>
        <w:t>Dans la première phase, une version fonctionnelle de l'algorithme a été conçue. Bien qu'elle offre encore de nombreuses possibilités d'amélioratio</w:t>
      </w:r>
      <w:r w:rsidR="00FB3487" w:rsidRPr="00311857">
        <w:rPr>
          <w:rFonts w:ascii="3DS V2" w:eastAsia="SimSun" w:hAnsi="3DS V2"/>
          <w:lang w:val="fr-FR"/>
        </w:rPr>
        <w:t>n</w:t>
      </w:r>
      <w:r w:rsidRPr="00311857">
        <w:rPr>
          <w:rFonts w:ascii="3DS V2" w:eastAsia="SimSun" w:hAnsi="3DS V2"/>
          <w:lang w:val="fr-FR"/>
        </w:rPr>
        <w:t xml:space="preserve"> en termes de complexité temporelle, de précision, etc</w:t>
      </w:r>
      <w:r w:rsidR="00446D0B" w:rsidRPr="00311857">
        <w:rPr>
          <w:rFonts w:ascii="3DS V2" w:eastAsia="SimSun" w:hAnsi="3DS V2"/>
          <w:lang w:val="fr-FR"/>
        </w:rPr>
        <w:t>., e</w:t>
      </w:r>
      <w:r w:rsidR="00EF58A2" w:rsidRPr="00311857">
        <w:rPr>
          <w:rFonts w:ascii="3DS V2" w:eastAsia="SimSun" w:hAnsi="3DS V2"/>
          <w:lang w:val="fr-FR"/>
        </w:rPr>
        <w:t>lle</w:t>
      </w:r>
      <w:r w:rsidRPr="00311857">
        <w:rPr>
          <w:rFonts w:ascii="3DS V2" w:eastAsia="SimSun" w:hAnsi="3DS V2"/>
          <w:lang w:val="fr-FR"/>
        </w:rPr>
        <w:t xml:space="preserve"> est</w:t>
      </w:r>
      <w:r w:rsidR="00446D0B" w:rsidRPr="00311857">
        <w:rPr>
          <w:rFonts w:ascii="3DS V2" w:eastAsia="SimSun" w:hAnsi="3DS V2"/>
          <w:lang w:val="fr-FR"/>
        </w:rPr>
        <w:t xml:space="preserve"> </w:t>
      </w:r>
      <w:r w:rsidRPr="00311857">
        <w:rPr>
          <w:rFonts w:ascii="3DS V2" w:eastAsia="SimSun" w:hAnsi="3DS V2"/>
          <w:lang w:val="fr-FR"/>
        </w:rPr>
        <w:t xml:space="preserve">capable </w:t>
      </w:r>
      <w:r w:rsidR="00253349" w:rsidRPr="00311857">
        <w:rPr>
          <w:rFonts w:ascii="3DS V2" w:eastAsia="SimSun" w:hAnsi="3DS V2"/>
          <w:lang w:val="fr-FR"/>
        </w:rPr>
        <w:t>de résoudre le problème</w:t>
      </w:r>
      <w:r w:rsidRPr="00311857">
        <w:rPr>
          <w:rFonts w:ascii="3DS V2" w:eastAsia="SimSun" w:hAnsi="3DS V2"/>
          <w:lang w:val="fr-FR"/>
        </w:rPr>
        <w:t>.</w:t>
      </w:r>
    </w:p>
    <w:p w14:paraId="13FCF1CE" w14:textId="6D85F96B" w:rsidR="00680026" w:rsidRPr="00311857" w:rsidRDefault="00EF58A2" w:rsidP="004671EA">
      <w:pPr>
        <w:pStyle w:val="NormalWeb"/>
        <w:rPr>
          <w:rFonts w:ascii="3DS V2" w:eastAsia="SimSun" w:hAnsi="3DS V2"/>
          <w:lang w:val="fr-FR"/>
        </w:rPr>
      </w:pPr>
      <w:commentRangeStart w:id="114"/>
      <w:r w:rsidRPr="00311857">
        <w:rPr>
          <w:rFonts w:ascii="3DS V2" w:eastAsia="SimSun" w:hAnsi="3DS V2"/>
          <w:lang w:val="fr-FR"/>
        </w:rPr>
        <w:t xml:space="preserve">Au lieu de mise en place directement cet algorithme dans la plateforme </w:t>
      </w:r>
      <w:commentRangeEnd w:id="114"/>
      <w:r w:rsidR="005A4F2E">
        <w:rPr>
          <w:rStyle w:val="Marquedecommentaire"/>
          <w:szCs w:val="20"/>
          <w:lang w:val="fr-FR" w:eastAsia="en-US"/>
        </w:rPr>
        <w:commentReference w:id="114"/>
      </w:r>
      <w:r w:rsidRPr="00311857">
        <w:rPr>
          <w:rFonts w:ascii="3DS V2" w:eastAsia="SimSun" w:hAnsi="3DS V2"/>
          <w:lang w:val="fr-FR"/>
        </w:rPr>
        <w:t xml:space="preserve">3DEXPERIENCE, </w:t>
      </w:r>
      <w:r w:rsidR="00197C57" w:rsidRPr="00311857">
        <w:rPr>
          <w:rFonts w:ascii="3DS V2" w:eastAsia="SimSun" w:hAnsi="3DS V2"/>
          <w:lang w:val="fr-FR"/>
        </w:rPr>
        <w:t>une démo légère et simple</w:t>
      </w:r>
      <w:r w:rsidRPr="00311857">
        <w:rPr>
          <w:rFonts w:ascii="3DS V2" w:eastAsia="SimSun" w:hAnsi="3DS V2"/>
          <w:lang w:val="fr-FR"/>
        </w:rPr>
        <w:t xml:space="preserve"> avec standard C++ est conseillé</w:t>
      </w:r>
      <w:r w:rsidR="00197C57" w:rsidRPr="00311857">
        <w:rPr>
          <w:rFonts w:ascii="3DS V2" w:eastAsia="SimSun" w:hAnsi="3DS V2"/>
          <w:lang w:val="fr-FR"/>
        </w:rPr>
        <w:t>e</w:t>
      </w:r>
      <w:r w:rsidRPr="00311857">
        <w:rPr>
          <w:rFonts w:ascii="3DS V2" w:eastAsia="SimSun" w:hAnsi="3DS V2"/>
          <w:lang w:val="fr-FR"/>
        </w:rPr>
        <w:t>.</w:t>
      </w:r>
      <w:r w:rsidR="00197C57" w:rsidRPr="00311857">
        <w:rPr>
          <w:rFonts w:ascii="3DS V2" w:eastAsia="SimSun" w:hAnsi="3DS V2"/>
          <w:lang w:val="fr-FR"/>
        </w:rPr>
        <w:t xml:space="preserve"> Dans un </w:t>
      </w:r>
      <w:r w:rsidR="00050048" w:rsidRPr="00311857">
        <w:rPr>
          <w:rFonts w:ascii="3DS V2" w:eastAsia="SimSun" w:hAnsi="3DS V2"/>
          <w:lang w:val="fr-FR"/>
        </w:rPr>
        <w:t xml:space="preserve">très </w:t>
      </w:r>
      <w:r w:rsidR="00197C57" w:rsidRPr="00311857">
        <w:rPr>
          <w:rFonts w:ascii="3DS V2" w:eastAsia="SimSun" w:hAnsi="3DS V2"/>
          <w:lang w:val="fr-FR"/>
        </w:rPr>
        <w:t>grand projet qui compte des centaines de millions de ligne de code, comme 3DEXPERIENCE, rien n’est facile. La légèreté</w:t>
      </w:r>
      <w:r w:rsidR="00AF66A3" w:rsidRPr="00311857">
        <w:rPr>
          <w:rFonts w:ascii="3DS V2" w:eastAsia="SimSun" w:hAnsi="3DS V2"/>
          <w:lang w:val="fr-FR"/>
        </w:rPr>
        <w:t xml:space="preserve"> et simplicité</w:t>
      </w:r>
      <w:r w:rsidR="00197C57" w:rsidRPr="00311857">
        <w:rPr>
          <w:rFonts w:ascii="3DS V2" w:eastAsia="SimSun" w:hAnsi="3DS V2"/>
          <w:lang w:val="fr-FR"/>
        </w:rPr>
        <w:t xml:space="preserve"> de la démo </w:t>
      </w:r>
      <w:r w:rsidR="00CF3537" w:rsidRPr="00311857">
        <w:rPr>
          <w:rFonts w:ascii="3DS V2" w:eastAsia="SimSun" w:hAnsi="3DS V2"/>
          <w:lang w:val="fr-FR"/>
        </w:rPr>
        <w:t>me</w:t>
      </w:r>
      <w:r w:rsidR="00680026" w:rsidRPr="00311857">
        <w:rPr>
          <w:rFonts w:ascii="3DS V2" w:eastAsia="SimSun" w:hAnsi="3DS V2"/>
          <w:lang w:val="fr-FR"/>
        </w:rPr>
        <w:t xml:space="preserve"> permet de concentrer sur la précision d’algorithme sans </w:t>
      </w:r>
      <w:r w:rsidR="009D7DF4" w:rsidRPr="00311857">
        <w:rPr>
          <w:rFonts w:ascii="3DS V2" w:eastAsia="SimSun" w:hAnsi="3DS V2"/>
          <w:lang w:val="fr-FR"/>
        </w:rPr>
        <w:t>être coincé</w:t>
      </w:r>
      <w:r w:rsidR="00680026" w:rsidRPr="00311857">
        <w:rPr>
          <w:rFonts w:ascii="3DS V2" w:eastAsia="SimSun" w:hAnsi="3DS V2"/>
          <w:lang w:val="fr-FR"/>
        </w:rPr>
        <w:t xml:space="preserve"> par les contraintes techniques, et de </w:t>
      </w:r>
      <w:r w:rsidR="00197C57" w:rsidRPr="00311857">
        <w:rPr>
          <w:rFonts w:ascii="3DS V2" w:eastAsia="SimSun" w:hAnsi="3DS V2"/>
          <w:lang w:val="fr-FR"/>
        </w:rPr>
        <w:t>facilite</w:t>
      </w:r>
      <w:r w:rsidR="00680026" w:rsidRPr="00311857">
        <w:rPr>
          <w:rFonts w:ascii="3DS V2" w:eastAsia="SimSun" w:hAnsi="3DS V2"/>
          <w:lang w:val="fr-FR"/>
        </w:rPr>
        <w:t>r</w:t>
      </w:r>
      <w:r w:rsidR="00197C57" w:rsidRPr="00311857">
        <w:rPr>
          <w:rFonts w:ascii="3DS V2" w:eastAsia="SimSun" w:hAnsi="3DS V2"/>
          <w:lang w:val="fr-FR"/>
        </w:rPr>
        <w:t xml:space="preserve"> le débogage </w:t>
      </w:r>
      <w:r w:rsidR="00050048" w:rsidRPr="00311857">
        <w:rPr>
          <w:rFonts w:ascii="3DS V2" w:eastAsia="SimSun" w:hAnsi="3DS V2"/>
          <w:lang w:val="fr-FR"/>
        </w:rPr>
        <w:t>de l’algorithme</w:t>
      </w:r>
      <w:r w:rsidR="00197C57" w:rsidRPr="00311857">
        <w:rPr>
          <w:rFonts w:ascii="3DS V2" w:eastAsia="SimSun" w:hAnsi="3DS V2"/>
          <w:lang w:val="fr-FR"/>
        </w:rPr>
        <w:t xml:space="preserve"> et les améliorations potentielles. </w:t>
      </w:r>
    </w:p>
    <w:p w14:paraId="5CD6DDAA" w14:textId="45AE2B2B" w:rsidR="00354670" w:rsidRDefault="0024134C" w:rsidP="007D290B">
      <w:pPr>
        <w:spacing w:line="240" w:lineRule="auto"/>
        <w:rPr>
          <w:rFonts w:ascii="3DS V2" w:hAnsi="3DS V2"/>
          <w:sz w:val="24"/>
          <w:szCs w:val="24"/>
        </w:rPr>
      </w:pPr>
      <w:r w:rsidRPr="00592042">
        <w:rPr>
          <w:rFonts w:ascii="3DS V2" w:hAnsi="3DS V2"/>
          <w:sz w:val="24"/>
          <w:szCs w:val="24"/>
        </w:rPr>
        <w:t xml:space="preserve">Cette démo est réalisée </w:t>
      </w:r>
      <w:del w:id="115" w:author="GOUTAUDIER Sébastien" w:date="2025-07-30T09:12:00Z">
        <w:r w:rsidR="0049074F" w:rsidDel="005A4F2E">
          <w:rPr>
            <w:rFonts w:ascii="3DS V2" w:hAnsi="3DS V2"/>
            <w:sz w:val="24"/>
            <w:szCs w:val="24"/>
          </w:rPr>
          <w:delText>dans</w:delText>
        </w:r>
        <w:r w:rsidRPr="00592042" w:rsidDel="005A4F2E">
          <w:rPr>
            <w:rFonts w:ascii="3DS V2" w:hAnsi="3DS V2"/>
            <w:sz w:val="24"/>
            <w:szCs w:val="24"/>
          </w:rPr>
          <w:delText xml:space="preserve"> </w:delText>
        </w:r>
      </w:del>
      <w:ins w:id="116" w:author="GOUTAUDIER Sébastien" w:date="2025-07-30T09:12:00Z">
        <w:r w:rsidR="005A4F2E">
          <w:rPr>
            <w:rFonts w:ascii="3DS V2" w:hAnsi="3DS V2"/>
            <w:sz w:val="24"/>
            <w:szCs w:val="24"/>
          </w:rPr>
          <w:t>avec</w:t>
        </w:r>
        <w:r w:rsidR="005A4F2E" w:rsidRPr="00592042">
          <w:rPr>
            <w:rFonts w:ascii="3DS V2" w:hAnsi="3DS V2"/>
            <w:sz w:val="24"/>
            <w:szCs w:val="24"/>
          </w:rPr>
          <w:t xml:space="preserve"> </w:t>
        </w:r>
      </w:ins>
      <w:r w:rsidRPr="00592042">
        <w:rPr>
          <w:rFonts w:ascii="3DS V2" w:hAnsi="3DS V2"/>
          <w:sz w:val="24"/>
          <w:szCs w:val="24"/>
        </w:rPr>
        <w:t xml:space="preserve">Ubuntu 24.04(wsl2) </w:t>
      </w:r>
      <w:del w:id="117" w:author="GOUTAUDIER Sébastien" w:date="2025-07-30T09:12:00Z">
        <w:r w:rsidRPr="00592042" w:rsidDel="005A4F2E">
          <w:rPr>
            <w:rFonts w:ascii="3DS V2" w:hAnsi="3DS V2"/>
            <w:sz w:val="24"/>
            <w:szCs w:val="24"/>
          </w:rPr>
          <w:delText xml:space="preserve">avec </w:delText>
        </w:r>
      </w:del>
      <w:ins w:id="118" w:author="GOUTAUDIER Sébastien" w:date="2025-07-30T09:12:00Z">
        <w:r w:rsidR="005A4F2E">
          <w:rPr>
            <w:rFonts w:ascii="3DS V2" w:hAnsi="3DS V2"/>
            <w:sz w:val="24"/>
            <w:szCs w:val="24"/>
          </w:rPr>
          <w:t>et</w:t>
        </w:r>
        <w:r w:rsidR="005A4F2E" w:rsidRPr="00592042">
          <w:rPr>
            <w:rFonts w:ascii="3DS V2" w:hAnsi="3DS V2"/>
            <w:sz w:val="24"/>
            <w:szCs w:val="24"/>
          </w:rPr>
          <w:t xml:space="preserve"> </w:t>
        </w:r>
      </w:ins>
      <w:r w:rsidR="00AC7BBC">
        <w:rPr>
          <w:rFonts w:ascii="3DS V2" w:hAnsi="3DS V2"/>
          <w:sz w:val="24"/>
          <w:szCs w:val="24"/>
        </w:rPr>
        <w:t>P</w:t>
      </w:r>
      <w:r w:rsidR="00354670" w:rsidRPr="00592042">
        <w:rPr>
          <w:rFonts w:ascii="3DS V2" w:hAnsi="3DS V2"/>
          <w:sz w:val="24"/>
          <w:szCs w:val="24"/>
        </w:rPr>
        <w:t xml:space="preserve">ython 3.12 </w:t>
      </w:r>
      <w:r w:rsidR="00964A46">
        <w:rPr>
          <w:rFonts w:ascii="3DS V2" w:hAnsi="3DS V2"/>
          <w:sz w:val="24"/>
          <w:szCs w:val="24"/>
        </w:rPr>
        <w:t>&amp;</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&amp; CMake 3.28</w:t>
      </w:r>
      <w:r w:rsidRPr="00592042">
        <w:rPr>
          <w:rFonts w:ascii="3DS V2" w:hAnsi="3DS V2"/>
          <w:sz w:val="24"/>
          <w:szCs w:val="24"/>
        </w:rPr>
        <w:t xml:space="preserve">. L’avantage d’utiliser </w:t>
      </w:r>
      <w:ins w:id="119" w:author="GOUTAUDIER Sébastien" w:date="2025-07-30T09:12:00Z">
        <w:r w:rsidR="005A4F2E">
          <w:rPr>
            <w:rFonts w:ascii="3DS V2" w:hAnsi="3DS V2"/>
            <w:sz w:val="24"/>
            <w:szCs w:val="24"/>
          </w:rPr>
          <w:t xml:space="preserve">le </w:t>
        </w:r>
      </w:ins>
      <w:r w:rsidRPr="00592042">
        <w:rPr>
          <w:rFonts w:ascii="3DS V2" w:hAnsi="3DS V2"/>
          <w:sz w:val="24"/>
          <w:szCs w:val="24"/>
        </w:rPr>
        <w:t xml:space="preserve">standard C++23 est de bien profiter </w:t>
      </w:r>
      <w:del w:id="120" w:author="GOUTAUDIER Sébastien" w:date="2025-07-30T09:12:00Z">
        <w:r w:rsidRPr="00592042" w:rsidDel="005A4F2E">
          <w:rPr>
            <w:rFonts w:ascii="3DS V2" w:hAnsi="3DS V2"/>
            <w:sz w:val="24"/>
            <w:szCs w:val="24"/>
          </w:rPr>
          <w:delText xml:space="preserve">les </w:delText>
        </w:r>
      </w:del>
      <w:ins w:id="121" w:author="GOUTAUDIER Sébastien" w:date="2025-07-30T09:12:00Z">
        <w:r w:rsidR="005A4F2E">
          <w:rPr>
            <w:rFonts w:ascii="3DS V2" w:hAnsi="3DS V2"/>
            <w:sz w:val="24"/>
            <w:szCs w:val="24"/>
          </w:rPr>
          <w:t>des</w:t>
        </w:r>
        <w:r w:rsidR="005A4F2E" w:rsidRPr="00592042">
          <w:rPr>
            <w:rFonts w:ascii="3DS V2" w:hAnsi="3DS V2"/>
            <w:sz w:val="24"/>
            <w:szCs w:val="24"/>
          </w:rPr>
          <w:t xml:space="preserve"> </w:t>
        </w:r>
      </w:ins>
      <w:r w:rsidRPr="00592042">
        <w:rPr>
          <w:rFonts w:ascii="3DS V2" w:hAnsi="3DS V2"/>
          <w:sz w:val="24"/>
          <w:szCs w:val="24"/>
        </w:rPr>
        <w:t xml:space="preserve">technologies et </w:t>
      </w:r>
      <w:del w:id="122" w:author="GOUTAUDIER Sébastien" w:date="2025-07-30T09:12:00Z">
        <w:r w:rsidRPr="00592042" w:rsidDel="005A4F2E">
          <w:rPr>
            <w:rFonts w:ascii="3DS V2" w:hAnsi="3DS V2"/>
            <w:sz w:val="24"/>
            <w:szCs w:val="24"/>
          </w:rPr>
          <w:delText xml:space="preserve">les </w:delText>
        </w:r>
      </w:del>
      <w:ins w:id="123" w:author="GOUTAUDIER Sébastien" w:date="2025-07-30T09:12:00Z">
        <w:r w:rsidR="005A4F2E">
          <w:rPr>
            <w:rFonts w:ascii="3DS V2" w:hAnsi="3DS V2"/>
            <w:sz w:val="24"/>
            <w:szCs w:val="24"/>
          </w:rPr>
          <w:t>des</w:t>
        </w:r>
        <w:r w:rsidR="005A4F2E" w:rsidRPr="00592042">
          <w:rPr>
            <w:rFonts w:ascii="3DS V2" w:hAnsi="3DS V2"/>
            <w:sz w:val="24"/>
            <w:szCs w:val="24"/>
          </w:rPr>
          <w:t xml:space="preserve"> </w:t>
        </w:r>
      </w:ins>
      <w:r w:rsidRPr="00592042">
        <w:rPr>
          <w:rFonts w:ascii="3DS V2" w:hAnsi="3DS V2"/>
          <w:sz w:val="24"/>
          <w:szCs w:val="24"/>
        </w:rPr>
        <w:t>outils plus puissant</w:t>
      </w:r>
      <w:del w:id="124" w:author="GOUTAUDIER Sébastien" w:date="2025-07-30T09:12:00Z">
        <w:r w:rsidRPr="00592042" w:rsidDel="005A4F2E">
          <w:rPr>
            <w:rFonts w:ascii="3DS V2" w:hAnsi="3DS V2"/>
            <w:sz w:val="24"/>
            <w:szCs w:val="24"/>
          </w:rPr>
          <w:delText>e</w:delText>
        </w:r>
      </w:del>
      <w:r w:rsidRPr="00592042">
        <w:rPr>
          <w:rFonts w:ascii="3DS V2" w:hAnsi="3DS V2"/>
          <w:sz w:val="24"/>
          <w:szCs w:val="24"/>
        </w:rPr>
        <w:t xml:space="preserve">s </w:t>
      </w:r>
      <w:r w:rsidR="00D61C46">
        <w:rPr>
          <w:rFonts w:ascii="3DS V2" w:hAnsi="3DS V2"/>
          <w:sz w:val="24"/>
          <w:szCs w:val="24"/>
        </w:rPr>
        <w:t>et</w:t>
      </w:r>
      <w:r w:rsidRPr="00592042">
        <w:rPr>
          <w:rFonts w:ascii="3DS V2" w:hAnsi="3DS V2"/>
          <w:sz w:val="24"/>
          <w:szCs w:val="24"/>
        </w:rPr>
        <w:t xml:space="preserve"> plus récent</w:t>
      </w:r>
      <w:del w:id="125" w:author="GOUTAUDIER Sébastien" w:date="2025-07-30T09:12:00Z">
        <w:r w:rsidRPr="00592042" w:rsidDel="005A4F2E">
          <w:rPr>
            <w:rFonts w:ascii="3DS V2" w:hAnsi="3DS V2"/>
            <w:sz w:val="24"/>
            <w:szCs w:val="24"/>
          </w:rPr>
          <w:delText>e</w:delText>
        </w:r>
      </w:del>
      <w:r w:rsidRPr="00592042">
        <w:rPr>
          <w:rFonts w:ascii="3DS V2" w:hAnsi="3DS V2"/>
          <w:sz w:val="24"/>
          <w:szCs w:val="24"/>
        </w:rPr>
        <w:t xml:space="preserve">s. </w:t>
      </w:r>
      <w:r w:rsidR="00354670"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 visualiser le résultat</w:t>
      </w:r>
      <w:r w:rsidR="00354670"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r w:rsidR="00DA1A55">
        <w:rPr>
          <w:rFonts w:ascii="3DS V2" w:hAnsi="3DS V2"/>
          <w:sz w:val="24"/>
          <w:szCs w:val="24"/>
        </w:rPr>
        <w:t>(</w:t>
      </w:r>
      <w:r w:rsidR="00842066">
        <w:rPr>
          <w:rFonts w:ascii="3DS V2" w:hAnsi="3DS V2"/>
          <w:sz w:val="24"/>
          <w:szCs w:val="24"/>
        </w:rPr>
        <w:t>Voir Annexe 1</w:t>
      </w:r>
      <w:r w:rsidR="00DA1A55">
        <w:rPr>
          <w:rFonts w:ascii="3DS V2" w:hAnsi="3DS V2"/>
          <w:sz w:val="24"/>
          <w:szCs w:val="24"/>
        </w:rPr>
        <w:t>)</w:t>
      </w:r>
      <w:r w:rsidR="00842066">
        <w:rPr>
          <w:rFonts w:ascii="3DS V2" w:hAnsi="3DS V2"/>
          <w:sz w:val="24"/>
          <w:szCs w:val="24"/>
        </w:rPr>
        <w:t>.</w:t>
      </w:r>
    </w:p>
    <w:p w14:paraId="54520D33" w14:textId="77777777" w:rsidR="00E44F86" w:rsidRDefault="00C579DC" w:rsidP="00E44F86">
      <w:pPr>
        <w:pStyle w:val="Titre3"/>
        <w:rPr>
          <w:rFonts w:ascii="3DS V2" w:hAnsi="3DS V2"/>
          <w:sz w:val="32"/>
          <w:szCs w:val="32"/>
        </w:rPr>
      </w:pPr>
      <w:bookmarkStart w:id="126" w:name="_Toc203728041"/>
      <w:r>
        <w:rPr>
          <w:rFonts w:ascii="3DS V2" w:hAnsi="3DS V2"/>
          <w:sz w:val="32"/>
          <w:szCs w:val="32"/>
        </w:rPr>
        <w:t>Auto-détections des cavités</w:t>
      </w:r>
      <w:bookmarkEnd w:id="126"/>
    </w:p>
    <w:p w14:paraId="7819E25D" w14:textId="6F042256" w:rsidR="00C579DC" w:rsidRPr="00E44F86" w:rsidRDefault="00C579DC" w:rsidP="00E44F86">
      <w:pPr>
        <w:pStyle w:val="NormalWeb"/>
        <w:rPr>
          <w:rFonts w:ascii="3DS V2" w:eastAsia="SimSun" w:hAnsi="3DS V2"/>
          <w:lang w:val="fr-FR"/>
        </w:rPr>
      </w:pPr>
      <w:r w:rsidRPr="00E44F86">
        <w:rPr>
          <w:rFonts w:ascii="3DS V2" w:eastAsia="SimSun" w:hAnsi="3DS V2"/>
          <w:lang w:val="fr-FR"/>
        </w:rPr>
        <w:t xml:space="preserve">Ce processus est fait </w:t>
      </w:r>
      <w:ins w:id="127" w:author="GOUTAUDIER Sébastien" w:date="2025-07-30T09:13:00Z">
        <w:r w:rsidR="005A4F2E">
          <w:rPr>
            <w:rFonts w:ascii="3DS V2" w:eastAsia="SimSun" w:hAnsi="3DS V2"/>
            <w:lang w:val="fr-FR"/>
          </w:rPr>
          <w:t>d’</w:t>
        </w:r>
      </w:ins>
      <w:r w:rsidRPr="00E44F86">
        <w:rPr>
          <w:rFonts w:ascii="3DS V2" w:eastAsia="SimSun" w:hAnsi="3DS V2"/>
          <w:lang w:val="fr-FR"/>
        </w:rPr>
        <w:t>un script python</w:t>
      </w:r>
      <w:r w:rsidR="00F25D35">
        <w:rPr>
          <w:rFonts w:ascii="3DS V2" w:eastAsia="SimSun" w:hAnsi="3DS V2"/>
          <w:lang w:val="fr-FR"/>
        </w:rPr>
        <w:t xml:space="preserve"> « </w:t>
      </w:r>
      <w:r w:rsidR="00F25D35">
        <w:rPr>
          <w:rFonts w:ascii="3DS V2" w:eastAsia="SimSun" w:hAnsi="3DS V2"/>
          <w:noProof/>
          <w:lang w:val="fr-FR"/>
        </w:rPr>
        <w:t>cavity_detector</w:t>
      </w:r>
      <w:r w:rsidR="00F25D35">
        <w:rPr>
          <w:rFonts w:ascii="3DS V2" w:eastAsia="SimSun" w:hAnsi="3DS V2"/>
          <w:lang w:val="fr-FR"/>
        </w:rPr>
        <w:t> »</w:t>
      </w:r>
      <w:r w:rsidR="001139A2" w:rsidRPr="00E44F86">
        <w:rPr>
          <w:rFonts w:ascii="3DS V2" w:eastAsia="SimSun" w:hAnsi="3DS V2"/>
          <w:lang w:val="fr-FR"/>
        </w:rPr>
        <w:t>. Son rôle est d’</w:t>
      </w:r>
      <w:r w:rsidRPr="00E44F86">
        <w:rPr>
          <w:rFonts w:ascii="3DS V2" w:eastAsia="SimSun" w:hAnsi="3DS V2"/>
          <w:lang w:val="fr-FR"/>
        </w:rPr>
        <w:t>identifie</w:t>
      </w:r>
      <w:ins w:id="128" w:author="GOUTAUDIER Sébastien" w:date="2025-07-30T09:13:00Z">
        <w:r w:rsidR="005A4F2E">
          <w:rPr>
            <w:rFonts w:ascii="3DS V2" w:eastAsia="SimSun" w:hAnsi="3DS V2"/>
            <w:lang w:val="fr-FR"/>
          </w:rPr>
          <w:t>r</w:t>
        </w:r>
      </w:ins>
      <w:r w:rsidRPr="00E44F86">
        <w:rPr>
          <w:rFonts w:ascii="3DS V2" w:eastAsia="SimSun" w:hAnsi="3DS V2"/>
          <w:lang w:val="fr-FR"/>
        </w:rPr>
        <w:t xml:space="preserve"> toutes les cavités et enregistre leur position et leur rayon à partir d’un fichier d’image du connecteur. Il utilise la fonction « findContours » de bibliothèque opencv pour trouver les cavités, donc graphiquement des cercles, avec quelques traitements préalables d’image</w:t>
      </w:r>
      <w:r w:rsidR="00237D31" w:rsidRPr="00E44F86">
        <w:rPr>
          <w:rFonts w:ascii="3DS V2" w:eastAsia="SimSun" w:hAnsi="3DS V2"/>
          <w:lang w:val="fr-FR"/>
        </w:rPr>
        <w:t>. Ces traitements</w:t>
      </w:r>
      <w:r w:rsidRPr="00E44F86">
        <w:rPr>
          <w:rFonts w:ascii="3DS V2" w:eastAsia="SimSun" w:hAnsi="3DS V2"/>
          <w:lang w:val="fr-FR"/>
        </w:rPr>
        <w:t xml:space="preserve"> comme un renforcement de contraste d’image ou</w:t>
      </w:r>
      <w:r w:rsidR="001139A2" w:rsidRPr="00E44F86">
        <w:rPr>
          <w:rFonts w:ascii="3DS V2" w:eastAsia="SimSun" w:hAnsi="3DS V2"/>
          <w:lang w:val="fr-FR"/>
        </w:rPr>
        <w:t xml:space="preserve"> un</w:t>
      </w:r>
      <w:r w:rsidRPr="00E44F86">
        <w:rPr>
          <w:rFonts w:ascii="3DS V2" w:eastAsia="SimSun" w:hAnsi="3DS V2"/>
          <w:lang w:val="fr-FR"/>
        </w:rPr>
        <w:t xml:space="preserve"> filtre avec un masque de couleur est nécessaire avant de scanner contours</w:t>
      </w:r>
      <w:r w:rsidR="001139A2" w:rsidRPr="00E44F86">
        <w:rPr>
          <w:rFonts w:ascii="3DS V2" w:eastAsia="SimSun" w:hAnsi="3DS V2"/>
          <w:lang w:val="fr-FR"/>
        </w:rPr>
        <w:t xml:space="preserve"> pour un meilleur résultat de détection.</w:t>
      </w:r>
      <w:r w:rsidR="002F4E0F" w:rsidRPr="00E44F86">
        <w:rPr>
          <w:rFonts w:ascii="3DS V2" w:eastAsia="SimSun" w:hAnsi="3DS V2"/>
          <w:lang w:val="fr-FR"/>
        </w:rPr>
        <w:t xml:space="preserve"> U</w:t>
      </w:r>
      <w:r w:rsidRPr="00E44F86">
        <w:rPr>
          <w:rFonts w:ascii="3DS V2" w:eastAsia="SimSun" w:hAnsi="3DS V2"/>
          <w:lang w:val="fr-FR"/>
        </w:rPr>
        <w:t xml:space="preserve">n contrôle de circularité est effectué sur les </w:t>
      </w:r>
      <w:r w:rsidR="001139A2" w:rsidRPr="00E44F86">
        <w:rPr>
          <w:rFonts w:ascii="3DS V2" w:eastAsia="SimSun" w:hAnsi="3DS V2"/>
          <w:lang w:val="fr-FR"/>
        </w:rPr>
        <w:t>cercles</w:t>
      </w:r>
      <w:r w:rsidRPr="00E44F86">
        <w:rPr>
          <w:rFonts w:ascii="3DS V2" w:eastAsia="SimSun" w:hAnsi="3DS V2"/>
          <w:lang w:val="fr-FR"/>
        </w:rPr>
        <w:t xml:space="preserve"> trouv</w:t>
      </w:r>
      <w:r w:rsidR="00014B8E" w:rsidRPr="00E44F86">
        <w:rPr>
          <w:rFonts w:ascii="3DS V2" w:eastAsia="SimSun" w:hAnsi="3DS V2"/>
          <w:lang w:val="fr-FR"/>
        </w:rPr>
        <w:t>és</w:t>
      </w:r>
      <w:r w:rsidR="002F4E0F" w:rsidRPr="00E44F86">
        <w:rPr>
          <w:rFonts w:ascii="3DS V2" w:eastAsia="SimSun" w:hAnsi="3DS V2"/>
          <w:lang w:val="fr-FR"/>
        </w:rPr>
        <w:t xml:space="preserve">, pour éviter les fausses détections, notamment sur les lettres qui ressemble au cercle, comme « C » ou « G ». </w:t>
      </w:r>
      <w:r w:rsidR="00BF7354" w:rsidRPr="00E44F86">
        <w:rPr>
          <w:rFonts w:ascii="3DS V2" w:eastAsia="SimSun" w:hAnsi="3DS V2"/>
          <w:lang w:val="fr-FR"/>
        </w:rPr>
        <w:t>La correspondance de rayon et gauge est saisie à la main.</w:t>
      </w:r>
      <w:r w:rsidRPr="00E44F86">
        <w:rPr>
          <w:rFonts w:ascii="3DS V2" w:eastAsia="SimSun" w:hAnsi="3DS V2"/>
          <w:lang w:val="fr-FR"/>
        </w:rPr>
        <w:t xml:space="preserve"> </w:t>
      </w:r>
      <w:r w:rsidR="00BF7354" w:rsidRPr="00E44F86">
        <w:rPr>
          <w:rFonts w:ascii="3DS V2" w:eastAsia="SimSun" w:hAnsi="3DS V2"/>
          <w:lang w:val="fr-FR"/>
        </w:rPr>
        <w:t>Les</w:t>
      </w:r>
      <w:r w:rsidRPr="00E44F86">
        <w:rPr>
          <w:rFonts w:ascii="3DS V2" w:eastAsia="SimSun" w:hAnsi="3DS V2"/>
          <w:lang w:val="fr-FR"/>
        </w:rPr>
        <w:t xml:space="preserve"> données détectées, sous la forme d’une liste de tuple [ID, gauge, x, y], vont être envoyé à l’exécutable C++</w:t>
      </w:r>
      <w:r w:rsidR="003525E9" w:rsidRPr="00E44F86">
        <w:rPr>
          <w:rFonts w:ascii="3DS V2" w:eastAsia="SimSun" w:hAnsi="3DS V2"/>
          <w:lang w:val="fr-FR"/>
        </w:rPr>
        <w:t xml:space="preserve"> grâce à la bibliothèque pybind11, </w:t>
      </w:r>
      <w:r w:rsidRPr="00E44F86">
        <w:rPr>
          <w:rFonts w:ascii="3DS V2" w:eastAsia="SimSun" w:hAnsi="3DS V2"/>
          <w:lang w:val="fr-FR"/>
        </w:rPr>
        <w:t>pour le</w:t>
      </w:r>
      <w:r w:rsidR="003525E9" w:rsidRPr="00E44F86">
        <w:rPr>
          <w:rFonts w:ascii="3DS V2" w:eastAsia="SimSun" w:hAnsi="3DS V2"/>
          <w:lang w:val="fr-FR"/>
        </w:rPr>
        <w:t>s</w:t>
      </w:r>
      <w:r w:rsidRPr="00E44F86">
        <w:rPr>
          <w:rFonts w:ascii="3DS V2" w:eastAsia="SimSun" w:hAnsi="3DS V2"/>
          <w:lang w:val="fr-FR"/>
        </w:rPr>
        <w:t xml:space="preserve"> calcul</w:t>
      </w:r>
      <w:r w:rsidR="003525E9" w:rsidRPr="00E44F86">
        <w:rPr>
          <w:rFonts w:ascii="3DS V2" w:eastAsia="SimSun" w:hAnsi="3DS V2"/>
          <w:lang w:val="fr-FR"/>
        </w:rPr>
        <w:t>s</w:t>
      </w:r>
      <w:r w:rsidRPr="00E44F86">
        <w:rPr>
          <w:rFonts w:ascii="3DS V2" w:eastAsia="SimSun" w:hAnsi="3DS V2"/>
          <w:lang w:val="fr-FR"/>
        </w:rPr>
        <w:t xml:space="preserve"> </w:t>
      </w:r>
      <w:commentRangeStart w:id="129"/>
      <w:r w:rsidRPr="00E44F86">
        <w:rPr>
          <w:rFonts w:ascii="3DS V2" w:eastAsia="SimSun" w:hAnsi="3DS V2"/>
          <w:lang w:val="fr-FR"/>
        </w:rPr>
        <w:t xml:space="preserve">de suite. </w:t>
      </w:r>
      <w:commentRangeEnd w:id="129"/>
      <w:r w:rsidR="001533FE">
        <w:rPr>
          <w:rStyle w:val="Marquedecommentaire"/>
          <w:szCs w:val="20"/>
          <w:lang w:val="fr-FR" w:eastAsia="en-US"/>
        </w:rPr>
        <w:commentReference w:id="129"/>
      </w:r>
      <w:r w:rsidRPr="00E44F86">
        <w:rPr>
          <w:rFonts w:ascii="3DS V2" w:eastAsia="SimSun" w:hAnsi="3DS V2"/>
          <w:lang w:val="fr-FR"/>
        </w:rPr>
        <w:t xml:space="preserve">L’utilisation d’IA </w:t>
      </w:r>
      <w:r w:rsidR="0017728E" w:rsidRPr="00E44F86">
        <w:rPr>
          <w:rFonts w:ascii="3DS V2" w:eastAsia="SimSun" w:hAnsi="3DS V2"/>
          <w:lang w:val="fr-FR"/>
        </w:rPr>
        <w:t>est proposé</w:t>
      </w:r>
      <w:r w:rsidR="007D290B" w:rsidRPr="00E44F86">
        <w:rPr>
          <w:rFonts w:ascii="3DS V2" w:eastAsia="SimSun" w:hAnsi="3DS V2"/>
          <w:lang w:val="fr-FR"/>
        </w:rPr>
        <w:t>e</w:t>
      </w:r>
      <w:r w:rsidR="0017728E" w:rsidRPr="00E44F86">
        <w:rPr>
          <w:rFonts w:ascii="3DS V2" w:eastAsia="SimSun" w:hAnsi="3DS V2"/>
          <w:lang w:val="fr-FR"/>
        </w:rPr>
        <w:t xml:space="preserve"> au début, mais rapidement elle a </w:t>
      </w:r>
      <w:r w:rsidRPr="00E44F86">
        <w:rPr>
          <w:rFonts w:ascii="3DS V2" w:eastAsia="SimSun" w:hAnsi="3DS V2"/>
          <w:lang w:val="fr-FR"/>
        </w:rPr>
        <w:t>été jugé</w:t>
      </w:r>
      <w:r w:rsidR="007D290B" w:rsidRPr="00E44F86">
        <w:rPr>
          <w:rFonts w:ascii="3DS V2" w:eastAsia="SimSun" w:hAnsi="3DS V2"/>
          <w:lang w:val="fr-FR"/>
        </w:rPr>
        <w:t>e</w:t>
      </w:r>
      <w:r w:rsidRPr="00E44F86">
        <w:rPr>
          <w:rFonts w:ascii="3DS V2" w:eastAsia="SimSun" w:hAnsi="3DS V2"/>
          <w:lang w:val="fr-FR"/>
        </w:rPr>
        <w:t xml:space="preserve"> peu faisable en raison de manque de données d’apprentissage.</w:t>
      </w:r>
    </w:p>
    <w:p w14:paraId="148CF8D7" w14:textId="79882C56" w:rsidR="00C72EC1" w:rsidRDefault="00C72EC1" w:rsidP="00C72EC1">
      <w:pPr>
        <w:pStyle w:val="Titre3"/>
        <w:rPr>
          <w:rFonts w:ascii="3DS V2" w:hAnsi="3DS V2"/>
          <w:sz w:val="32"/>
          <w:szCs w:val="32"/>
        </w:rPr>
      </w:pPr>
      <w:bookmarkStart w:id="130" w:name="_Toc203728042"/>
      <w:r>
        <w:rPr>
          <w:rFonts w:ascii="3DS V2" w:hAnsi="3DS V2"/>
          <w:sz w:val="32"/>
          <w:szCs w:val="32"/>
        </w:rPr>
        <w:t>Conception de la structure de données</w:t>
      </w:r>
      <w:bookmarkEnd w:id="130"/>
    </w:p>
    <w:p w14:paraId="6417518C" w14:textId="5E00C17D" w:rsidR="00C72EC1" w:rsidRDefault="00C72EC1" w:rsidP="00C72EC1">
      <w:pPr>
        <w:pStyle w:val="NormalWeb"/>
        <w:rPr>
          <w:rFonts w:ascii="3DS V2" w:eastAsia="SimSun" w:hAnsi="3DS V2"/>
          <w:lang w:val="fr-FR"/>
        </w:rPr>
      </w:pPr>
      <w:commentRangeStart w:id="131"/>
      <w:r>
        <w:rPr>
          <w:rFonts w:ascii="3DS V2" w:eastAsia="SimSun" w:hAnsi="3DS V2"/>
          <w:lang w:val="fr-FR"/>
        </w:rPr>
        <w:t>Une démo simple et légère, ce n’est pas à dire une démo « </w:t>
      </w:r>
      <w:r w:rsidRPr="00680026">
        <w:rPr>
          <w:rFonts w:ascii="3DS V2" w:eastAsia="SimSun" w:hAnsi="3DS V2"/>
          <w:lang w:val="fr-FR"/>
        </w:rPr>
        <w:t>rudimentaire</w:t>
      </w:r>
      <w:r>
        <w:rPr>
          <w:rFonts w:ascii="3DS V2" w:eastAsia="SimSun" w:hAnsi="3DS V2"/>
          <w:lang w:val="fr-FR"/>
        </w:rPr>
        <w:t xml:space="preserve"> ». </w:t>
      </w:r>
      <w:commentRangeEnd w:id="131"/>
      <w:r w:rsidR="001533FE">
        <w:rPr>
          <w:rStyle w:val="Marquedecommentaire"/>
          <w:szCs w:val="20"/>
          <w:lang w:val="fr-FR" w:eastAsia="en-US"/>
        </w:rPr>
        <w:commentReference w:id="131"/>
      </w:r>
      <w:r>
        <w:rPr>
          <w:rFonts w:ascii="3DS V2" w:eastAsia="SimSun" w:hAnsi="3DS V2"/>
          <w:lang w:val="fr-FR"/>
        </w:rPr>
        <w:t>Elle doit imiter une structure similaire que l’objet dans CATIA, pour faciliter sa migration future. La gestion des objets dans CATIA est du style « </w:t>
      </w:r>
      <w:commentRangeStart w:id="132"/>
      <w:r>
        <w:rPr>
          <w:rFonts w:ascii="3DS V2" w:eastAsia="SimSun" w:hAnsi="3DS V2"/>
          <w:lang w:val="fr-FR"/>
        </w:rPr>
        <w:t>COM </w:t>
      </w:r>
      <w:commentRangeEnd w:id="132"/>
      <w:r w:rsidR="001533FE">
        <w:rPr>
          <w:rStyle w:val="Marquedecommentaire"/>
          <w:szCs w:val="20"/>
          <w:lang w:val="fr-FR" w:eastAsia="en-US"/>
        </w:rPr>
        <w:commentReference w:id="132"/>
      </w:r>
      <w:r>
        <w:rPr>
          <w:rFonts w:ascii="3DS V2" w:eastAsia="SimSun" w:hAnsi="3DS V2"/>
          <w:lang w:val="fr-FR"/>
        </w:rPr>
        <w:t xml:space="preserve">», où tous les objets </w:t>
      </w:r>
      <w:r w:rsidRPr="000210EC">
        <w:rPr>
          <w:rFonts w:ascii="3DS V2" w:eastAsia="SimSun" w:hAnsi="3DS V2"/>
          <w:lang w:val="fr-FR"/>
        </w:rPr>
        <w:t>héritent</w:t>
      </w:r>
      <w:r>
        <w:rPr>
          <w:rFonts w:ascii="3DS V2" w:eastAsia="SimSun" w:hAnsi="3DS V2"/>
          <w:lang w:val="fr-FR"/>
        </w:rPr>
        <w:t xml:space="preserve"> de « </w:t>
      </w:r>
      <w:r>
        <w:rPr>
          <w:rFonts w:ascii="3DS V2" w:eastAsia="SimSun" w:hAnsi="3DS V2"/>
          <w:noProof/>
          <w:lang w:val="fr-FR"/>
        </w:rPr>
        <w:t>IUnknown</w:t>
      </w:r>
      <w:r>
        <w:rPr>
          <w:rFonts w:ascii="3DS V2" w:eastAsia="SimSun" w:hAnsi="3DS V2"/>
          <w:lang w:val="fr-FR"/>
        </w:rPr>
        <w:t xml:space="preserve"> », une classe qui propose trois fonctions de base : </w:t>
      </w:r>
      <w:r>
        <w:rPr>
          <w:rFonts w:ascii="3DS V2" w:eastAsia="SimSun" w:hAnsi="3DS V2"/>
          <w:noProof/>
          <w:lang w:val="fr-FR"/>
        </w:rPr>
        <w:t>AddRef, Release et QueryInterface</w:t>
      </w:r>
      <w:r>
        <w:rPr>
          <w:rFonts w:ascii="3DS V2" w:eastAsia="SimSun" w:hAnsi="3DS V2"/>
          <w:lang w:val="fr-FR"/>
        </w:rPr>
        <w:t xml:space="preserve">. Les deux premières sont pour la gestion de cycle de vie d’objet, et la dernière permet de consulter l’interface réalisée sur l’objet. </w:t>
      </w:r>
    </w:p>
    <w:p w14:paraId="3BB9D706" w14:textId="038D41E6" w:rsidR="00C72EC1" w:rsidRPr="009B189C" w:rsidRDefault="00C72EC1" w:rsidP="007D290B">
      <w:pPr>
        <w:shd w:val="clear" w:color="auto" w:fill="FFFFFF"/>
        <w:spacing w:line="240" w:lineRule="auto"/>
        <w:rPr>
          <w:rFonts w:ascii="Consolas" w:eastAsia="Times New Roman" w:hAnsi="Consolas" w:cs="Times New Roman"/>
          <w:color w:val="000000"/>
          <w:sz w:val="24"/>
          <w:szCs w:val="24"/>
          <w:lang w:eastAsia="zh-CN"/>
        </w:rPr>
      </w:pPr>
      <w:commentRangeStart w:id="133"/>
      <w:r w:rsidRPr="009711D1">
        <w:rPr>
          <w:rFonts w:ascii="3DS V2" w:hAnsi="3DS V2"/>
          <w:sz w:val="24"/>
          <w:szCs w:val="24"/>
        </w:rPr>
        <w:lastRenderedPageBreak/>
        <w:t>L’implémentation complète de telle système est une usine à gaz</w:t>
      </w:r>
      <w:commentRangeEnd w:id="133"/>
      <w:r w:rsidR="001533FE">
        <w:rPr>
          <w:rStyle w:val="Marquedecommentaire"/>
          <w:rFonts w:ascii="Times New Roman" w:eastAsia="Times New Roman" w:hAnsi="Times New Roman" w:cs="Times New Roman"/>
          <w:szCs w:val="20"/>
        </w:rPr>
        <w:commentReference w:id="133"/>
      </w:r>
      <w:r w:rsidRPr="009711D1">
        <w:rPr>
          <w:rFonts w:ascii="3DS V2" w:hAnsi="3DS V2"/>
          <w:sz w:val="24"/>
          <w:szCs w:val="24"/>
        </w:rPr>
        <w:t>. Il suffit de trouver un moyen simple pour que le comportement des objets est similaire que celui dans CATIA. Pour répondre aux ces besoins, deux éléments de base : fil(</w:t>
      </w:r>
      <w:r w:rsidRPr="009B189C">
        <w:rPr>
          <w:rFonts w:ascii="3DS V2" w:hAnsi="3DS V2"/>
          <w:sz w:val="24"/>
          <w:szCs w:val="24"/>
        </w:rPr>
        <w:t>wire</w:t>
      </w:r>
      <w:r w:rsidRPr="009711D1">
        <w:rPr>
          <w:rFonts w:ascii="3DS V2" w:hAnsi="3DS V2"/>
          <w:sz w:val="24"/>
          <w:szCs w:val="24"/>
        </w:rPr>
        <w:t>) et cavité(</w:t>
      </w:r>
      <w:r w:rsidRPr="009B189C">
        <w:rPr>
          <w:rFonts w:ascii="3DS V2" w:hAnsi="3DS V2"/>
          <w:sz w:val="24"/>
          <w:szCs w:val="24"/>
        </w:rPr>
        <w:t>cavity</w:t>
      </w:r>
      <w:r w:rsidRPr="009711D1">
        <w:rPr>
          <w:rFonts w:ascii="3DS V2" w:hAnsi="3DS V2"/>
          <w:sz w:val="24"/>
          <w:szCs w:val="24"/>
        </w:rPr>
        <w:t xml:space="preserve">) sont définie par un ID unique et une taille, en AWG. Pour ces deux types d’objet, tout copie dite « superficielle » est interdite, les constructeurs de copie et </w:t>
      </w:r>
      <w:r w:rsidR="004948A3" w:rsidRPr="009B189C">
        <w:rPr>
          <w:rFonts w:ascii="Cascadia Code" w:eastAsia="Times New Roman" w:hAnsi="Cascadia Code" w:cs="Cascadia Code"/>
          <w:color w:val="1043FF" w:themeColor="text2" w:themeTint="99"/>
          <w:sz w:val="20"/>
          <w:szCs w:val="20"/>
          <w:lang w:eastAsia="zh-CN"/>
        </w:rPr>
        <w:t>operator=</w:t>
      </w:r>
      <w:r w:rsidRPr="00B35036">
        <w:rPr>
          <w:rFonts w:ascii="3DS V2" w:hAnsi="3DS V2"/>
          <w:color w:val="1043FF" w:themeColor="text2" w:themeTint="99"/>
          <w:sz w:val="18"/>
          <w:szCs w:val="18"/>
        </w:rPr>
        <w:t xml:space="preserve"> </w:t>
      </w:r>
      <w:r w:rsidRPr="009711D1">
        <w:rPr>
          <w:rFonts w:ascii="3DS V2" w:hAnsi="3DS V2"/>
          <w:sz w:val="24"/>
          <w:szCs w:val="24"/>
        </w:rPr>
        <w:t>ont été déclaré</w:t>
      </w:r>
      <w:r w:rsidR="009711D1" w:rsidRPr="009B189C">
        <w:rPr>
          <w:rFonts w:ascii="Cascadia Code" w:eastAsia="Times New Roman" w:hAnsi="Cascadia Code" w:cs="Cascadia Code"/>
          <w:color w:val="E0A903"/>
          <w:sz w:val="18"/>
          <w:szCs w:val="18"/>
          <w:lang w:eastAsia="zh-CN"/>
        </w:rPr>
        <w:t xml:space="preserve"> </w:t>
      </w:r>
      <w:r w:rsidR="009711D1" w:rsidRPr="009B189C">
        <w:rPr>
          <w:rFonts w:ascii="Cascadia Code" w:eastAsia="Times New Roman" w:hAnsi="Cascadia Code" w:cs="Cascadia Code"/>
          <w:color w:val="FF0000"/>
          <w:sz w:val="20"/>
          <w:szCs w:val="20"/>
          <w:lang w:eastAsia="zh-CN"/>
        </w:rPr>
        <w:t>d</w:t>
      </w:r>
      <w:r w:rsidR="00D607D5" w:rsidRPr="009B189C">
        <w:rPr>
          <w:rFonts w:ascii="Cascadia Code" w:eastAsia="Times New Roman" w:hAnsi="Cascadia Code" w:cs="Cascadia Code"/>
          <w:color w:val="FF0000"/>
          <w:sz w:val="20"/>
          <w:szCs w:val="20"/>
          <w:lang w:eastAsia="zh-CN"/>
        </w:rPr>
        <w:t>elete</w:t>
      </w:r>
      <w:r w:rsidR="00634290" w:rsidRPr="00ED76A7">
        <w:rPr>
          <w:rFonts w:ascii="3DS V2" w:hAnsi="3DS V2"/>
          <w:color w:val="FF0000"/>
          <w:sz w:val="24"/>
          <w:szCs w:val="24"/>
        </w:rPr>
        <w:t xml:space="preserve"> </w:t>
      </w:r>
      <w:r w:rsidR="00634290">
        <w:rPr>
          <w:rFonts w:ascii="3DS V2" w:hAnsi="3DS V2"/>
          <w:sz w:val="24"/>
          <w:szCs w:val="24"/>
        </w:rPr>
        <w:t>e</w:t>
      </w:r>
      <w:r w:rsidRPr="009711D1">
        <w:rPr>
          <w:rFonts w:ascii="3DS V2" w:hAnsi="3DS V2"/>
          <w:sz w:val="24"/>
          <w:szCs w:val="24"/>
        </w:rPr>
        <w:t xml:space="preserve">t les objets sont accessible que par </w:t>
      </w:r>
      <w:r w:rsidR="00F3074A" w:rsidRPr="009B189C">
        <w:rPr>
          <w:rFonts w:ascii="Cascadia Code" w:eastAsia="Times New Roman" w:hAnsi="Cascadia Code" w:cs="Cascadia Code"/>
          <w:noProof/>
          <w:color w:val="00B050"/>
          <w:sz w:val="20"/>
          <w:szCs w:val="20"/>
          <w:lang w:eastAsia="zh-CN"/>
        </w:rPr>
        <w:t>std</w:t>
      </w:r>
      <w:r w:rsidR="00F3074A" w:rsidRPr="009B189C">
        <w:rPr>
          <w:rFonts w:ascii="Cascadia Code" w:eastAsia="Times New Roman" w:hAnsi="Cascadia Code" w:cs="Cascadia Code"/>
          <w:noProof/>
          <w:color w:val="4472C4"/>
          <w:sz w:val="20"/>
          <w:szCs w:val="20"/>
          <w:lang w:eastAsia="zh-CN"/>
        </w:rPr>
        <w:t>::</w:t>
      </w:r>
      <w:r w:rsidR="00F3074A" w:rsidRPr="009B189C">
        <w:rPr>
          <w:rFonts w:ascii="Cascadia Code" w:eastAsia="Times New Roman" w:hAnsi="Cascadia Code" w:cs="Cascadia Code"/>
          <w:noProof/>
          <w:color w:val="00B050"/>
          <w:sz w:val="20"/>
          <w:szCs w:val="20"/>
          <w:lang w:eastAsia="zh-CN"/>
        </w:rPr>
        <w:t>shared_ptr</w:t>
      </w:r>
      <w:r w:rsidRPr="009711D1">
        <w:rPr>
          <w:rFonts w:ascii="3DS V2" w:hAnsi="3DS V2"/>
          <w:noProof/>
          <w:sz w:val="24"/>
          <w:szCs w:val="24"/>
        </w:rPr>
        <w:t>.</w:t>
      </w:r>
      <w:r w:rsidRPr="009711D1">
        <w:rPr>
          <w:rFonts w:ascii="3DS V2" w:hAnsi="3DS V2"/>
          <w:sz w:val="24"/>
          <w:szCs w:val="24"/>
        </w:rPr>
        <w:t xml:space="preserve"> La raison de ces contraintes, est d’assurer chaque objet est unique. L’opération de copie superficielle implicite d’objet peut causer une erreur : </w:t>
      </w:r>
      <w:r w:rsidRPr="009711D1">
        <w:rPr>
          <w:rFonts w:ascii="3DS V2" w:hAnsi="3DS V2" w:cs="Times New Roman"/>
          <w:sz w:val="24"/>
          <w:szCs w:val="24"/>
        </w:rPr>
        <w:t xml:space="preserve">toutes </w:t>
      </w:r>
      <w:r w:rsidRPr="009711D1">
        <w:rPr>
          <w:rFonts w:ascii="3DS V2" w:hAnsi="3DS V2"/>
          <w:sz w:val="24"/>
          <w:szCs w:val="24"/>
        </w:rPr>
        <w:t xml:space="preserve">les calculs et </w:t>
      </w:r>
      <w:r w:rsidRPr="009711D1">
        <w:rPr>
          <w:rFonts w:ascii="3DS V2" w:hAnsi="3DS V2" w:cs="Times New Roman"/>
          <w:sz w:val="24"/>
          <w:szCs w:val="24"/>
        </w:rPr>
        <w:t xml:space="preserve">les modifications </w:t>
      </w:r>
      <w:r w:rsidRPr="009711D1">
        <w:rPr>
          <w:rFonts w:ascii="3DS V2" w:hAnsi="3DS V2"/>
          <w:sz w:val="24"/>
          <w:szCs w:val="24"/>
        </w:rPr>
        <w:t>sont effectuées</w:t>
      </w:r>
      <w:r w:rsidRPr="009711D1">
        <w:rPr>
          <w:rFonts w:ascii="3DS V2" w:hAnsi="3DS V2" w:cs="Times New Roman"/>
          <w:sz w:val="24"/>
          <w:szCs w:val="24"/>
        </w:rPr>
        <w:t xml:space="preserve"> que </w:t>
      </w:r>
      <w:r w:rsidRPr="009711D1">
        <w:rPr>
          <w:rFonts w:ascii="3DS V2" w:hAnsi="3DS V2"/>
          <w:sz w:val="24"/>
          <w:szCs w:val="24"/>
        </w:rPr>
        <w:t xml:space="preserve">sur </w:t>
      </w:r>
      <w:r w:rsidRPr="009711D1">
        <w:rPr>
          <w:rFonts w:ascii="3DS V2" w:hAnsi="3DS V2" w:cs="Times New Roman"/>
          <w:sz w:val="24"/>
          <w:szCs w:val="24"/>
        </w:rPr>
        <w:t>l'objet copié et non l'objet original</w:t>
      </w:r>
      <w:r w:rsidRPr="009711D1">
        <w:rPr>
          <w:rFonts w:ascii="3DS V2" w:hAnsi="3DS V2"/>
          <w:sz w:val="24"/>
          <w:szCs w:val="24"/>
        </w:rPr>
        <w:t xml:space="preserve">. La sémantique de mouvement est aussi capable de résoudre ce problème, mais elle n’a pas été retenu en raison de manque de portabilité dans CATIA. </w:t>
      </w:r>
      <w:proofErr w:type="gramStart"/>
      <w:r w:rsidR="004948A3" w:rsidRPr="009B189C">
        <w:rPr>
          <w:rFonts w:ascii="Cascadia Code" w:eastAsia="Times New Roman" w:hAnsi="Cascadia Code" w:cs="Cascadia Code"/>
          <w:color w:val="1043FF" w:themeColor="text2" w:themeTint="99"/>
          <w:sz w:val="20"/>
          <w:szCs w:val="20"/>
          <w:lang w:eastAsia="zh-CN"/>
        </w:rPr>
        <w:t>operator</w:t>
      </w:r>
      <w:proofErr w:type="gramEnd"/>
      <w:r w:rsidR="004948A3" w:rsidRPr="009B189C">
        <w:rPr>
          <w:rFonts w:ascii="Cascadia Code" w:eastAsia="Times New Roman" w:hAnsi="Cascadia Code" w:cs="Cascadia Code"/>
          <w:color w:val="1043FF" w:themeColor="text2" w:themeTint="99"/>
          <w:sz w:val="20"/>
          <w:szCs w:val="20"/>
          <w:lang w:eastAsia="zh-CN"/>
        </w:rPr>
        <w:t>&lt;</w:t>
      </w:r>
      <w:r w:rsidR="004948A3" w:rsidRPr="009B189C">
        <w:rPr>
          <w:rFonts w:ascii="Consolas" w:eastAsia="Times New Roman" w:hAnsi="Consolas" w:cs="Times New Roman"/>
          <w:color w:val="5B9BD5"/>
          <w:sz w:val="24"/>
          <w:szCs w:val="24"/>
          <w:lang w:eastAsia="zh-CN"/>
        </w:rPr>
        <w:t xml:space="preserve"> </w:t>
      </w:r>
      <w:r w:rsidRPr="009711D1">
        <w:rPr>
          <w:rFonts w:ascii="3DS V2" w:hAnsi="3DS V2"/>
          <w:sz w:val="24"/>
          <w:szCs w:val="24"/>
        </w:rPr>
        <w:t xml:space="preserve">et la fonction de hachage ont été mise en place pour pouvoir utiliser l’arbre bicolore de STL. Ils </w:t>
      </w:r>
      <w:r w:rsidRPr="009711D1">
        <w:rPr>
          <w:rFonts w:ascii="3DS V2" w:hAnsi="3DS V2"/>
          <w:noProof/>
          <w:sz w:val="24"/>
          <w:szCs w:val="24"/>
        </w:rPr>
        <w:t xml:space="preserve">implémentent l’interface </w:t>
      </w:r>
      <w:r w:rsidR="00137446" w:rsidRPr="009B189C">
        <w:rPr>
          <w:rFonts w:ascii="Cascadia Code" w:eastAsia="Times New Roman" w:hAnsi="Cascadia Code" w:cs="Cascadia Code"/>
          <w:noProof/>
          <w:color w:val="1043FF" w:themeColor="text2" w:themeTint="99"/>
          <w:sz w:val="20"/>
          <w:szCs w:val="20"/>
          <w:lang w:eastAsia="zh-CN"/>
        </w:rPr>
        <w:t>electronic_co</w:t>
      </w:r>
      <w:r w:rsidR="00351943" w:rsidRPr="009B189C">
        <w:rPr>
          <w:rFonts w:ascii="Cascadia Code" w:eastAsia="Times New Roman" w:hAnsi="Cascadia Code" w:cs="Cascadia Code"/>
          <w:noProof/>
          <w:color w:val="1043FF" w:themeColor="text2" w:themeTint="99"/>
          <w:sz w:val="20"/>
          <w:szCs w:val="20"/>
          <w:lang w:eastAsia="zh-CN"/>
        </w:rPr>
        <w:t>mponent</w:t>
      </w:r>
      <w:r w:rsidR="00137446" w:rsidRPr="009B189C">
        <w:rPr>
          <w:rFonts w:ascii="Cascadia Code" w:eastAsia="Times New Roman" w:hAnsi="Cascadia Code" w:cs="Cascadia Code"/>
          <w:noProof/>
          <w:color w:val="1043FF" w:themeColor="text2" w:themeTint="99"/>
          <w:sz w:val="20"/>
          <w:szCs w:val="20"/>
          <w:lang w:eastAsia="zh-CN"/>
        </w:rPr>
        <w:t>_base</w:t>
      </w:r>
      <w:r w:rsidRPr="009711D1">
        <w:rPr>
          <w:rFonts w:ascii="3DS V2" w:hAnsi="3DS V2"/>
          <w:noProof/>
          <w:sz w:val="24"/>
          <w:szCs w:val="24"/>
        </w:rPr>
        <w:t>, qui permet de vérifier la disponibilité, de vérifier la compatibilité entre les composants et de confirmer allocation entre deux composants. La classe cavité a une petite extension : elle procède un membre qui indique son coordonnée dans le connecteur.</w:t>
      </w:r>
    </w:p>
    <w:p w14:paraId="19C7E747" w14:textId="69F13523" w:rsidR="00137446" w:rsidRDefault="00137446" w:rsidP="007D290B">
      <w:pPr>
        <w:pStyle w:val="NormalWeb"/>
        <w:rPr>
          <w:rFonts w:ascii="3DS V2" w:eastAsia="SimSun" w:hAnsi="3DS V2"/>
          <w:noProof/>
          <w:lang w:val="fr-FR"/>
        </w:rPr>
      </w:pPr>
      <w:r>
        <w:rPr>
          <w:rFonts w:ascii="3DS V2" w:eastAsia="SimSun" w:hAnsi="3DS V2"/>
          <w:noProof/>
          <w:lang w:val="fr-FR"/>
        </w:rPr>
        <w:t xml:space="preserve">Les câbles et connecteur, implementent l’interface </w:t>
      </w:r>
      <w:r w:rsidR="00351943" w:rsidRPr="009B189C">
        <w:rPr>
          <w:rFonts w:ascii="Cascadia Code" w:hAnsi="Cascadia Code" w:cs="Cascadia Code"/>
          <w:noProof/>
          <w:color w:val="1043FF" w:themeColor="text2" w:themeTint="99"/>
          <w:sz w:val="20"/>
          <w:szCs w:val="20"/>
          <w:lang w:val="fr-FR"/>
        </w:rPr>
        <w:t>electronic_container_base</w:t>
      </w:r>
      <w:r w:rsidR="00437FB2" w:rsidRPr="009711D1">
        <w:rPr>
          <w:rFonts w:ascii="3DS V2" w:eastAsia="SimSun" w:hAnsi="3DS V2"/>
          <w:noProof/>
          <w:lang w:val="fr-FR"/>
        </w:rPr>
        <w:t>.</w:t>
      </w:r>
      <w:r w:rsidR="00437FB2">
        <w:rPr>
          <w:rFonts w:ascii="3DS V2" w:eastAsia="SimSun" w:hAnsi="3DS V2"/>
          <w:noProof/>
          <w:lang w:val="fr-FR"/>
        </w:rPr>
        <w:t xml:space="preserve"> </w:t>
      </w:r>
      <w:r w:rsidR="00A939B7">
        <w:rPr>
          <w:rFonts w:ascii="3DS V2" w:eastAsia="SimSun" w:hAnsi="3DS V2"/>
          <w:noProof/>
          <w:lang w:val="fr-FR"/>
        </w:rPr>
        <w:t xml:space="preserve">Elle a une liste de pointeur interne pour stocker les composants. </w:t>
      </w:r>
      <w:r w:rsidR="00646800">
        <w:rPr>
          <w:rFonts w:ascii="3DS V2" w:eastAsia="SimSun" w:hAnsi="3DS V2"/>
          <w:noProof/>
          <w:lang w:val="fr-FR"/>
        </w:rPr>
        <w:t>La classe de connecteur calcule la liste d’adjacence globale à l’initialisation. Elle fornit des fonctions pour récupérer les cavités voisines ou pour vérifier la disponibilité de la cavité à partir d’un ID de cavité donné.</w:t>
      </w:r>
      <w:r w:rsidR="00842B3C">
        <w:rPr>
          <w:rFonts w:ascii="3DS V2" w:eastAsia="SimSun" w:hAnsi="3DS V2"/>
          <w:noProof/>
          <w:lang w:val="fr-FR"/>
        </w:rPr>
        <w:t xml:space="preserve"> La classe de câble procède u</w:t>
      </w:r>
      <w:r w:rsidR="00C579DC">
        <w:rPr>
          <w:rFonts w:ascii="3DS V2" w:eastAsia="SimSun" w:hAnsi="3DS V2"/>
          <w:noProof/>
          <w:lang w:val="fr-FR"/>
        </w:rPr>
        <w:t xml:space="preserve">n pointeur </w:t>
      </w:r>
      <w:r w:rsidR="00842B3C">
        <w:rPr>
          <w:rFonts w:ascii="3DS V2" w:eastAsia="SimSun" w:hAnsi="3DS V2"/>
          <w:noProof/>
          <w:lang w:val="fr-FR"/>
        </w:rPr>
        <w:t xml:space="preserve">vers le connecteur que nous souhaitons brancher le câble. Une vérification du type en temps de compilation aide l’initialisation des deux types de conteneurs. </w:t>
      </w:r>
    </w:p>
    <w:p w14:paraId="5F57F767" w14:textId="26057CCA" w:rsidR="00BD204C" w:rsidRDefault="00F252FA" w:rsidP="00BD204C">
      <w:pPr>
        <w:pStyle w:val="Titre3"/>
        <w:rPr>
          <w:rFonts w:ascii="3DS V2" w:hAnsi="3DS V2"/>
          <w:sz w:val="32"/>
          <w:szCs w:val="32"/>
        </w:rPr>
      </w:pPr>
      <w:bookmarkStart w:id="134" w:name="_Toc203728043"/>
      <w:r>
        <w:rPr>
          <w:rFonts w:ascii="3DS V2" w:hAnsi="3DS V2"/>
          <w:sz w:val="32"/>
          <w:szCs w:val="32"/>
        </w:rPr>
        <w:t>Triangulation Delaunay</w:t>
      </w:r>
      <w:bookmarkEnd w:id="134"/>
    </w:p>
    <w:p w14:paraId="70D6D573" w14:textId="64B6D2B4" w:rsidR="00A15BD9" w:rsidRPr="00BD204C" w:rsidRDefault="00F252FA" w:rsidP="00BD204C">
      <w:pPr>
        <w:rPr>
          <w:rFonts w:ascii="3DS V2" w:hAnsi="3DS V2"/>
          <w:sz w:val="24"/>
          <w:szCs w:val="24"/>
        </w:rPr>
      </w:pPr>
      <w:commentRangeStart w:id="135"/>
      <w:r w:rsidRPr="00311857">
        <w:rPr>
          <w:rFonts w:ascii="3DS V2" w:hAnsi="3DS V2"/>
          <w:sz w:val="24"/>
          <w:szCs w:val="24"/>
        </w:rPr>
        <w:t>L’ensemble</w:t>
      </w:r>
      <w:commentRangeEnd w:id="135"/>
      <w:r w:rsidR="001533FE">
        <w:rPr>
          <w:rStyle w:val="Marquedecommentaire"/>
          <w:rFonts w:ascii="Times New Roman" w:eastAsia="Times New Roman" w:hAnsi="Times New Roman" w:cs="Times New Roman"/>
          <w:szCs w:val="20"/>
        </w:rPr>
        <w:commentReference w:id="135"/>
      </w:r>
      <w:r w:rsidRPr="00311857">
        <w:rPr>
          <w:rFonts w:ascii="3DS V2" w:hAnsi="3DS V2"/>
          <w:sz w:val="24"/>
          <w:szCs w:val="24"/>
        </w:rPr>
        <w:t xml:space="preserve"> de cavités sur un connecteurs présenter une répartition assez régulière. Pour cette situation favorable, on n’a plus besoin de considérer les cas extrêmes. Il suffit d’un algorithme simple pour faire une triangulation</w:t>
      </w:r>
      <w:r w:rsidR="008C195B" w:rsidRPr="00311857">
        <w:rPr>
          <w:rFonts w:ascii="3DS V2" w:hAnsi="3DS V2"/>
          <w:sz w:val="24"/>
          <w:szCs w:val="24"/>
        </w:rPr>
        <w:t> : l</w:t>
      </w:r>
      <w:r w:rsidRPr="00311857">
        <w:rPr>
          <w:rFonts w:ascii="3DS V2" w:hAnsi="3DS V2"/>
          <w:sz w:val="24"/>
          <w:szCs w:val="24"/>
        </w:rPr>
        <w:t>’algorithme de Bowyer-Watson</w:t>
      </w:r>
      <w:r w:rsidR="00431A58" w:rsidRPr="00311857">
        <w:rPr>
          <w:rFonts w:ascii="3DS V2" w:hAnsi="3DS V2"/>
          <w:sz w:val="24"/>
          <w:szCs w:val="24"/>
        </w:rPr>
        <w:t>.</w:t>
      </w:r>
      <w:r w:rsidR="00AE5D95" w:rsidRPr="00311857">
        <w:rPr>
          <w:rFonts w:ascii="3DS V2" w:hAnsi="3DS V2"/>
          <w:sz w:val="24"/>
          <w:szCs w:val="24"/>
        </w:rPr>
        <w:t xml:space="preserve"> </w:t>
      </w:r>
    </w:p>
    <w:p w14:paraId="622BDE55" w14:textId="4F288D3F" w:rsidR="00883A14" w:rsidRPr="00311857" w:rsidRDefault="00AE5D95" w:rsidP="00F252FA">
      <w:pPr>
        <w:rPr>
          <w:rFonts w:ascii="3DS V2" w:hAnsi="3DS V2"/>
          <w:sz w:val="24"/>
          <w:szCs w:val="24"/>
          <w:lang w:eastAsia="zh-CN"/>
        </w:rPr>
      </w:pPr>
      <w:r w:rsidRPr="00311857">
        <w:rPr>
          <w:rFonts w:ascii="3DS V2" w:hAnsi="3DS V2"/>
          <w:sz w:val="24"/>
          <w:szCs w:val="24"/>
        </w:rPr>
        <w:t xml:space="preserve">C’est un algorithme incrémental qui commence par </w:t>
      </w:r>
      <w:r w:rsidR="00715677" w:rsidRPr="00311857">
        <w:rPr>
          <w:rFonts w:ascii="3DS V2" w:hAnsi="3DS V2"/>
          <w:sz w:val="24"/>
          <w:szCs w:val="24"/>
        </w:rPr>
        <w:t>un grand triangle imaginaire</w:t>
      </w:r>
      <w:r w:rsidR="00096022" w:rsidRPr="00311857">
        <w:rPr>
          <w:rFonts w:ascii="3DS V2" w:hAnsi="3DS V2"/>
          <w:sz w:val="24"/>
          <w:szCs w:val="24"/>
        </w:rPr>
        <w:t>, manuellement construit,</w:t>
      </w:r>
      <w:r w:rsidRPr="00311857">
        <w:rPr>
          <w:rFonts w:ascii="3DS V2" w:hAnsi="3DS V2"/>
          <w:sz w:val="24"/>
          <w:szCs w:val="24"/>
        </w:rPr>
        <w:t xml:space="preserve"> qui contient </w:t>
      </w:r>
      <w:r w:rsidR="00715677" w:rsidRPr="00311857">
        <w:rPr>
          <w:rFonts w:ascii="3DS V2" w:hAnsi="3DS V2"/>
          <w:sz w:val="24"/>
          <w:szCs w:val="24"/>
        </w:rPr>
        <w:t>tous les points</w:t>
      </w:r>
      <w:r w:rsidRPr="00311857">
        <w:rPr>
          <w:rFonts w:ascii="3DS V2" w:hAnsi="3DS V2"/>
          <w:sz w:val="24"/>
          <w:szCs w:val="24"/>
        </w:rPr>
        <w:t xml:space="preserve"> dans l’ensemble.</w:t>
      </w:r>
      <w:r w:rsidR="00715677" w:rsidRPr="00311857">
        <w:rPr>
          <w:rFonts w:ascii="3DS V2" w:hAnsi="3DS V2"/>
          <w:sz w:val="24"/>
          <w:szCs w:val="24"/>
        </w:rPr>
        <w:t xml:space="preserve"> Pour chaque nouveau point inséré, on créer trois nouveaux triangles avec ce point et les trois côtés</w:t>
      </w:r>
      <w:r w:rsidR="00A353FC">
        <w:rPr>
          <w:rFonts w:ascii="3DS V2" w:hAnsi="3DS V2"/>
          <w:sz w:val="24"/>
          <w:szCs w:val="24"/>
        </w:rPr>
        <w:t xml:space="preserve"> (Une erreur qui est très difficile à trouver, c’est </w:t>
      </w:r>
      <w:r w:rsidR="00A353FC">
        <w:rPr>
          <w:rFonts w:ascii="3DS V2" w:hAnsi="3DS V2"/>
          <w:sz w:val="24"/>
          <w:szCs w:val="24"/>
          <w:lang w:eastAsia="zh-CN"/>
        </w:rPr>
        <w:t xml:space="preserve">que à la construction de </w:t>
      </w:r>
      <w:r w:rsidR="00A353FC">
        <w:rPr>
          <w:rFonts w:ascii="3DS V2" w:hAnsi="3DS V2"/>
          <w:sz w:val="24"/>
          <w:szCs w:val="24"/>
        </w:rPr>
        <w:t>triangle, il faut garder le sens des trois points, donc le sens horaire ou sens anti-horaire.)</w:t>
      </w:r>
      <w:r w:rsidR="00096022" w:rsidRPr="00311857">
        <w:rPr>
          <w:rFonts w:ascii="3DS V2" w:hAnsi="3DS V2"/>
          <w:sz w:val="24"/>
          <w:szCs w:val="24"/>
        </w:rPr>
        <w:t>, u</w:t>
      </w:r>
      <w:r w:rsidR="008C195B" w:rsidRPr="00311857">
        <w:rPr>
          <w:rFonts w:ascii="3DS V2" w:hAnsi="3DS V2"/>
          <w:sz w:val="24"/>
          <w:szCs w:val="24"/>
        </w:rPr>
        <w:t>ne vérification de « propriété de cercle vide » est mise en place juste après</w:t>
      </w:r>
      <w:r w:rsidR="00096022" w:rsidRPr="00311857">
        <w:rPr>
          <w:rFonts w:ascii="3DS V2" w:hAnsi="3DS V2"/>
          <w:sz w:val="24"/>
          <w:szCs w:val="24"/>
        </w:rPr>
        <w:t>. Si le nouveau point est dans le cercle circonscrit du triangle, ce triangle est marqué « mauvais »</w:t>
      </w:r>
      <w:r w:rsidR="00E61647" w:rsidRPr="00311857">
        <w:rPr>
          <w:rFonts w:ascii="3DS V2" w:hAnsi="3DS V2"/>
          <w:sz w:val="24"/>
          <w:szCs w:val="24"/>
        </w:rPr>
        <w:t>. La suppression de ce triangle laisse un trou polygonal « étoilé » qui est alors retriangulé en utilisant le point suivant.</w:t>
      </w:r>
      <w:r w:rsidR="00A15BD9">
        <w:rPr>
          <w:rFonts w:ascii="3DS V2" w:hAnsi="3DS V2"/>
          <w:sz w:val="24"/>
          <w:szCs w:val="24"/>
        </w:rPr>
        <w:t xml:space="preserve"> Après avoir inséré tous les points, on parcourt tous les triangles et supprimer les triangles qui utilisent les trois points imaginaires de grand triangle construit au début comme sommets. </w:t>
      </w:r>
      <w:r w:rsidR="00577910">
        <w:rPr>
          <w:rFonts w:ascii="3DS V2" w:hAnsi="3DS V2"/>
          <w:sz w:val="24"/>
          <w:szCs w:val="24"/>
        </w:rPr>
        <w:t xml:space="preserve">Les triangles qui restent sont le résultat de la triangulation. </w:t>
      </w:r>
    </w:p>
    <w:p w14:paraId="78767A0D" w14:textId="2C060635" w:rsidR="00E43F48" w:rsidRPr="00E43F48" w:rsidRDefault="00251307" w:rsidP="00E43F48">
      <w:pPr>
        <w:pStyle w:val="Titre3"/>
        <w:rPr>
          <w:rFonts w:ascii="3DS V2" w:hAnsi="3DS V2"/>
          <w:sz w:val="32"/>
          <w:szCs w:val="32"/>
        </w:rPr>
      </w:pPr>
      <w:bookmarkStart w:id="136" w:name="_Recherche_DFS"/>
      <w:bookmarkStart w:id="137" w:name="_Toc203728044"/>
      <w:bookmarkEnd w:id="136"/>
      <w:r>
        <w:rPr>
          <w:rFonts w:ascii="3DS V2" w:hAnsi="3DS V2"/>
          <w:sz w:val="32"/>
          <w:szCs w:val="32"/>
        </w:rPr>
        <w:lastRenderedPageBreak/>
        <w:t>Recherche</w:t>
      </w:r>
      <w:r w:rsidR="00311857">
        <w:rPr>
          <w:rFonts w:ascii="3DS V2" w:hAnsi="3DS V2"/>
          <w:sz w:val="32"/>
          <w:szCs w:val="32"/>
        </w:rPr>
        <w:t xml:space="preserve"> DFS</w:t>
      </w:r>
      <w:bookmarkEnd w:id="137"/>
    </w:p>
    <w:p w14:paraId="74ED9C5A" w14:textId="1EBDD4FC" w:rsidR="00604590" w:rsidRPr="009B189C" w:rsidRDefault="00E43F48" w:rsidP="00604590">
      <w:pPr>
        <w:rPr>
          <w:rFonts w:ascii="3DS V2" w:hAnsi="3DS V2"/>
          <w:sz w:val="24"/>
          <w:szCs w:val="24"/>
          <w:lang w:val="en-US"/>
        </w:rPr>
      </w:pPr>
      <w:r>
        <w:rPr>
          <w:rFonts w:ascii="3DS V2" w:hAnsi="3DS V2"/>
          <w:sz w:val="24"/>
          <w:szCs w:val="24"/>
        </w:rPr>
        <w:t>L’algorithme lui-même est simple : prendre un câble et commencer par une cavité disponible. Pour chaque fil dans ce câble, vérifier la compatibilité entre le fil et la cavité. S</w:t>
      </w:r>
      <w:r w:rsidR="00095709">
        <w:rPr>
          <w:rFonts w:ascii="3DS V2" w:hAnsi="3DS V2"/>
          <w:sz w:val="24"/>
          <w:szCs w:val="24"/>
        </w:rPr>
        <w:t>’</w:t>
      </w:r>
      <w:r>
        <w:rPr>
          <w:rFonts w:ascii="3DS V2" w:hAnsi="3DS V2"/>
          <w:sz w:val="24"/>
          <w:szCs w:val="24"/>
        </w:rPr>
        <w:t xml:space="preserve">ils sont compatibles, on enregistre le résultat, prend le prochain fil et chercher parmi les voisines disponibles de cavité actuelle. </w:t>
      </w:r>
      <w:r w:rsidR="00ED6B1E">
        <w:rPr>
          <w:rFonts w:ascii="3DS V2" w:hAnsi="3DS V2"/>
          <w:sz w:val="24"/>
          <w:szCs w:val="24"/>
        </w:rPr>
        <w:t>Ce qui est important, p</w:t>
      </w:r>
      <w:r w:rsidR="00311857">
        <w:rPr>
          <w:rFonts w:ascii="3DS V2" w:hAnsi="3DS V2"/>
          <w:sz w:val="24"/>
          <w:szCs w:val="24"/>
        </w:rPr>
        <w:t xml:space="preserve">ar </w:t>
      </w:r>
      <w:r w:rsidR="005E3D7E">
        <w:rPr>
          <w:rFonts w:ascii="3DS V2" w:hAnsi="3DS V2"/>
          <w:sz w:val="24"/>
          <w:szCs w:val="24"/>
        </w:rPr>
        <w:t>le raisonnement</w:t>
      </w:r>
      <w:r w:rsidR="00311857">
        <w:rPr>
          <w:rFonts w:ascii="3DS V2" w:hAnsi="3DS V2"/>
          <w:sz w:val="24"/>
          <w:szCs w:val="24"/>
        </w:rPr>
        <w:t xml:space="preserve"> dans la phase 1, </w:t>
      </w:r>
      <w:r w:rsidR="00ED6B1E">
        <w:rPr>
          <w:rFonts w:ascii="3DS V2" w:hAnsi="3DS V2"/>
          <w:sz w:val="24"/>
          <w:szCs w:val="24"/>
        </w:rPr>
        <w:t xml:space="preserve">est </w:t>
      </w:r>
      <w:r w:rsidR="00311857">
        <w:rPr>
          <w:rFonts w:ascii="3DS V2" w:hAnsi="3DS V2"/>
          <w:sz w:val="24"/>
          <w:szCs w:val="24"/>
        </w:rPr>
        <w:t xml:space="preserve">des mesures pour réduire la taille d’espace de recherche sont indispensable. </w:t>
      </w:r>
      <w:commentRangeStart w:id="138"/>
      <w:r w:rsidR="00DA4DFD" w:rsidRPr="009B189C">
        <w:rPr>
          <w:rFonts w:ascii="3DS V2" w:hAnsi="3DS V2"/>
          <w:sz w:val="24"/>
          <w:szCs w:val="24"/>
          <w:lang w:val="en-US"/>
        </w:rPr>
        <w:t xml:space="preserve">Pseudo-code est présenté </w:t>
      </w:r>
      <w:proofErr w:type="gramStart"/>
      <w:r w:rsidR="00DA4DFD" w:rsidRPr="009B189C">
        <w:rPr>
          <w:rFonts w:ascii="3DS V2" w:hAnsi="3DS V2"/>
          <w:sz w:val="24"/>
          <w:szCs w:val="24"/>
          <w:lang w:val="en-US"/>
        </w:rPr>
        <w:t>suivant :</w:t>
      </w:r>
      <w:commentRangeEnd w:id="138"/>
      <w:proofErr w:type="gramEnd"/>
      <w:r w:rsidR="001533FE">
        <w:rPr>
          <w:rStyle w:val="Marquedecommentaire"/>
          <w:rFonts w:ascii="Times New Roman" w:eastAsia="Times New Roman" w:hAnsi="Times New Roman" w:cs="Times New Roman"/>
          <w:szCs w:val="20"/>
        </w:rPr>
        <w:commentReference w:id="138"/>
      </w:r>
    </w:p>
    <w:p w14:paraId="399398E9"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4472C4"/>
          <w:sz w:val="16"/>
          <w:szCs w:val="16"/>
          <w:lang w:val="en-US" w:eastAsia="zh-CN"/>
        </w:rPr>
        <w:t>for</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(const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8064A2"/>
          <w:sz w:val="16"/>
          <w:szCs w:val="16"/>
          <w:lang w:val="en-US" w:eastAsia="zh-CN"/>
        </w:rPr>
        <w:t>auto</w:t>
      </w:r>
      <w:r w:rsidRPr="00796A18">
        <w:rPr>
          <w:rFonts w:ascii="Cascadia Code" w:eastAsia="Times New Roman" w:hAnsi="Cascadia Code" w:cs="Times New Roman"/>
          <w:noProof/>
          <w:color w:val="4472C4"/>
          <w:sz w:val="16"/>
          <w:szCs w:val="16"/>
          <w:lang w:val="en-US" w:eastAsia="zh-CN"/>
        </w:rPr>
        <w:t>&amp;</w:t>
      </w:r>
      <w:r w:rsidRPr="00796A18">
        <w:rPr>
          <w:rFonts w:ascii="Cascadia Code" w:eastAsia="Times New Roman" w:hAnsi="Cascadia Code" w:cs="Times New Roman"/>
          <w:noProof/>
          <w:color w:val="000000"/>
          <w:sz w:val="16"/>
          <w:szCs w:val="16"/>
          <w:lang w:val="en-US" w:eastAsia="zh-CN"/>
        </w:rPr>
        <w:t xml:space="preserve"> cavity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searching_range</w:t>
      </w:r>
      <w:r w:rsidRPr="00796A18">
        <w:rPr>
          <w:rFonts w:ascii="Cascadia Code" w:eastAsia="Times New Roman" w:hAnsi="Cascadia Code" w:cs="Times New Roman"/>
          <w:noProof/>
          <w:color w:val="4472C4"/>
          <w:sz w:val="16"/>
          <w:szCs w:val="16"/>
          <w:lang w:val="en-US" w:eastAsia="zh-CN"/>
        </w:rPr>
        <w:t>)</w:t>
      </w:r>
    </w:p>
    <w:p w14:paraId="6E5DFA15"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4472C4"/>
          <w:sz w:val="16"/>
          <w:szCs w:val="16"/>
          <w:lang w:val="en-US" w:eastAsia="zh-CN"/>
        </w:rPr>
        <w:t>{</w:t>
      </w:r>
    </w:p>
    <w:p w14:paraId="264FF6DC"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std</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70AD47"/>
          <w:sz w:val="16"/>
          <w:szCs w:val="16"/>
          <w:lang w:val="en-US" w:eastAsia="zh-CN"/>
        </w:rPr>
        <w:t>vector</w:t>
      </w:r>
      <w:r w:rsidRPr="00796A18">
        <w:rPr>
          <w:rFonts w:ascii="Cascadia Code" w:eastAsia="Times New Roman" w:hAnsi="Cascadia Code" w:cs="Times New Roman"/>
          <w:noProof/>
          <w:color w:val="4472C4"/>
          <w:sz w:val="16"/>
          <w:szCs w:val="16"/>
          <w:lang w:val="en-US" w:eastAsia="zh-CN"/>
        </w:rPr>
        <w:t>&lt;</w:t>
      </w:r>
      <w:r w:rsidRPr="00796A18">
        <w:rPr>
          <w:rFonts w:ascii="Cascadia Code" w:eastAsia="Times New Roman" w:hAnsi="Cascadia Code" w:cs="Times New Roman"/>
          <w:noProof/>
          <w:color w:val="8064A2"/>
          <w:sz w:val="16"/>
          <w:szCs w:val="16"/>
          <w:lang w:val="en-US" w:eastAsia="zh-CN"/>
        </w:rPr>
        <w:t>int</w:t>
      </w:r>
      <w:r w:rsidRPr="00796A18">
        <w:rPr>
          <w:rFonts w:ascii="Cascadia Code" w:eastAsia="Times New Roman" w:hAnsi="Cascadia Code" w:cs="Times New Roman"/>
          <w:noProof/>
          <w:color w:val="4472C4"/>
          <w:sz w:val="16"/>
          <w:szCs w:val="16"/>
          <w:lang w:val="en-US" w:eastAsia="zh-CN"/>
        </w:rPr>
        <w:t>&gt;</w:t>
      </w:r>
      <w:r w:rsidRPr="00796A18">
        <w:rPr>
          <w:rFonts w:ascii="Cascadia Code" w:eastAsia="Times New Roman" w:hAnsi="Cascadia Code" w:cs="Times New Roman"/>
          <w:noProof/>
          <w:color w:val="000000"/>
          <w:sz w:val="16"/>
          <w:szCs w:val="16"/>
          <w:lang w:val="en-US" w:eastAsia="zh-CN"/>
        </w:rPr>
        <w:t xml:space="preserve"> 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p>
    <w:p w14:paraId="64BE19E1"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8064A2"/>
          <w:sz w:val="16"/>
          <w:szCs w:val="16"/>
          <w:lang w:val="en-US" w:eastAsia="zh-CN"/>
        </w:rPr>
        <w:t>auto</w:t>
      </w:r>
      <w:r w:rsidRPr="00796A18">
        <w:rPr>
          <w:rFonts w:ascii="Cascadia Code" w:eastAsia="Times New Roman" w:hAnsi="Cascadia Code" w:cs="Times New Roman"/>
          <w:noProof/>
          <w:color w:val="000000"/>
          <w:sz w:val="16"/>
          <w:szCs w:val="16"/>
          <w:lang w:val="en-US" w:eastAsia="zh-CN"/>
        </w:rPr>
        <w:t xml:space="preserve"> dfs </w:t>
      </w:r>
      <w:r w:rsidRPr="00796A18">
        <w:rPr>
          <w:rFonts w:ascii="Cascadia Code" w:eastAsia="Times New Roman" w:hAnsi="Cascadia Code" w:cs="Times New Roman"/>
          <w:noProof/>
          <w:color w:val="4472C4"/>
          <w:sz w:val="16"/>
          <w:szCs w:val="16"/>
          <w:lang w:val="en-US" w:eastAsia="zh-CN"/>
        </w:rPr>
        <w:t>=</w:t>
      </w:r>
    </w:p>
    <w:p w14:paraId="21E20747" w14:textId="220E6FA6"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003A29F5"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000000"/>
          <w:sz w:val="16"/>
          <w:szCs w:val="16"/>
          <w:lang w:val="en-US" w:eastAsia="zh-CN"/>
        </w:rPr>
        <w:t>[</w:t>
      </w:r>
      <w:r w:rsidRPr="00796A18">
        <w:rPr>
          <w:rFonts w:ascii="Cascadia Code" w:eastAsia="Times New Roman" w:hAnsi="Cascadia Code" w:cs="Times New Roman"/>
          <w:noProof/>
          <w:color w:val="4472C4"/>
          <w:sz w:val="16"/>
          <w:szCs w:val="16"/>
          <w:lang w:val="en-US" w:eastAsia="zh-CN"/>
        </w:rPr>
        <w:t>&amp;</w:t>
      </w:r>
      <w:r w:rsidRPr="00796A18">
        <w:rPr>
          <w:rFonts w:ascii="Cascadia Code" w:eastAsia="Times New Roman" w:hAnsi="Cascadia Code" w:cs="Times New Roman"/>
          <w:noProof/>
          <w:color w:val="000000"/>
          <w:sz w:val="16"/>
          <w:szCs w:val="16"/>
          <w:lang w:val="en-US" w:eastAsia="zh-CN"/>
        </w:rPr>
        <w:t>](</w:t>
      </w:r>
      <w:r w:rsidRPr="00796A18">
        <w:rPr>
          <w:rFonts w:ascii="Cascadia Code" w:eastAsia="Times New Roman" w:hAnsi="Cascadia Code" w:cs="Times New Roman"/>
          <w:noProof/>
          <w:color w:val="B2A1C7"/>
          <w:sz w:val="16"/>
          <w:szCs w:val="16"/>
          <w:lang w:val="en-US" w:eastAsia="zh-CN"/>
        </w:rPr>
        <w:t>self</w:t>
      </w:r>
      <w:r w:rsidR="003A29F5" w:rsidRPr="00796A18">
        <w:rPr>
          <w:rFonts w:ascii="Cascadia Code" w:eastAsia="Times New Roman" w:hAnsi="Cascadia Code" w:cs="Times New Roman"/>
          <w:noProof/>
          <w:color w:val="4472C4"/>
          <w:sz w:val="16"/>
          <w:szCs w:val="16"/>
          <w:lang w:val="en-US" w:eastAsia="zh-CN"/>
        </w:rPr>
        <w:t xml:space="preserve">, </w:t>
      </w:r>
      <w:r w:rsidRPr="00796A18">
        <w:rPr>
          <w:rFonts w:ascii="Cascadia Code" w:eastAsia="Times New Roman" w:hAnsi="Cascadia Code" w:cs="Times New Roman"/>
          <w:noProof/>
          <w:color w:val="B2A1C7"/>
          <w:sz w:val="16"/>
          <w:szCs w:val="16"/>
          <w:lang w:val="en-US" w:eastAsia="zh-CN"/>
        </w:rPr>
        <w:t>cavity_ID</w:t>
      </w:r>
      <w:r w:rsidRPr="00796A18">
        <w:rPr>
          <w:rFonts w:ascii="Cascadia Code" w:eastAsia="Times New Roman" w:hAnsi="Cascadia Code" w:cs="Times New Roman"/>
          <w:noProof/>
          <w:color w:val="4472C4"/>
          <w:sz w:val="16"/>
          <w:szCs w:val="16"/>
          <w:lang w:val="en-US" w:eastAsia="zh-CN"/>
        </w:rPr>
        <w:t>,</w:t>
      </w:r>
      <w:r w:rsidR="003A29F5" w:rsidRPr="00796A18">
        <w:rPr>
          <w:rFonts w:ascii="Cascadia Code" w:eastAsia="Times New Roman" w:hAnsi="Cascadia Code" w:cs="Times New Roman"/>
          <w:noProof/>
          <w:color w:val="4472C4"/>
          <w:sz w:val="16"/>
          <w:szCs w:val="16"/>
          <w:lang w:val="en-US" w:eastAsia="zh-CN"/>
        </w:rPr>
        <w:t xml:space="preserve"> </w:t>
      </w:r>
      <w:r w:rsidRPr="00796A18">
        <w:rPr>
          <w:rFonts w:ascii="Cascadia Code" w:eastAsia="Times New Roman" w:hAnsi="Cascadia Code" w:cs="Times New Roman"/>
          <w:noProof/>
          <w:color w:val="B2A1C7"/>
          <w:sz w:val="16"/>
          <w:szCs w:val="16"/>
          <w:lang w:val="en-US" w:eastAsia="zh-CN"/>
        </w:rPr>
        <w:t>wire_ID</w:t>
      </w:r>
      <w:r w:rsidRPr="00796A18">
        <w:rPr>
          <w:rFonts w:ascii="Cascadia Code" w:eastAsia="Times New Roman" w:hAnsi="Cascadia Code" w:cs="Times New Roman"/>
          <w:noProof/>
          <w:color w:val="000000"/>
          <w:sz w:val="16"/>
          <w:szCs w:val="16"/>
          <w:lang w:val="en-US" w:eastAsia="zh-CN"/>
        </w:rPr>
        <w:t>)</w:t>
      </w:r>
    </w:p>
    <w:p w14:paraId="773DFA05"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p>
    <w:p w14:paraId="1FAD853F" w14:textId="3403717D"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if</w:t>
      </w:r>
      <w:r w:rsidR="00C219D8" w:rsidRPr="00796A18">
        <w:rPr>
          <w:rFonts w:ascii="Cascadia Code" w:eastAsia="Times New Roman" w:hAnsi="Cascadia Code" w:cs="Times New Roman"/>
          <w:noProof/>
          <w:color w:val="000000"/>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i/>
          <w:iCs/>
          <w:noProof/>
          <w:color w:val="A5A5A5"/>
          <w:sz w:val="16"/>
          <w:szCs w:val="16"/>
          <w:lang w:val="en-US" w:eastAsia="zh-CN"/>
        </w:rPr>
        <w:t>//</w:t>
      </w:r>
      <w:r w:rsidR="00C219D8" w:rsidRPr="00796A18">
        <w:rPr>
          <w:rFonts w:ascii="Cascadia Code" w:eastAsia="Times New Roman" w:hAnsi="Cascadia Code" w:cs="Times New Roman"/>
          <w:i/>
          <w:iCs/>
          <w:noProof/>
          <w:color w:val="A5A5A5"/>
          <w:sz w:val="16"/>
          <w:szCs w:val="16"/>
          <w:lang w:val="en-US" w:eastAsia="zh-CN"/>
        </w:rPr>
        <w:t xml:space="preserve"> C</w:t>
      </w:r>
      <w:r w:rsidRPr="00796A18">
        <w:rPr>
          <w:rFonts w:ascii="Cascadia Code" w:eastAsia="Times New Roman" w:hAnsi="Cascadia Code" w:cs="Times New Roman"/>
          <w:i/>
          <w:iCs/>
          <w:noProof/>
          <w:color w:val="A5A5A5"/>
          <w:sz w:val="16"/>
          <w:szCs w:val="16"/>
          <w:lang w:val="en-US" w:eastAsia="zh-CN"/>
        </w:rPr>
        <w:t>avity is not available</w:t>
      </w:r>
      <w:r w:rsidR="00C219D8"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w:t>
      </w:r>
      <w:r w:rsidR="00895211" w:rsidRPr="00796A18">
        <w:rPr>
          <w:rFonts w:ascii="Cascadia Code" w:eastAsia="Times New Roman" w:hAnsi="Cascadia Code" w:cs="Times New Roman"/>
          <w:noProof/>
          <w:color w:val="4472C4"/>
          <w:sz w:val="16"/>
          <w:szCs w:val="16"/>
          <w:lang w:val="en-US" w:eastAsia="zh-CN"/>
        </w:rPr>
        <w:t xml:space="preserve"> return;</w:t>
      </w:r>
    </w:p>
    <w:p w14:paraId="5EDD81A6" w14:textId="480F47DC"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if</w:t>
      </w:r>
      <w:r w:rsidR="00C219D8" w:rsidRPr="00796A18">
        <w:rPr>
          <w:rFonts w:ascii="Cascadia Code" w:eastAsia="Times New Roman" w:hAnsi="Cascadia Code" w:cs="Times New Roman"/>
          <w:noProof/>
          <w:color w:val="000000"/>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i/>
          <w:iCs/>
          <w:noProof/>
          <w:color w:val="A5A5A5"/>
          <w:sz w:val="16"/>
          <w:szCs w:val="16"/>
          <w:lang w:val="en-US" w:eastAsia="zh-CN"/>
        </w:rPr>
        <w:t>C</w:t>
      </w:r>
      <w:r w:rsidRPr="00796A18">
        <w:rPr>
          <w:rFonts w:ascii="Cascadia Code" w:eastAsia="Times New Roman" w:hAnsi="Cascadia Code" w:cs="Times New Roman"/>
          <w:i/>
          <w:iCs/>
          <w:noProof/>
          <w:color w:val="A5A5A5"/>
          <w:sz w:val="16"/>
          <w:szCs w:val="16"/>
          <w:lang w:val="en-US" w:eastAsia="zh-CN"/>
        </w:rPr>
        <w:t>avity is not compatible</w:t>
      </w:r>
      <w:r w:rsidR="00C219D8" w:rsidRPr="00796A18">
        <w:rPr>
          <w:rFonts w:ascii="Cascadia Code" w:eastAsia="Times New Roman" w:hAnsi="Cascadia Code" w:cs="Times New Roman"/>
          <w:noProof/>
          <w:color w:val="4472C4"/>
          <w:sz w:val="16"/>
          <w:szCs w:val="16"/>
          <w:lang w:val="en-US" w:eastAsia="zh-CN"/>
        </w:rPr>
        <w:t>)</w:t>
      </w:r>
      <w:r w:rsidR="00895211" w:rsidRPr="00796A18">
        <w:rPr>
          <w:rFonts w:ascii="Cascadia Code" w:eastAsia="Times New Roman" w:hAnsi="Cascadia Code" w:cs="Times New Roman"/>
          <w:noProof/>
          <w:color w:val="4472C4"/>
          <w:sz w:val="16"/>
          <w:szCs w:val="16"/>
          <w:lang w:val="en-US" w:eastAsia="zh-CN"/>
        </w:rPr>
        <w:t xml:space="preserve"> return;</w:t>
      </w:r>
    </w:p>
    <w:p w14:paraId="72C3AD3F" w14:textId="730CE292"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 Log</w:t>
      </w:r>
      <w:r w:rsidR="007E0E9E" w:rsidRPr="00796A18">
        <w:rPr>
          <w:rFonts w:ascii="Cascadia Code" w:eastAsia="Times New Roman" w:hAnsi="Cascadia Code" w:cs="Times New Roman"/>
          <w:i/>
          <w:iCs/>
          <w:noProof/>
          <w:color w:val="A5A5A5"/>
          <w:sz w:val="16"/>
          <w:szCs w:val="16"/>
          <w:lang w:val="en-US" w:eastAsia="zh-CN"/>
        </w:rPr>
        <w:t xml:space="preserve"> current cavity ID.</w:t>
      </w:r>
    </w:p>
    <w:p w14:paraId="60D8F3C0" w14:textId="1D9C873B"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push_back</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cavity_ID</w:t>
      </w:r>
      <w:r w:rsidRPr="00796A18">
        <w:rPr>
          <w:rFonts w:ascii="Cascadia Code" w:eastAsia="Times New Roman" w:hAnsi="Cascadia Code" w:cs="Times New Roman"/>
          <w:noProof/>
          <w:color w:val="4472C4"/>
          <w:sz w:val="16"/>
          <w:szCs w:val="16"/>
          <w:lang w:val="en-US" w:eastAsia="zh-CN"/>
        </w:rPr>
        <w:t>);</w:t>
      </w:r>
    </w:p>
    <w:p w14:paraId="7E866302" w14:textId="1C652B86"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if</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size</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00CA3033" w:rsidRPr="00796A18">
        <w:rPr>
          <w:rFonts w:ascii="Cascadia Code" w:eastAsia="Times New Roman" w:hAnsi="Cascadia Code" w:cs="Times New Roman"/>
          <w:noProof/>
          <w:color w:val="4472C4"/>
          <w:sz w:val="16"/>
          <w:szCs w:val="16"/>
          <w:lang w:val="en-US" w:eastAsia="zh-CN"/>
        </w:rPr>
        <w:t xml:space="preserve"> </w:t>
      </w:r>
      <w:r w:rsidR="00CA3033" w:rsidRPr="00796A18">
        <w:rPr>
          <w:rFonts w:ascii="Cascadia Code" w:eastAsia="Times New Roman" w:hAnsi="Cascadia Code" w:cs="Times New Roman"/>
          <w:i/>
          <w:iCs/>
          <w:noProof/>
          <w:color w:val="A5A5A5"/>
          <w:sz w:val="16"/>
          <w:szCs w:val="16"/>
          <w:lang w:val="en-US" w:eastAsia="zh-CN"/>
        </w:rPr>
        <w:t>// Nb of wires</w:t>
      </w:r>
      <w:r w:rsidR="008B5CE1" w:rsidRPr="00796A18">
        <w:rPr>
          <w:rFonts w:ascii="Cascadia Code" w:eastAsia="Times New Roman" w:hAnsi="Cascadia Code" w:cs="Times New Roman"/>
          <w:i/>
          <w:iCs/>
          <w:noProof/>
          <w:color w:val="A5A5A5"/>
          <w:sz w:val="16"/>
          <w:szCs w:val="16"/>
          <w:lang w:val="en-US" w:eastAsia="zh-CN"/>
        </w:rPr>
        <w:t xml:space="preserve"> in cable</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p>
    <w:p w14:paraId="04912EA7" w14:textId="73E3B329"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xml:space="preserve">                </w:t>
      </w:r>
      <w:r w:rsidR="001B4583" w:rsidRPr="00796A18">
        <w:rPr>
          <w:rFonts w:ascii="Cascadia Code" w:eastAsia="Times New Roman" w:hAnsi="Cascadia Code" w:cs="Times New Roman"/>
          <w:i/>
          <w:iCs/>
          <w:noProof/>
          <w:color w:val="A5A5A5"/>
          <w:sz w:val="16"/>
          <w:szCs w:val="16"/>
          <w:lang w:val="en-US" w:eastAsia="zh-CN"/>
        </w:rPr>
        <w:t>// All wires are allocated</w:t>
      </w:r>
      <w:r w:rsidR="007537B1" w:rsidRPr="00796A18">
        <w:rPr>
          <w:rFonts w:ascii="Cascadia Code" w:eastAsia="Times New Roman" w:hAnsi="Cascadia Code" w:cs="Times New Roman"/>
          <w:i/>
          <w:iCs/>
          <w:noProof/>
          <w:color w:val="A5A5A5"/>
          <w:sz w:val="16"/>
          <w:szCs w:val="16"/>
          <w:lang w:val="en-US" w:eastAsia="zh-CN"/>
        </w:rPr>
        <w:t xml:space="preserve">, </w:t>
      </w:r>
      <w:r w:rsidRPr="00796A18">
        <w:rPr>
          <w:rFonts w:ascii="Cascadia Code" w:eastAsia="Times New Roman" w:hAnsi="Cascadia Code" w:cs="Times New Roman"/>
          <w:i/>
          <w:iCs/>
          <w:noProof/>
          <w:color w:val="A5A5A5"/>
          <w:sz w:val="16"/>
          <w:szCs w:val="16"/>
          <w:lang w:val="en-US" w:eastAsia="zh-CN"/>
        </w:rPr>
        <w:t xml:space="preserve">Save valid </w:t>
      </w:r>
      <w:r w:rsidR="007537B1" w:rsidRPr="00796A18">
        <w:rPr>
          <w:rFonts w:ascii="Cascadia Code" w:eastAsia="Times New Roman" w:hAnsi="Cascadia Code" w:cs="Times New Roman"/>
          <w:i/>
          <w:iCs/>
          <w:noProof/>
          <w:color w:val="A5A5A5"/>
          <w:sz w:val="16"/>
          <w:szCs w:val="16"/>
          <w:lang w:val="en-US" w:eastAsia="zh-CN"/>
        </w:rPr>
        <w:t>result</w:t>
      </w:r>
      <w:r w:rsidRPr="00796A18">
        <w:rPr>
          <w:rFonts w:ascii="Cascadia Code" w:eastAsia="Times New Roman" w:hAnsi="Cascadia Code" w:cs="Times New Roman"/>
          <w:i/>
          <w:iCs/>
          <w:noProof/>
          <w:color w:val="A5A5A5"/>
          <w:sz w:val="16"/>
          <w:szCs w:val="16"/>
          <w:lang w:val="en-US" w:eastAsia="zh-CN"/>
        </w:rPr>
        <w:t>.</w:t>
      </w:r>
    </w:p>
    <w:p w14:paraId="50B777F0"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_allocations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emplace</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visited_cavity_indices</w:t>
      </w:r>
      <w:r w:rsidRPr="00796A18">
        <w:rPr>
          <w:rFonts w:ascii="Cascadia Code" w:eastAsia="Times New Roman" w:hAnsi="Cascadia Code" w:cs="Times New Roman"/>
          <w:noProof/>
          <w:color w:val="4472C4"/>
          <w:sz w:val="16"/>
          <w:szCs w:val="16"/>
          <w:lang w:val="en-US" w:eastAsia="zh-CN"/>
        </w:rPr>
        <w:t>);</w:t>
      </w:r>
    </w:p>
    <w:p w14:paraId="54DCEF8D" w14:textId="5E6BF311"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else</w:t>
      </w:r>
    </w:p>
    <w:p w14:paraId="3ADEE969" w14:textId="57B6E53E"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006821BC"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for</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00EA6CFD" w:rsidRPr="00796A18">
        <w:rPr>
          <w:rFonts w:ascii="Cascadia Code" w:eastAsia="Times New Roman" w:hAnsi="Cascadia Code" w:cs="Times New Roman"/>
          <w:i/>
          <w:iCs/>
          <w:noProof/>
          <w:color w:val="A5A5A5"/>
          <w:sz w:val="16"/>
          <w:szCs w:val="16"/>
          <w:lang w:val="en-US" w:eastAsia="zh-CN"/>
        </w:rPr>
        <w:t xml:space="preserve">// </w:t>
      </w:r>
      <w:r w:rsidR="00CC41A7" w:rsidRPr="00796A18">
        <w:rPr>
          <w:rFonts w:ascii="Cascadia Code" w:eastAsia="Times New Roman" w:hAnsi="Cascadia Code" w:cs="Times New Roman"/>
          <w:i/>
          <w:iCs/>
          <w:noProof/>
          <w:color w:val="A5A5A5"/>
          <w:sz w:val="16"/>
          <w:szCs w:val="16"/>
          <w:lang w:val="en-US" w:eastAsia="zh-CN"/>
        </w:rPr>
        <w:t>All</w:t>
      </w:r>
      <w:r w:rsidR="00EA6CFD" w:rsidRPr="00796A18">
        <w:rPr>
          <w:rFonts w:ascii="Cascadia Code" w:eastAsia="Times New Roman" w:hAnsi="Cascadia Code" w:cs="Times New Roman"/>
          <w:i/>
          <w:iCs/>
          <w:noProof/>
          <w:color w:val="A5A5A5"/>
          <w:sz w:val="16"/>
          <w:szCs w:val="16"/>
          <w:lang w:val="en-US" w:eastAsia="zh-CN"/>
        </w:rPr>
        <w:t xml:space="preserve"> current cavity’s </w:t>
      </w:r>
      <w:r w:rsidR="00CC41A7" w:rsidRPr="00796A18">
        <w:rPr>
          <w:rFonts w:ascii="Cascadia Code" w:eastAsia="Times New Roman" w:hAnsi="Cascadia Code" w:cs="Times New Roman"/>
          <w:i/>
          <w:iCs/>
          <w:noProof/>
          <w:color w:val="A5A5A5"/>
          <w:sz w:val="16"/>
          <w:szCs w:val="16"/>
          <w:lang w:val="en-US" w:eastAsia="zh-CN"/>
        </w:rPr>
        <w:t>neighbor</w:t>
      </w:r>
      <w:r w:rsidRPr="00796A18">
        <w:rPr>
          <w:rFonts w:ascii="Cascadia Code" w:eastAsia="Times New Roman" w:hAnsi="Cascadia Code" w:cs="Times New Roman"/>
          <w:noProof/>
          <w:color w:val="4472C4"/>
          <w:sz w:val="16"/>
          <w:szCs w:val="16"/>
          <w:lang w:val="en-US" w:eastAsia="zh-CN"/>
        </w:rPr>
        <w:t>)</w:t>
      </w:r>
    </w:p>
    <w:p w14:paraId="14AD3E49" w14:textId="08639C59"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if</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002576FC" w:rsidRPr="00796A18">
        <w:rPr>
          <w:rFonts w:ascii="Cascadia Code" w:eastAsia="Times New Roman" w:hAnsi="Cascadia Code" w:cs="Times New Roman"/>
          <w:i/>
          <w:iCs/>
          <w:noProof/>
          <w:color w:val="A5A5A5"/>
          <w:sz w:val="16"/>
          <w:szCs w:val="16"/>
          <w:lang w:val="en-US" w:eastAsia="zh-CN"/>
        </w:rPr>
        <w:t>// Neighbor cavity is not visited</w:t>
      </w:r>
      <w:r w:rsidRPr="00796A18">
        <w:rPr>
          <w:rFonts w:ascii="Cascadia Code" w:eastAsia="Times New Roman" w:hAnsi="Cascadia Code" w:cs="Times New Roman"/>
          <w:noProof/>
          <w:color w:val="4472C4"/>
          <w:sz w:val="16"/>
          <w:szCs w:val="16"/>
          <w:lang w:val="en-US" w:eastAsia="zh-CN"/>
        </w:rPr>
        <w:t>)</w:t>
      </w:r>
    </w:p>
    <w:p w14:paraId="553B2187"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5B9BD5"/>
          <w:sz w:val="16"/>
          <w:szCs w:val="16"/>
          <w:lang w:val="en-US" w:eastAsia="zh-CN"/>
        </w:rPr>
        <w:t>self</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self</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neighbor</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wire_index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E0A903"/>
          <w:sz w:val="16"/>
          <w:szCs w:val="16"/>
          <w:lang w:val="en-US" w:eastAsia="zh-CN"/>
        </w:rPr>
        <w:t>1</w:t>
      </w:r>
      <w:r w:rsidRPr="00796A18">
        <w:rPr>
          <w:rFonts w:ascii="Cascadia Code" w:eastAsia="Times New Roman" w:hAnsi="Cascadia Code" w:cs="Times New Roman"/>
          <w:noProof/>
          <w:color w:val="4472C4"/>
          <w:sz w:val="16"/>
          <w:szCs w:val="16"/>
          <w:lang w:val="en-US" w:eastAsia="zh-CN"/>
        </w:rPr>
        <w:t>);</w:t>
      </w:r>
    </w:p>
    <w:p w14:paraId="58821BEC"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p>
    <w:p w14:paraId="12760B72"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 Backtrack</w:t>
      </w:r>
    </w:p>
    <w:p w14:paraId="55A1DEAB"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pop_back</w:t>
      </w:r>
      <w:r w:rsidRPr="00796A18">
        <w:rPr>
          <w:rFonts w:ascii="Cascadia Code" w:eastAsia="Times New Roman" w:hAnsi="Cascadia Code" w:cs="Times New Roman"/>
          <w:noProof/>
          <w:color w:val="4472C4"/>
          <w:sz w:val="16"/>
          <w:szCs w:val="16"/>
          <w:lang w:val="en-US" w:eastAsia="zh-CN"/>
        </w:rPr>
        <w:t>();</w:t>
      </w:r>
    </w:p>
    <w:p w14:paraId="3DE8202F"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p>
    <w:p w14:paraId="0D2791A8" w14:textId="7179D096"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5B9BD5"/>
          <w:sz w:val="16"/>
          <w:szCs w:val="16"/>
          <w:lang w:val="en-US" w:eastAsia="zh-CN"/>
        </w:rPr>
        <w:t>dfs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dfs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cavity</w:t>
      </w:r>
      <w:r w:rsidRPr="00796A18">
        <w:rPr>
          <w:rFonts w:ascii="Cascadia Code" w:eastAsia="Times New Roman" w:hAnsi="Cascadia Code" w:cs="Times New Roman"/>
          <w:noProof/>
          <w:color w:val="4472C4"/>
          <w:sz w:val="16"/>
          <w:szCs w:val="16"/>
          <w:lang w:val="en-US" w:eastAsia="zh-CN"/>
        </w:rPr>
        <w:t>-&gt;</w:t>
      </w:r>
      <w:r w:rsidRPr="00796A18">
        <w:rPr>
          <w:rFonts w:ascii="Cascadia Code" w:eastAsia="Times New Roman" w:hAnsi="Cascadia Code" w:cs="Times New Roman"/>
          <w:noProof/>
          <w:color w:val="5B9BD5"/>
          <w:sz w:val="16"/>
          <w:szCs w:val="16"/>
          <w:lang w:val="en-US" w:eastAsia="zh-CN"/>
        </w:rPr>
        <w:t>get_ID</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E0A903"/>
          <w:sz w:val="16"/>
          <w:szCs w:val="16"/>
          <w:lang w:val="en-US" w:eastAsia="zh-CN"/>
        </w:rPr>
        <w:t>0</w:t>
      </w:r>
      <w:r w:rsidRPr="00796A18">
        <w:rPr>
          <w:rFonts w:ascii="Cascadia Code" w:eastAsia="Times New Roman" w:hAnsi="Cascadia Code" w:cs="Times New Roman"/>
          <w:noProof/>
          <w:color w:val="4472C4"/>
          <w:sz w:val="16"/>
          <w:szCs w:val="16"/>
          <w:lang w:val="en-US" w:eastAsia="zh-CN"/>
        </w:rPr>
        <w:t>);</w:t>
      </w:r>
    </w:p>
    <w:p w14:paraId="420B80B2" w14:textId="1B95A94E" w:rsidR="00604590" w:rsidRPr="009B189C" w:rsidRDefault="00604590" w:rsidP="00796A18">
      <w:pPr>
        <w:shd w:val="clear" w:color="auto" w:fill="FFFFFF"/>
        <w:spacing w:after="0" w:line="180" w:lineRule="exact"/>
        <w:rPr>
          <w:rFonts w:ascii="Cascadia Code" w:eastAsia="Times New Roman" w:hAnsi="Cascadia Code" w:cs="Times New Roman"/>
          <w:noProof/>
          <w:color w:val="4472C4"/>
          <w:sz w:val="16"/>
          <w:szCs w:val="16"/>
          <w:lang w:eastAsia="zh-CN"/>
        </w:rPr>
      </w:pPr>
      <w:r w:rsidRPr="009B189C">
        <w:rPr>
          <w:rFonts w:ascii="Cascadia Code" w:eastAsia="Times New Roman" w:hAnsi="Cascadia Code" w:cs="Times New Roman"/>
          <w:noProof/>
          <w:color w:val="4472C4"/>
          <w:sz w:val="16"/>
          <w:szCs w:val="16"/>
          <w:lang w:eastAsia="zh-CN"/>
        </w:rPr>
        <w:t>}</w:t>
      </w:r>
    </w:p>
    <w:p w14:paraId="578CC477" w14:textId="77777777" w:rsidR="00443817" w:rsidRPr="009B189C" w:rsidRDefault="00443817" w:rsidP="003A29F5">
      <w:pPr>
        <w:shd w:val="clear" w:color="auto" w:fill="FFFFFF"/>
        <w:spacing w:after="0" w:line="220" w:lineRule="exact"/>
        <w:rPr>
          <w:rFonts w:ascii="Cascadia Code" w:eastAsia="Times New Roman" w:hAnsi="Cascadia Code" w:cs="Times New Roman"/>
          <w:noProof/>
          <w:color w:val="000000"/>
          <w:sz w:val="24"/>
          <w:szCs w:val="24"/>
          <w:lang w:eastAsia="zh-CN"/>
        </w:rPr>
      </w:pPr>
    </w:p>
    <w:p w14:paraId="66C152E0" w14:textId="775F5D0C" w:rsidR="00731296" w:rsidRDefault="00ED1E32" w:rsidP="00C219D8">
      <w:pPr>
        <w:spacing w:line="240" w:lineRule="atLeast"/>
        <w:rPr>
          <w:rFonts w:ascii="3DS V2" w:hAnsi="3DS V2"/>
          <w:sz w:val="24"/>
          <w:szCs w:val="24"/>
        </w:rPr>
      </w:pPr>
      <w:r w:rsidRPr="006A2D44">
        <w:rPr>
          <w:rFonts w:ascii="3DS V2" w:hAnsi="3DS V2"/>
          <w:noProof/>
          <w:sz w:val="24"/>
          <w:szCs w:val="24"/>
        </w:rPr>
        <w:drawing>
          <wp:anchor distT="0" distB="0" distL="114300" distR="114300" simplePos="0" relativeHeight="251700736" behindDoc="1" locked="0" layoutInCell="1" allowOverlap="1" wp14:anchorId="6096D67E" wp14:editId="4B3708D7">
            <wp:simplePos x="0" y="0"/>
            <wp:positionH relativeFrom="margin">
              <wp:posOffset>3670935</wp:posOffset>
            </wp:positionH>
            <wp:positionV relativeFrom="paragraph">
              <wp:posOffset>409575</wp:posOffset>
            </wp:positionV>
            <wp:extent cx="1814830" cy="1313815"/>
            <wp:effectExtent l="0" t="0" r="0" b="635"/>
            <wp:wrapTight wrapText="bothSides">
              <wp:wrapPolygon edited="0">
                <wp:start x="0" y="0"/>
                <wp:lineTo x="0" y="21297"/>
                <wp:lineTo x="21313" y="21297"/>
                <wp:lineTo x="21313" y="0"/>
                <wp:lineTo x="0" y="0"/>
              </wp:wrapPolygon>
            </wp:wrapTight>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2AA3">
        <w:rPr>
          <w:rFonts w:ascii="3DS V2" w:hAnsi="3DS V2"/>
          <w:sz w:val="24"/>
          <w:szCs w:val="24"/>
        </w:rPr>
        <w:t>Dans un premier temps, grâ</w:t>
      </w:r>
      <w:r w:rsidR="00C374FE" w:rsidRPr="00C374FE">
        <w:rPr>
          <w:rFonts w:ascii="3DS V2" w:hAnsi="3DS V2"/>
          <w:sz w:val="24"/>
          <w:szCs w:val="24"/>
        </w:rPr>
        <w:t xml:space="preserve">ce au système de liste d’adjacence, le croisement des câbles est parfaitement évité. </w:t>
      </w:r>
    </w:p>
    <w:p w14:paraId="7F019B7C" w14:textId="099D6CB0" w:rsidR="000507A4" w:rsidRDefault="00796A18" w:rsidP="00C219D8">
      <w:pPr>
        <w:spacing w:line="240" w:lineRule="atLeast"/>
        <w:rPr>
          <w:rFonts w:ascii="3DS V2" w:hAnsi="3DS V2"/>
          <w:sz w:val="24"/>
          <w:szCs w:val="24"/>
        </w:rPr>
      </w:pPr>
      <w:r>
        <w:rPr>
          <w:noProof/>
        </w:rPr>
        <mc:AlternateContent>
          <mc:Choice Requires="wps">
            <w:drawing>
              <wp:anchor distT="0" distB="0" distL="114300" distR="114300" simplePos="0" relativeHeight="251702784" behindDoc="1" locked="0" layoutInCell="1" allowOverlap="1" wp14:anchorId="63BD069A" wp14:editId="36CEA72F">
                <wp:simplePos x="0" y="0"/>
                <wp:positionH relativeFrom="margin">
                  <wp:align>right</wp:align>
                </wp:positionH>
                <wp:positionV relativeFrom="paragraph">
                  <wp:posOffset>1267118</wp:posOffset>
                </wp:positionV>
                <wp:extent cx="2211070" cy="635"/>
                <wp:effectExtent l="0" t="0" r="0" b="8255"/>
                <wp:wrapTight wrapText="bothSides">
                  <wp:wrapPolygon edited="0">
                    <wp:start x="0" y="0"/>
                    <wp:lineTo x="0" y="20698"/>
                    <wp:lineTo x="21401" y="20698"/>
                    <wp:lineTo x="21401" y="0"/>
                    <wp:lineTo x="0" y="0"/>
                  </wp:wrapPolygon>
                </wp:wrapTight>
                <wp:docPr id="26" name="Zone de texte 26"/>
                <wp:cNvGraphicFramePr/>
                <a:graphic xmlns:a="http://schemas.openxmlformats.org/drawingml/2006/main">
                  <a:graphicData uri="http://schemas.microsoft.com/office/word/2010/wordprocessingShape">
                    <wps:wsp>
                      <wps:cNvSpPr txBox="1"/>
                      <wps:spPr>
                        <a:xfrm>
                          <a:off x="0" y="0"/>
                          <a:ext cx="2211070" cy="635"/>
                        </a:xfrm>
                        <a:prstGeom prst="rect">
                          <a:avLst/>
                        </a:prstGeom>
                        <a:solidFill>
                          <a:prstClr val="white"/>
                        </a:solidFill>
                        <a:ln>
                          <a:noFill/>
                        </a:ln>
                      </wps:spPr>
                      <wps:txbx>
                        <w:txbxContent>
                          <w:p w14:paraId="13EFB4F2" w14:textId="6AB178ED" w:rsidR="000507A4" w:rsidRPr="008A573E" w:rsidRDefault="000507A4" w:rsidP="000507A4">
                            <w:pPr>
                              <w:pStyle w:val="Lgende"/>
                              <w:jc w:val="center"/>
                              <w:rPr>
                                <w:rFonts w:ascii="3DS V2" w:hAnsi="3DS V2"/>
                                <w:noProof/>
                                <w:sz w:val="24"/>
                                <w:szCs w:val="24"/>
                              </w:rPr>
                            </w:pPr>
                            <w:r>
                              <w:t xml:space="preserve">Figure </w:t>
                            </w:r>
                            <w:fldSimple w:instr=" SEQ Figure \* ARABIC ">
                              <w:r w:rsidR="005D6F4E">
                                <w:rPr>
                                  <w:noProof/>
                                </w:rPr>
                                <w:t>14</w:t>
                              </w:r>
                            </w:fldSimple>
                            <w:r>
                              <w:t> : Exemple</w:t>
                            </w:r>
                            <w:r w:rsidR="00796A18">
                              <w:t xml:space="preserve"> des points cocycliques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D069A" id="Zone de texte 26" o:spid="_x0000_s1033" type="#_x0000_t202" style="position:absolute;margin-left:122.9pt;margin-top:99.75pt;width:174.1pt;height:.05pt;z-index:-2516136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" stroked="f">
                <v:textbox style="mso-fit-shape-to-text:t" inset="0,0,0,0">
                  <w:txbxContent>
                    <w:p w14:paraId="13EFB4F2" w14:textId="6AB178ED" w:rsidR="000507A4" w:rsidRPr="008A573E" w:rsidRDefault="000507A4" w:rsidP="000507A4">
                      <w:pPr>
                        <w:pStyle w:val="Lgende"/>
                        <w:jc w:val="center"/>
                        <w:rPr>
                          <w:rFonts w:ascii="3DS V2" w:hAnsi="3DS V2"/>
                          <w:noProof/>
                          <w:sz w:val="24"/>
                          <w:szCs w:val="24"/>
                        </w:rPr>
                      </w:pPr>
                      <w:r>
                        <w:t xml:space="preserve">Figure </w:t>
                      </w:r>
                      <w:fldSimple w:instr=" SEQ Figure \* ARABIC ">
                        <w:r w:rsidR="005D6F4E">
                          <w:rPr>
                            <w:noProof/>
                          </w:rPr>
                          <w:t>14</w:t>
                        </w:r>
                      </w:fldSimple>
                      <w:r>
                        <w:t> : Exemple</w:t>
                      </w:r>
                      <w:r w:rsidR="00796A18">
                        <w:t xml:space="preserve"> des points cocycliques</w:t>
                      </w:r>
                    </w:p>
                  </w:txbxContent>
                </v:textbox>
                <w10:wrap type="tight" anchorx="margin"/>
              </v:shape>
            </w:pict>
          </mc:Fallback>
        </mc:AlternateContent>
      </w:r>
      <w:r w:rsidR="00731296" w:rsidRPr="00C374FE">
        <w:rPr>
          <w:rFonts w:ascii="3DS V2" w:hAnsi="3DS V2"/>
          <w:sz w:val="24"/>
          <w:szCs w:val="24"/>
        </w:rPr>
        <w:t>Un croisement se produit lorsque la ligne reliant deux cavités adjacentes coupe une autre du même type.</w:t>
      </w:r>
      <w:r w:rsidR="00F168FF">
        <w:rPr>
          <w:rFonts w:ascii="3DS V2" w:hAnsi="3DS V2"/>
          <w:sz w:val="24"/>
          <w:szCs w:val="24"/>
        </w:rPr>
        <w:t xml:space="preserve"> </w:t>
      </w:r>
      <w:r w:rsidR="006A2D44">
        <w:rPr>
          <w:rFonts w:ascii="3DS V2" w:hAnsi="3DS V2"/>
          <w:sz w:val="24"/>
          <w:szCs w:val="24"/>
        </w:rPr>
        <w:t>Le comportement de la triangulation Delaunay en cas de quatre points cocycliques a été analysé dans la phase 1</w:t>
      </w:r>
      <w:r w:rsidR="00343E53">
        <w:rPr>
          <w:rFonts w:ascii="3DS V2" w:hAnsi="3DS V2"/>
          <w:sz w:val="24"/>
          <w:szCs w:val="24"/>
        </w:rPr>
        <w:t> :</w:t>
      </w:r>
      <w:r w:rsidR="006A2D44">
        <w:rPr>
          <w:rFonts w:ascii="3DS V2" w:hAnsi="3DS V2"/>
          <w:sz w:val="24"/>
          <w:szCs w:val="24"/>
        </w:rPr>
        <w:t xml:space="preserve"> </w:t>
      </w:r>
      <w:r w:rsidR="003B735C">
        <w:rPr>
          <w:rFonts w:ascii="3DS V2" w:hAnsi="3DS V2"/>
          <w:sz w:val="24"/>
          <w:szCs w:val="24"/>
        </w:rPr>
        <w:t>Elle</w:t>
      </w:r>
      <w:r w:rsidR="003B735C" w:rsidRPr="00C374FE">
        <w:rPr>
          <w:rFonts w:ascii="3DS V2" w:hAnsi="3DS V2"/>
          <w:sz w:val="24"/>
          <w:szCs w:val="24"/>
        </w:rPr>
        <w:t xml:space="preserve"> ne génère jamais de segments</w:t>
      </w:r>
      <w:r w:rsidR="00425FEA">
        <w:rPr>
          <w:rFonts w:ascii="3DS V2" w:hAnsi="3DS V2"/>
          <w:sz w:val="24"/>
          <w:szCs w:val="24"/>
        </w:rPr>
        <w:t xml:space="preserve"> (côtés de triangles)</w:t>
      </w:r>
      <w:r w:rsidR="003B735C" w:rsidRPr="00C374FE">
        <w:rPr>
          <w:rFonts w:ascii="3DS V2" w:hAnsi="3DS V2"/>
          <w:sz w:val="24"/>
          <w:szCs w:val="24"/>
        </w:rPr>
        <w:t xml:space="preserve"> croisé</w:t>
      </w:r>
      <w:r w:rsidR="000507A4">
        <w:rPr>
          <w:rFonts w:ascii="3DS V2" w:hAnsi="3DS V2"/>
          <w:sz w:val="24"/>
          <w:szCs w:val="24"/>
          <w:lang w:eastAsia="zh-CN"/>
        </w:rPr>
        <w:t>, l</w:t>
      </w:r>
      <w:r w:rsidR="000507A4">
        <w:rPr>
          <w:rFonts w:ascii="3DS V2" w:hAnsi="3DS V2"/>
          <w:sz w:val="24"/>
          <w:szCs w:val="24"/>
        </w:rPr>
        <w:t>a</w:t>
      </w:r>
      <w:r w:rsidR="000507A4" w:rsidRPr="00C374FE">
        <w:rPr>
          <w:rFonts w:ascii="3DS V2" w:hAnsi="3DS V2"/>
          <w:sz w:val="24"/>
          <w:szCs w:val="24"/>
        </w:rPr>
        <w:t xml:space="preserve"> liste d’adjacence construite à partir de cette triangulation, est </w:t>
      </w:r>
      <w:r w:rsidR="000507A4">
        <w:rPr>
          <w:rFonts w:ascii="3DS V2" w:hAnsi="3DS V2"/>
          <w:sz w:val="24"/>
          <w:szCs w:val="24"/>
        </w:rPr>
        <w:t xml:space="preserve">donc </w:t>
      </w:r>
      <w:r w:rsidR="000507A4" w:rsidRPr="00C374FE">
        <w:rPr>
          <w:rFonts w:ascii="3DS V2" w:hAnsi="3DS V2"/>
          <w:sz w:val="24"/>
          <w:szCs w:val="24"/>
        </w:rPr>
        <w:t>garantie sans ce type d’intersection.</w:t>
      </w:r>
      <w:r w:rsidR="000507A4">
        <w:rPr>
          <w:rFonts w:ascii="3DS V2" w:hAnsi="3DS V2"/>
          <w:sz w:val="24"/>
          <w:szCs w:val="24"/>
        </w:rPr>
        <w:t xml:space="preserve"> </w:t>
      </w:r>
    </w:p>
    <w:p w14:paraId="6934E1DE" w14:textId="20F7C9D1" w:rsidR="00731296" w:rsidRDefault="000507A4" w:rsidP="00C219D8">
      <w:pPr>
        <w:spacing w:line="240" w:lineRule="atLeast"/>
        <w:rPr>
          <w:rFonts w:ascii="3DS V2" w:hAnsi="3DS V2"/>
          <w:sz w:val="24"/>
          <w:szCs w:val="24"/>
        </w:rPr>
      </w:pPr>
      <w:r>
        <w:rPr>
          <w:rFonts w:ascii="3DS V2" w:hAnsi="3DS V2"/>
          <w:sz w:val="24"/>
          <w:szCs w:val="24"/>
        </w:rPr>
        <w:t>Par exemple,</w:t>
      </w:r>
      <w:r w:rsidR="006A2D44">
        <w:rPr>
          <w:rFonts w:ascii="3DS V2" w:hAnsi="3DS V2"/>
          <w:sz w:val="24"/>
          <w:szCs w:val="24"/>
        </w:rPr>
        <w:t xml:space="preserve"> </w:t>
      </w:r>
      <w:r>
        <w:rPr>
          <w:rFonts w:ascii="3DS V2" w:hAnsi="3DS V2"/>
          <w:sz w:val="24"/>
          <w:szCs w:val="24"/>
        </w:rPr>
        <w:t xml:space="preserve">dans figure 14, </w:t>
      </w:r>
      <w:r w:rsidR="006A2D44">
        <w:rPr>
          <w:rFonts w:ascii="3DS V2" w:hAnsi="3DS V2"/>
          <w:sz w:val="24"/>
          <w:szCs w:val="24"/>
        </w:rPr>
        <w:t>la cavité 1 et 3 ne sont pas considérer comme des cavités adjacentes, même la distance entre eux est de la même que celui entre la cavité 0 et 2.</w:t>
      </w:r>
      <w:r>
        <w:rPr>
          <w:rFonts w:ascii="3DS V2" w:hAnsi="3DS V2"/>
          <w:sz w:val="24"/>
          <w:szCs w:val="24"/>
        </w:rPr>
        <w:t xml:space="preserve"> </w:t>
      </w:r>
      <w:r w:rsidR="00731296">
        <w:rPr>
          <w:rFonts w:ascii="3DS V2" w:hAnsi="3DS V2"/>
          <w:sz w:val="24"/>
          <w:szCs w:val="24"/>
        </w:rPr>
        <w:t>Imagin</w:t>
      </w:r>
      <w:r w:rsidR="00423031">
        <w:rPr>
          <w:rFonts w:ascii="3DS V2" w:hAnsi="3DS V2"/>
          <w:sz w:val="24"/>
          <w:szCs w:val="24"/>
        </w:rPr>
        <w:t>ons</w:t>
      </w:r>
      <w:r w:rsidR="00731296">
        <w:rPr>
          <w:rFonts w:ascii="3DS V2" w:hAnsi="3DS V2"/>
          <w:sz w:val="24"/>
          <w:szCs w:val="24"/>
        </w:rPr>
        <w:t xml:space="preserve"> un cas où un câble de deux fils a déjà pris la cavité 0 et 2, un autre câble de deux fils, avec un fil placé à la cavité 3, ne pourra jamais placer son deuxième fil à la cavité 1. Le croisement des deux câbles </w:t>
      </w:r>
      <w:r w:rsidR="0090396F">
        <w:rPr>
          <w:rFonts w:ascii="3DS V2" w:hAnsi="3DS V2"/>
          <w:sz w:val="24"/>
          <w:szCs w:val="24"/>
        </w:rPr>
        <w:t>est donc évité</w:t>
      </w:r>
      <w:r w:rsidR="00731296">
        <w:rPr>
          <w:rFonts w:ascii="3DS V2" w:hAnsi="3DS V2"/>
          <w:sz w:val="24"/>
          <w:szCs w:val="24"/>
        </w:rPr>
        <w:t xml:space="preserve">. </w:t>
      </w:r>
    </w:p>
    <w:p w14:paraId="2DF2F9D9" w14:textId="1F55B293" w:rsidR="00A86957" w:rsidRDefault="00DD06C2" w:rsidP="0082460F">
      <w:pPr>
        <w:pStyle w:val="NormalWeb"/>
        <w:rPr>
          <w:rFonts w:ascii="3DS V2" w:hAnsi="3DS V2"/>
          <w:lang w:val="fr-FR"/>
        </w:rPr>
      </w:pPr>
      <w:r w:rsidRPr="0082460F">
        <w:rPr>
          <w:rFonts w:ascii="3DS V2" w:hAnsi="3DS V2"/>
          <w:lang w:val="fr-FR"/>
        </w:rPr>
        <w:t>Un autre mécanisme est capable de gérer les câbles pour qu’ils sont regroupé à proximité les uns des autres</w:t>
      </w:r>
      <w:r w:rsidR="0082460F" w:rsidRPr="0082460F">
        <w:rPr>
          <w:rFonts w:ascii="3DS V2" w:hAnsi="3DS V2"/>
          <w:lang w:val="fr-FR"/>
        </w:rPr>
        <w:t> :</w:t>
      </w:r>
      <w:r w:rsidRPr="0082460F">
        <w:rPr>
          <w:rFonts w:ascii="3DS V2" w:hAnsi="3DS V2"/>
          <w:lang w:val="fr-FR"/>
        </w:rPr>
        <w:t xml:space="preserve"> </w:t>
      </w:r>
      <w:r w:rsidR="00473E84">
        <w:rPr>
          <w:rFonts w:ascii="3DS V2" w:hAnsi="3DS V2"/>
          <w:lang w:val="fr-FR"/>
        </w:rPr>
        <w:t xml:space="preserve">Dans la première itération, la plage de recherche est le connecteur entier. </w:t>
      </w:r>
      <w:r w:rsidR="0082460F" w:rsidRPr="0082460F">
        <w:rPr>
          <w:rFonts w:ascii="3DS V2" w:hAnsi="3DS V2"/>
          <w:lang w:val="fr-FR"/>
        </w:rPr>
        <w:t xml:space="preserve">Après la première itération, </w:t>
      </w:r>
      <w:r w:rsidR="00473E84">
        <w:rPr>
          <w:rFonts w:ascii="3DS V2" w:hAnsi="3DS V2"/>
          <w:lang w:val="fr-FR"/>
        </w:rPr>
        <w:t xml:space="preserve">la plage devient une région qui </w:t>
      </w:r>
      <w:r w:rsidR="0082460F" w:rsidRPr="0082460F">
        <w:rPr>
          <w:rFonts w:ascii="3DS V2" w:hAnsi="3DS V2"/>
          <w:lang w:val="fr-FR"/>
        </w:rPr>
        <w:t>con</w:t>
      </w:r>
      <w:r w:rsidR="00473E84">
        <w:rPr>
          <w:rFonts w:ascii="3DS V2" w:hAnsi="3DS V2"/>
          <w:lang w:val="fr-FR"/>
        </w:rPr>
        <w:t xml:space="preserve">tient </w:t>
      </w:r>
      <w:r w:rsidR="0082460F" w:rsidRPr="0082460F">
        <w:rPr>
          <w:rFonts w:ascii="3DS V2" w:hAnsi="3DS V2"/>
          <w:lang w:val="fr-FR"/>
        </w:rPr>
        <w:t xml:space="preserve">toutes les cavités qui ont été occupées. Dans les </w:t>
      </w:r>
      <w:r w:rsidR="00515DC7">
        <w:rPr>
          <w:rFonts w:ascii="3DS V2" w:hAnsi="3DS V2"/>
          <w:lang w:val="fr-FR"/>
        </w:rPr>
        <w:t>itérations suivantes,</w:t>
      </w:r>
      <w:r w:rsidR="0082460F" w:rsidRPr="0082460F">
        <w:rPr>
          <w:rFonts w:ascii="3DS V2" w:hAnsi="3DS V2"/>
          <w:lang w:val="fr-FR"/>
        </w:rPr>
        <w:t xml:space="preserve"> seules les cavités adjacentes à cette région sont prises en compte.</w:t>
      </w:r>
      <w:r w:rsidR="00515DC7">
        <w:rPr>
          <w:rFonts w:ascii="3DS V2" w:hAnsi="3DS V2"/>
          <w:lang w:val="fr-FR"/>
        </w:rPr>
        <w:t xml:space="preserve"> </w:t>
      </w:r>
      <w:r w:rsidR="004D79AF">
        <w:rPr>
          <w:rFonts w:ascii="3DS V2" w:hAnsi="3DS V2"/>
          <w:lang w:val="fr-FR"/>
        </w:rPr>
        <w:t xml:space="preserve">La réduction de la plage de recherche permet aussi réduire </w:t>
      </w:r>
      <w:r w:rsidR="004D79AF" w:rsidRPr="004D79AF">
        <w:rPr>
          <w:rFonts w:ascii="3DS V2" w:hAnsi="3DS V2"/>
          <w:lang w:val="fr-FR"/>
        </w:rPr>
        <w:t>significativement</w:t>
      </w:r>
      <w:r w:rsidR="004D79AF">
        <w:rPr>
          <w:rFonts w:ascii="3DS V2" w:hAnsi="3DS V2"/>
          <w:lang w:val="fr-FR"/>
        </w:rPr>
        <w:t xml:space="preserve"> </w:t>
      </w:r>
      <w:r w:rsidR="00C219D8">
        <w:rPr>
          <w:rFonts w:ascii="3DS V2" w:hAnsi="3DS V2"/>
          <w:lang w:val="fr-FR"/>
        </w:rPr>
        <w:t xml:space="preserve">la profondeur de recherche. </w:t>
      </w:r>
    </w:p>
    <w:p w14:paraId="35B064E1" w14:textId="6B82D250" w:rsidR="00251307" w:rsidRPr="00796A18" w:rsidRDefault="00796A18" w:rsidP="00796A18">
      <w:pPr>
        <w:pStyle w:val="Titre3"/>
        <w:rPr>
          <w:rFonts w:ascii="3DS V2" w:hAnsi="3DS V2"/>
          <w:sz w:val="32"/>
          <w:szCs w:val="32"/>
        </w:rPr>
      </w:pPr>
      <w:bookmarkStart w:id="139" w:name="_Toc203728045"/>
      <w:r>
        <w:rPr>
          <w:rFonts w:ascii="3DS V2" w:hAnsi="3DS V2"/>
          <w:sz w:val="32"/>
          <w:szCs w:val="32"/>
        </w:rPr>
        <w:lastRenderedPageBreak/>
        <w:t xml:space="preserve">Allocation et </w:t>
      </w:r>
      <w:r w:rsidR="00F34BF5">
        <w:rPr>
          <w:rFonts w:ascii="3DS V2" w:hAnsi="3DS V2"/>
          <w:sz w:val="32"/>
          <w:szCs w:val="32"/>
        </w:rPr>
        <w:t>son évaluation</w:t>
      </w:r>
      <w:bookmarkEnd w:id="139"/>
      <w:r w:rsidR="00F34BF5">
        <w:rPr>
          <w:rFonts w:ascii="3DS V2" w:hAnsi="3DS V2"/>
          <w:sz w:val="32"/>
          <w:szCs w:val="32"/>
        </w:rPr>
        <w:t xml:space="preserve"> </w:t>
      </w:r>
    </w:p>
    <w:p w14:paraId="2FEAEE7B" w14:textId="04B4E9F0" w:rsidR="005A79DE" w:rsidRDefault="00C025BB" w:rsidP="0082460F">
      <w:pPr>
        <w:pStyle w:val="NormalWeb"/>
        <w:rPr>
          <w:rFonts w:ascii="3DS V2" w:hAnsi="3DS V2"/>
          <w:lang w:val="fr-FR"/>
        </w:rPr>
      </w:pPr>
      <w:r>
        <w:rPr>
          <w:rFonts w:ascii="3DS V2" w:hAnsi="3DS V2"/>
          <w:noProof/>
          <w:lang w:val="fr-FR"/>
        </w:rPr>
        <w:t>Comme précédement présenté, l</w:t>
      </w:r>
      <w:r w:rsidRPr="00C025BB">
        <w:rPr>
          <w:rFonts w:ascii="3DS V2" w:hAnsi="3DS V2"/>
          <w:noProof/>
          <w:lang w:val="fr-FR"/>
        </w:rPr>
        <w:t>a stratégie de recherche impose une allocation qui se fait câble par câble.</w:t>
      </w:r>
      <w:r>
        <w:rPr>
          <w:rFonts w:ascii="3DS V2" w:hAnsi="3DS V2"/>
          <w:noProof/>
          <w:lang w:val="fr-FR"/>
        </w:rPr>
        <w:t xml:space="preserve"> </w:t>
      </w:r>
      <w:r w:rsidR="00CD5135">
        <w:rPr>
          <w:rFonts w:ascii="3DS V2" w:hAnsi="3DS V2"/>
          <w:lang w:val="fr-FR"/>
        </w:rPr>
        <w:t xml:space="preserve">Il </w:t>
      </w:r>
      <w:r w:rsidR="0035202E">
        <w:rPr>
          <w:rFonts w:ascii="3DS V2" w:hAnsi="3DS V2"/>
          <w:lang w:val="fr-FR"/>
        </w:rPr>
        <w:t>faut</w:t>
      </w:r>
      <w:r w:rsidR="00CD5135">
        <w:rPr>
          <w:rFonts w:ascii="3DS V2" w:hAnsi="3DS V2"/>
          <w:lang w:val="fr-FR"/>
        </w:rPr>
        <w:t xml:space="preserve"> donc </w:t>
      </w:r>
      <w:r w:rsidR="0035202E">
        <w:rPr>
          <w:rFonts w:ascii="3DS V2" w:hAnsi="3DS V2"/>
          <w:lang w:val="fr-FR"/>
        </w:rPr>
        <w:t xml:space="preserve">faire un choix parmi </w:t>
      </w:r>
      <w:r w:rsidR="00CD5135">
        <w:rPr>
          <w:rFonts w:ascii="3DS V2" w:hAnsi="3DS V2"/>
          <w:lang w:val="fr-FR"/>
        </w:rPr>
        <w:t>plusieurs allocations possibles pour un câble</w:t>
      </w:r>
      <w:r w:rsidR="0035202E">
        <w:rPr>
          <w:rFonts w:ascii="3DS V2" w:hAnsi="3DS V2"/>
          <w:lang w:val="fr-FR"/>
        </w:rPr>
        <w:t>.</w:t>
      </w:r>
      <w:r w:rsidR="00CD5135">
        <w:rPr>
          <w:rFonts w:ascii="3DS V2" w:hAnsi="3DS V2"/>
          <w:lang w:val="fr-FR"/>
        </w:rPr>
        <w:t xml:space="preserve"> </w:t>
      </w:r>
      <w:r w:rsidR="0035202E">
        <w:rPr>
          <w:rFonts w:ascii="3DS V2" w:hAnsi="3DS V2"/>
          <w:lang w:val="fr-FR"/>
        </w:rPr>
        <w:t>U</w:t>
      </w:r>
      <w:r w:rsidR="00F34BF5">
        <w:rPr>
          <w:rFonts w:ascii="3DS V2" w:hAnsi="3DS V2"/>
          <w:lang w:val="fr-FR"/>
        </w:rPr>
        <w:t xml:space="preserve">ne allocation </w:t>
      </w:r>
      <w:r w:rsidR="0035202E">
        <w:rPr>
          <w:rFonts w:ascii="3DS V2" w:hAnsi="3DS V2"/>
          <w:lang w:val="fr-FR"/>
        </w:rPr>
        <w:t xml:space="preserve">possible </w:t>
      </w:r>
      <w:r w:rsidR="00F34BF5">
        <w:rPr>
          <w:rFonts w:ascii="3DS V2" w:hAnsi="3DS V2"/>
          <w:lang w:val="fr-FR"/>
        </w:rPr>
        <w:t xml:space="preserve">est </w:t>
      </w:r>
      <w:r w:rsidR="005220F5">
        <w:rPr>
          <w:rFonts w:ascii="3DS V2" w:hAnsi="3DS V2"/>
          <w:lang w:val="fr-FR"/>
        </w:rPr>
        <w:t>une zone</w:t>
      </w:r>
      <w:r w:rsidR="00F34BF5">
        <w:rPr>
          <w:rFonts w:ascii="3DS V2" w:hAnsi="3DS V2"/>
          <w:lang w:val="fr-FR"/>
        </w:rPr>
        <w:t xml:space="preserve"> de cavité occupée par un câble</w:t>
      </w:r>
      <w:r w:rsidR="00B6300A">
        <w:rPr>
          <w:rFonts w:ascii="3DS V2" w:hAnsi="3DS V2"/>
          <w:lang w:val="fr-FR"/>
        </w:rPr>
        <w:t>, avec un score qui permet évaluer ce résultat. En cas pratique dans l’industrie, ce score peut être un score composite</w:t>
      </w:r>
      <w:r w:rsidR="00B6750E">
        <w:rPr>
          <w:rFonts w:ascii="3DS V2" w:hAnsi="3DS V2"/>
          <w:lang w:val="fr-FR"/>
        </w:rPr>
        <w:t xml:space="preserve"> de plusieurs facteurs, personnalisable selon la préférence des clients.</w:t>
      </w:r>
      <w:r w:rsidR="00B6300A">
        <w:rPr>
          <w:rFonts w:ascii="3DS V2" w:hAnsi="3DS V2"/>
          <w:lang w:val="fr-FR"/>
        </w:rPr>
        <w:t xml:space="preserve"> Dans cette démo </w:t>
      </w:r>
      <w:r w:rsidR="00B6750E">
        <w:rPr>
          <w:rFonts w:ascii="3DS V2" w:hAnsi="3DS V2"/>
          <w:lang w:val="fr-FR"/>
        </w:rPr>
        <w:t xml:space="preserve">pour être simple, </w:t>
      </w:r>
      <w:r w:rsidR="00B6300A">
        <w:rPr>
          <w:rFonts w:ascii="3DS V2" w:hAnsi="3DS V2"/>
          <w:lang w:val="fr-FR"/>
        </w:rPr>
        <w:t>ce score est présenté par le rayon de cercle minimum</w:t>
      </w:r>
      <w:r w:rsidR="007D6F2A">
        <w:rPr>
          <w:rFonts w:ascii="3DS V2" w:hAnsi="3DS V2"/>
          <w:lang w:val="fr-FR"/>
        </w:rPr>
        <w:t xml:space="preserve"> pour évaluer la</w:t>
      </w:r>
      <w:r w:rsidR="007D6F2A">
        <w:rPr>
          <w:rFonts w:ascii="3DS V2" w:eastAsia="SimSun" w:hAnsi="3DS V2"/>
          <w:lang w:val="fr-FR"/>
        </w:rPr>
        <w:t xml:space="preserve"> concentration des points</w:t>
      </w:r>
      <w:r w:rsidR="00B6300A">
        <w:rPr>
          <w:rFonts w:ascii="3DS V2" w:hAnsi="3DS V2"/>
          <w:lang w:val="fr-FR"/>
        </w:rPr>
        <w:t xml:space="preserve">. </w:t>
      </w:r>
      <w:r w:rsidR="00F77C56">
        <w:rPr>
          <w:rFonts w:ascii="3DS V2" w:hAnsi="3DS V2"/>
          <w:lang w:val="fr-FR"/>
        </w:rPr>
        <w:t>Ce rayon est calculé avec algorithme de Welzl</w:t>
      </w:r>
      <w:r w:rsidR="00E721F6">
        <w:rPr>
          <w:rFonts w:ascii="3DS V2" w:hAnsi="3DS V2"/>
          <w:lang w:val="fr-FR"/>
        </w:rPr>
        <w:t>.</w:t>
      </w:r>
    </w:p>
    <w:p w14:paraId="7A42F954" w14:textId="16B2C15D" w:rsidR="00A267C4" w:rsidRDefault="005A79DE" w:rsidP="00A267C4">
      <w:pPr>
        <w:pStyle w:val="NormalWeb"/>
        <w:rPr>
          <w:rFonts w:ascii="3DS V2" w:hAnsi="3DS V2"/>
          <w:lang w:val="fr-FR"/>
        </w:rPr>
      </w:pPr>
      <w:r>
        <w:rPr>
          <w:rFonts w:ascii="3DS V2" w:hAnsi="3DS V2"/>
          <w:lang w:val="fr-FR"/>
        </w:rPr>
        <w:t>Les résultats, donc les allocations valides et triées par leur score, sont présentés dans la console</w:t>
      </w:r>
      <w:r w:rsidR="00466521">
        <w:rPr>
          <w:rFonts w:ascii="3DS V2" w:hAnsi="3DS V2"/>
          <w:lang w:val="fr-FR"/>
        </w:rPr>
        <w:t xml:space="preserve">. Voici un exemple de résultat d’un câble de trois fils : </w:t>
      </w:r>
      <w:r w:rsidR="00A267C4">
        <w:rPr>
          <w:rFonts w:ascii="3DS V2" w:hAnsi="3DS V2"/>
          <w:lang w:val="fr-FR"/>
        </w:rPr>
        <w:t xml:space="preserve"> </w:t>
      </w:r>
    </w:p>
    <w:p w14:paraId="64333534" w14:textId="77777777" w:rsidR="00ED1E32" w:rsidRDefault="00A267C4" w:rsidP="00ED1E32">
      <w:pPr>
        <w:keepNext/>
        <w:jc w:val="center"/>
      </w:pPr>
      <w:r w:rsidRPr="00A267C4">
        <w:rPr>
          <w:rFonts w:ascii="3DS V2" w:hAnsi="3DS V2"/>
          <w:noProof/>
        </w:rPr>
        <w:drawing>
          <wp:inline distT="0" distB="0" distL="0" distR="0" wp14:anchorId="62699AF5" wp14:editId="699B2F97">
            <wp:extent cx="1989161" cy="173414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03456" cy="1746602"/>
                    </a:xfrm>
                    <a:prstGeom prst="rect">
                      <a:avLst/>
                    </a:prstGeom>
                  </pic:spPr>
                </pic:pic>
              </a:graphicData>
            </a:graphic>
          </wp:inline>
        </w:drawing>
      </w:r>
    </w:p>
    <w:p w14:paraId="3568D633" w14:textId="729579F8" w:rsidR="00A267C4" w:rsidRDefault="00ED1E32" w:rsidP="00ED1E32">
      <w:pPr>
        <w:pStyle w:val="Lgende"/>
        <w:jc w:val="center"/>
        <w:rPr>
          <w:rFonts w:ascii="3DS V2" w:hAnsi="3DS V2"/>
        </w:rPr>
      </w:pPr>
      <w:r>
        <w:t xml:space="preserve">Figure </w:t>
      </w:r>
      <w:fldSimple w:instr=" SEQ Figure \* ARABIC ">
        <w:r w:rsidR="005D6F4E">
          <w:rPr>
            <w:noProof/>
          </w:rPr>
          <w:t>15</w:t>
        </w:r>
      </w:fldSimple>
      <w:r>
        <w:t xml:space="preserve"> : Liste des allocations proposée à l’utilisateur</w:t>
      </w:r>
    </w:p>
    <w:p w14:paraId="1A0FBB2D" w14:textId="10C94249" w:rsidR="00466521" w:rsidRDefault="00466521" w:rsidP="00466521">
      <w:pPr>
        <w:pStyle w:val="NormalWeb"/>
        <w:rPr>
          <w:rFonts w:ascii="3DS V2" w:hAnsi="3DS V2"/>
          <w:lang w:val="fr-FR"/>
        </w:rPr>
      </w:pPr>
      <w:r>
        <w:rPr>
          <w:rFonts w:ascii="3DS V2" w:hAnsi="3DS V2"/>
          <w:lang w:val="fr-FR"/>
        </w:rPr>
        <w:t>Le programme invite l’utilisateur à choisir par taper le numéro d’allocation. Une fois la décision est prise, une confirmation interne est effectuée, puis les données sont envoyées au script python « </w:t>
      </w:r>
      <w:r w:rsidRPr="009B189C">
        <w:rPr>
          <w:rFonts w:ascii="3DS V2" w:hAnsi="3DS V2"/>
          <w:lang w:val="fr-FR"/>
        </w:rPr>
        <w:t>visualizer</w:t>
      </w:r>
      <w:r>
        <w:rPr>
          <w:rFonts w:ascii="3DS V2" w:hAnsi="3DS V2"/>
          <w:lang w:val="fr-FR"/>
        </w:rPr>
        <w:t> » pour une visualisation rapide.</w:t>
      </w:r>
    </w:p>
    <w:p w14:paraId="43FBE0BE" w14:textId="77777777" w:rsidR="008D41D9" w:rsidRDefault="009754F8" w:rsidP="008D41D9">
      <w:pPr>
        <w:pStyle w:val="Titre3"/>
        <w:rPr>
          <w:rFonts w:ascii="3DS V2" w:hAnsi="3DS V2"/>
          <w:sz w:val="32"/>
          <w:szCs w:val="32"/>
        </w:rPr>
      </w:pPr>
      <w:bookmarkStart w:id="140" w:name="_Toc203728046"/>
      <w:r>
        <w:rPr>
          <w:rFonts w:ascii="3DS V2" w:hAnsi="3DS V2"/>
          <w:sz w:val="32"/>
          <w:szCs w:val="32"/>
        </w:rPr>
        <w:t>Visualisation</w:t>
      </w:r>
      <w:bookmarkEnd w:id="140"/>
      <w:r>
        <w:rPr>
          <w:rFonts w:ascii="3DS V2" w:hAnsi="3DS V2"/>
          <w:sz w:val="32"/>
          <w:szCs w:val="32"/>
        </w:rPr>
        <w:t xml:space="preserve"> </w:t>
      </w:r>
    </w:p>
    <w:p w14:paraId="2C70DC59" w14:textId="495C64CB" w:rsidR="00A267C4" w:rsidRPr="008D41D9" w:rsidRDefault="00DD2D2C" w:rsidP="008D41D9">
      <w:pPr>
        <w:pStyle w:val="NormalWeb"/>
        <w:rPr>
          <w:rFonts w:ascii="3DS V2" w:hAnsi="3DS V2"/>
          <w:lang w:val="fr-FR"/>
        </w:rPr>
      </w:pPr>
      <w:r w:rsidRPr="008D41D9">
        <w:rPr>
          <w:rFonts w:ascii="3DS V2" w:hAnsi="3DS V2"/>
          <w:noProof/>
          <w:lang w:val="fr-FR"/>
        </w:rPr>
        <w:drawing>
          <wp:anchor distT="0" distB="0" distL="114300" distR="114300" simplePos="0" relativeHeight="251703808" behindDoc="1" locked="0" layoutInCell="1" allowOverlap="1" wp14:anchorId="67BB88B4" wp14:editId="47AAF388">
            <wp:simplePos x="0" y="0"/>
            <wp:positionH relativeFrom="column">
              <wp:posOffset>40640</wp:posOffset>
            </wp:positionH>
            <wp:positionV relativeFrom="paragraph">
              <wp:posOffset>945496</wp:posOffset>
            </wp:positionV>
            <wp:extent cx="5731510" cy="1401445"/>
            <wp:effectExtent l="0" t="0" r="2540" b="8255"/>
            <wp:wrapTight wrapText="bothSides">
              <wp:wrapPolygon edited="0">
                <wp:start x="0" y="0"/>
                <wp:lineTo x="0" y="21434"/>
                <wp:lineTo x="21538" y="21434"/>
                <wp:lineTo x="21538"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401445"/>
                    </a:xfrm>
                    <a:prstGeom prst="rect">
                      <a:avLst/>
                    </a:prstGeom>
                  </pic:spPr>
                </pic:pic>
              </a:graphicData>
            </a:graphic>
          </wp:anchor>
        </w:drawing>
      </w:r>
      <w:r w:rsidR="00425172">
        <w:rPr>
          <w:rFonts w:ascii="3DS V2" w:hAnsi="3DS V2"/>
          <w:lang w:val="fr-FR"/>
        </w:rPr>
        <w:t>Le</w:t>
      </w:r>
      <w:r w:rsidR="009754F8" w:rsidRPr="008D41D9">
        <w:rPr>
          <w:rFonts w:ascii="3DS V2" w:hAnsi="3DS V2"/>
          <w:lang w:val="fr-FR"/>
        </w:rPr>
        <w:t xml:space="preserve"> script python </w:t>
      </w:r>
      <w:r w:rsidR="00425172">
        <w:rPr>
          <w:rFonts w:ascii="3DS V2" w:hAnsi="3DS V2"/>
          <w:lang w:val="fr-FR"/>
        </w:rPr>
        <w:t>« </w:t>
      </w:r>
      <w:r w:rsidR="00425172" w:rsidRPr="009B189C">
        <w:rPr>
          <w:rFonts w:ascii="3DS V2" w:hAnsi="3DS V2"/>
          <w:lang w:val="fr-FR"/>
        </w:rPr>
        <w:t>visualizer</w:t>
      </w:r>
      <w:r w:rsidR="00425172">
        <w:rPr>
          <w:rFonts w:ascii="3DS V2" w:hAnsi="3DS V2"/>
          <w:lang w:val="fr-FR"/>
        </w:rPr>
        <w:t xml:space="preserve"> » </w:t>
      </w:r>
      <w:r w:rsidR="009754F8" w:rsidRPr="008D41D9">
        <w:rPr>
          <w:rFonts w:ascii="3DS V2" w:hAnsi="3DS V2"/>
          <w:lang w:val="fr-FR"/>
        </w:rPr>
        <w:t>accepte une liste</w:t>
      </w:r>
      <w:r>
        <w:rPr>
          <w:rFonts w:ascii="3DS V2" w:hAnsi="3DS V2"/>
          <w:lang w:val="fr-FR"/>
        </w:rPr>
        <w:t xml:space="preserve"> en provenance du programme C++, </w:t>
      </w:r>
      <w:r w:rsidRPr="008D41D9">
        <w:rPr>
          <w:rFonts w:ascii="3DS V2" w:hAnsi="3DS V2"/>
          <w:lang w:val="fr-FR"/>
        </w:rPr>
        <w:t>qui</w:t>
      </w:r>
      <w:r w:rsidR="009754F8" w:rsidRPr="008D41D9">
        <w:rPr>
          <w:rFonts w:ascii="3DS V2" w:hAnsi="3DS V2"/>
          <w:lang w:val="fr-FR"/>
        </w:rPr>
        <w:t xml:space="preserve"> indique les cavités occupées et le faire visualiser avec opencv.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 couleurs.</w:t>
      </w:r>
    </w:p>
    <w:p w14:paraId="24E2DCE9" w14:textId="78939636" w:rsidR="00A267C4" w:rsidRPr="008D41D9" w:rsidRDefault="005E7ED5"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50F686FC">
                <wp:simplePos x="0" y="0"/>
                <wp:positionH relativeFrom="margin">
                  <wp:align>right</wp:align>
                </wp:positionH>
                <wp:positionV relativeFrom="paragraph">
                  <wp:posOffset>1478280</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598DC956" w:rsidR="00214A45" w:rsidRPr="00A15F47" w:rsidRDefault="00214A45" w:rsidP="00214A45">
                            <w:pPr>
                              <w:pStyle w:val="Lgende"/>
                              <w:jc w:val="center"/>
                              <w:rPr>
                                <w:rFonts w:ascii="3DS V2" w:hAnsi="3DS V2"/>
                              </w:rPr>
                            </w:pPr>
                            <w:r>
                              <w:t xml:space="preserve">Figure </w:t>
                            </w:r>
                            <w:fldSimple w:instr=" SEQ Figure \* ARABIC ">
                              <w:r w:rsidR="005D6F4E">
                                <w:rPr>
                                  <w:noProof/>
                                </w:rPr>
                                <w:t>16</w:t>
                              </w:r>
                            </w:fldSimple>
                            <w:r>
                              <w:t xml:space="preserve"> : </w:t>
                            </w:r>
                            <w:r w:rsidR="00221FDC">
                              <w:t>Exemple d’une visualisation d’un r</w:t>
                            </w:r>
                            <w:r>
                              <w:t>ésultat d'une allocation de</w:t>
                            </w:r>
                            <w:r w:rsidR="00221FDC">
                              <w:t>s</w:t>
                            </w:r>
                            <w:r>
                              <w:t xml:space="preserve"> trois câbles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34" type="#_x0000_t202" style="position:absolute;margin-left:400.1pt;margin-top:116.4pt;width:451.3pt;height:.05pt;z-index:-251610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" stroked="f">
                <v:textbox style="mso-fit-shape-to-text:t" inset="0,0,0,0">
                  <w:txbxContent>
                    <w:p w14:paraId="28DA32F4" w14:textId="598DC956" w:rsidR="00214A45" w:rsidRPr="00A15F47" w:rsidRDefault="00214A45" w:rsidP="00214A45">
                      <w:pPr>
                        <w:pStyle w:val="Lgende"/>
                        <w:jc w:val="center"/>
                        <w:rPr>
                          <w:rFonts w:ascii="3DS V2" w:hAnsi="3DS V2"/>
                        </w:rPr>
                      </w:pPr>
                      <w:r>
                        <w:t xml:space="preserve">Figure </w:t>
                      </w:r>
                      <w:fldSimple w:instr=" SEQ Figure \* ARABIC ">
                        <w:r w:rsidR="005D6F4E">
                          <w:rPr>
                            <w:noProof/>
                          </w:rPr>
                          <w:t>16</w:t>
                        </w:r>
                      </w:fldSimple>
                      <w:r>
                        <w:t xml:space="preserve"> : </w:t>
                      </w:r>
                      <w:r w:rsidR="00221FDC">
                        <w:t>Exemple d’une visualisation d’un r</w:t>
                      </w:r>
                      <w:r>
                        <w:t>ésultat d'une allocation de</w:t>
                      </w:r>
                      <w:r w:rsidR="00221FDC">
                        <w:t>s</w:t>
                      </w:r>
                      <w:r>
                        <w:t xml:space="preserve"> trois câbles</w:t>
                      </w:r>
                    </w:p>
                  </w:txbxContent>
                </v:textbox>
                <w10:wrap type="tight" anchorx="margin"/>
              </v:shape>
            </w:pict>
          </mc:Fallback>
        </mc:AlternateContent>
      </w:r>
      <w:r w:rsidR="00A267C4" w:rsidRPr="008D41D9">
        <w:rPr>
          <w:rFonts w:ascii="3DS V2" w:hAnsi="3DS V2"/>
          <w:lang w:val="fr-FR"/>
        </w:rPr>
        <w:br w:type="page"/>
      </w:r>
    </w:p>
    <w:p w14:paraId="7748A9A0" w14:textId="021663F7" w:rsidR="00446D0B" w:rsidRDefault="00DA2E9C" w:rsidP="00461CD3">
      <w:pPr>
        <w:pStyle w:val="Titre2"/>
        <w:rPr>
          <w:rFonts w:ascii="3DS V2" w:hAnsi="3DS V2" w:cs="Arial"/>
          <w:sz w:val="40"/>
          <w:szCs w:val="40"/>
        </w:rPr>
      </w:pPr>
      <w:bookmarkStart w:id="141" w:name="_Toc203728047"/>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141"/>
    </w:p>
    <w:p w14:paraId="7ABCA37F" w14:textId="1B024CEB" w:rsidR="007A59D8" w:rsidRPr="007A59D8" w:rsidRDefault="007A59D8" w:rsidP="007A59D8">
      <w:pPr>
        <w:pStyle w:val="Titre3"/>
        <w:rPr>
          <w:rFonts w:ascii="3DS V2" w:hAnsi="3DS V2"/>
          <w:sz w:val="32"/>
          <w:szCs w:val="32"/>
        </w:rPr>
      </w:pPr>
      <w:bookmarkStart w:id="142" w:name="_Toc203728048"/>
      <w:r>
        <w:rPr>
          <w:rFonts w:ascii="3DS V2" w:hAnsi="3DS V2"/>
          <w:sz w:val="32"/>
          <w:szCs w:val="32"/>
        </w:rPr>
        <w:t xml:space="preserve">Introduction d’infrastructure </w:t>
      </w:r>
      <w:r w:rsidR="00FC362C">
        <w:rPr>
          <w:rFonts w:ascii="3DS V2" w:hAnsi="3DS V2"/>
          <w:sz w:val="32"/>
          <w:szCs w:val="32"/>
        </w:rPr>
        <w:t xml:space="preserve">code </w:t>
      </w:r>
      <w:r>
        <w:rPr>
          <w:rFonts w:ascii="3DS V2" w:hAnsi="3DS V2"/>
          <w:sz w:val="32"/>
          <w:szCs w:val="32"/>
        </w:rPr>
        <w:t xml:space="preserve">de </w:t>
      </w:r>
      <w:r w:rsidR="007C392A">
        <w:rPr>
          <w:rFonts w:ascii="3DS V2" w:hAnsi="3DS V2"/>
          <w:sz w:val="32"/>
          <w:szCs w:val="32"/>
        </w:rPr>
        <w:t>Dassault Systèmes</w:t>
      </w:r>
      <w:bookmarkEnd w:id="142"/>
    </w:p>
    <w:p w14:paraId="12B73E17" w14:textId="37D9D8EE" w:rsidR="00EA7BEE" w:rsidRDefault="00EA7BEE" w:rsidP="00EA7BEE">
      <w:pPr>
        <w:pStyle w:val="NormalWeb"/>
        <w:rPr>
          <w:rFonts w:ascii="3DS V2" w:eastAsia="SimSun" w:hAnsi="3DS V2"/>
          <w:lang w:val="fr-FR"/>
        </w:rPr>
      </w:pPr>
      <w:r>
        <w:rPr>
          <w:rFonts w:ascii="3DS V2" w:eastAsia="SimSun" w:hAnsi="3DS V2"/>
          <w:lang w:val="fr-FR"/>
        </w:rPr>
        <w:t xml:space="preserve">Jusqu’au CATIA V4 (1993), le langage de programmation chez Dassault Systèmes est de FORTRAN, le langage n°1 dans le domaine de calcul numérique. Malgré sa performance, il n’arrive plus à adapter aux </w:t>
      </w:r>
      <w:r w:rsidRPr="000E6008">
        <w:rPr>
          <w:rFonts w:ascii="3DS V2" w:eastAsia="SimSun" w:hAnsi="3DS V2"/>
          <w:lang w:val="fr-FR"/>
        </w:rPr>
        <w:t>exigences organisationnelles des grands projets de logiciels.</w:t>
      </w:r>
      <w:r>
        <w:rPr>
          <w:rFonts w:ascii="3DS V2" w:eastAsia="SimSun" w:hAnsi="3DS V2"/>
          <w:lang w:val="fr-FR"/>
        </w:rPr>
        <w:t xml:space="preserve"> Pour répondre aux croissances rapides de modules et de développeurs, CATIA V5 est devenue un projet en C++, avec une architecture COM (Component Object Model) « fait maison » chez Dassault Systèmes, on l’appelle « Object Modeler ». </w:t>
      </w:r>
    </w:p>
    <w:p w14:paraId="3589CAAD" w14:textId="3A969E82" w:rsidR="00105B19" w:rsidRPr="009B189C" w:rsidRDefault="00B24FDF" w:rsidP="00105B19">
      <w:pPr>
        <w:pStyle w:val="NormalWeb"/>
        <w:keepNext/>
        <w:rPr>
          <w:lang w:val="fr-FR"/>
        </w:rPr>
      </w:pPr>
      <w:r w:rsidRPr="00B24FDF">
        <w:rPr>
          <w:rFonts w:ascii="3DS V2" w:eastAsia="SimSun" w:hAnsi="3DS V2"/>
          <w:lang w:val="fr-FR"/>
        </w:rPr>
        <w:t xml:space="preserve">Dans </w:t>
      </w:r>
      <w:r>
        <w:rPr>
          <w:rFonts w:ascii="3DS V2" w:eastAsia="SimSun" w:hAnsi="3DS V2"/>
          <w:lang w:val="fr-FR"/>
        </w:rPr>
        <w:t>Object Modeler</w:t>
      </w:r>
      <w:r w:rsidRPr="00B24FDF">
        <w:rPr>
          <w:rFonts w:ascii="3DS V2" w:eastAsia="SimSun" w:hAnsi="3DS V2"/>
          <w:lang w:val="fr-FR"/>
        </w:rPr>
        <w:t xml:space="preserve">, </w:t>
      </w:r>
      <w:r w:rsidR="00B740F0">
        <w:rPr>
          <w:rFonts w:ascii="3DS V2" w:eastAsia="SimSun" w:hAnsi="3DS V2"/>
          <w:lang w:val="fr-FR"/>
        </w:rPr>
        <w:t xml:space="preserve">l’objet de base s’appelle un component. </w:t>
      </w:r>
      <w:r w:rsidR="00105B19">
        <w:rPr>
          <w:rFonts w:ascii="3DS V2" w:eastAsia="SimSun" w:hAnsi="3DS V2"/>
          <w:lang w:val="fr-FR"/>
        </w:rPr>
        <w:t xml:space="preserve">Il a forcément une implémentation, qui gère ses propriétés de base, et une ou plusieurs extensions, qui permet de lui ajouter des autres fonctionnalités. </w:t>
      </w:r>
    </w:p>
    <w:p w14:paraId="62CC442D" w14:textId="36D03EBC" w:rsidR="00B24FDF" w:rsidRPr="00B24FDF" w:rsidRDefault="00B740F0" w:rsidP="00B24FDF">
      <w:pPr>
        <w:pStyle w:val="NormalWeb"/>
        <w:rPr>
          <w:rFonts w:ascii="3DS V2" w:eastAsia="SimSun" w:hAnsi="3DS V2"/>
          <w:lang w:val="fr-FR"/>
        </w:rPr>
      </w:pPr>
      <w:r>
        <w:rPr>
          <w:rFonts w:ascii="3DS V2" w:eastAsia="SimSun" w:hAnsi="3DS V2"/>
          <w:lang w:val="fr-FR"/>
        </w:rPr>
        <w:t>L</w:t>
      </w:r>
      <w:r w:rsidR="00314305">
        <w:rPr>
          <w:rFonts w:ascii="3DS V2" w:eastAsia="SimSun" w:hAnsi="3DS V2"/>
          <w:lang w:val="fr-FR"/>
        </w:rPr>
        <w:t xml:space="preserve">es fonctions </w:t>
      </w:r>
      <w:r w:rsidR="00B24FDF" w:rsidRPr="00B24FDF">
        <w:rPr>
          <w:rFonts w:ascii="3DS V2" w:eastAsia="SimSun" w:hAnsi="3DS V2"/>
          <w:lang w:val="fr-FR"/>
        </w:rPr>
        <w:t xml:space="preserve">d’un composant </w:t>
      </w:r>
      <w:r w:rsidR="00314305">
        <w:rPr>
          <w:rFonts w:ascii="3DS V2" w:eastAsia="SimSun" w:hAnsi="3DS V2"/>
          <w:lang w:val="fr-FR"/>
        </w:rPr>
        <w:t>sont définies par u</w:t>
      </w:r>
      <w:r w:rsidR="00B24FDF" w:rsidRPr="00B24FDF">
        <w:rPr>
          <w:rFonts w:ascii="3DS V2" w:eastAsia="SimSun" w:hAnsi="3DS V2"/>
          <w:lang w:val="fr-FR"/>
        </w:rPr>
        <w:t xml:space="preserve">ne </w:t>
      </w:r>
      <w:r w:rsidR="00314305">
        <w:rPr>
          <w:rFonts w:ascii="3DS V2" w:eastAsia="SimSun" w:hAnsi="3DS V2"/>
          <w:lang w:val="fr-FR"/>
        </w:rPr>
        <w:t xml:space="preserve">ou plusieurs </w:t>
      </w:r>
      <w:r w:rsidR="00B24FDF" w:rsidRPr="00B24FDF">
        <w:rPr>
          <w:rFonts w:ascii="3DS V2" w:eastAsia="SimSun" w:hAnsi="3DS V2"/>
          <w:lang w:val="fr-FR"/>
        </w:rPr>
        <w:t>interface</w:t>
      </w:r>
      <w:r w:rsidR="00B91C3F">
        <w:rPr>
          <w:rFonts w:ascii="3DS V2" w:eastAsia="SimSun" w:hAnsi="3DS V2"/>
          <w:lang w:val="fr-FR"/>
        </w:rPr>
        <w:t>s</w:t>
      </w:r>
      <w:r w:rsidR="00B24FDF" w:rsidRPr="00B24FDF">
        <w:rPr>
          <w:rFonts w:ascii="3DS V2" w:eastAsia="SimSun" w:hAnsi="3DS V2"/>
          <w:lang w:val="fr-FR"/>
        </w:rPr>
        <w:t>. Ce</w:t>
      </w:r>
      <w:r w:rsidR="00702307">
        <w:rPr>
          <w:rFonts w:ascii="3DS V2" w:eastAsia="SimSun" w:hAnsi="3DS V2"/>
          <w:lang w:val="fr-FR"/>
        </w:rPr>
        <w:t>s</w:t>
      </w:r>
      <w:r w:rsidR="00B24FDF" w:rsidRPr="00B24FDF">
        <w:rPr>
          <w:rFonts w:ascii="3DS V2" w:eastAsia="SimSun" w:hAnsi="3DS V2"/>
          <w:lang w:val="fr-FR"/>
        </w:rPr>
        <w:t xml:space="preserve"> classe</w:t>
      </w:r>
      <w:r w:rsidR="00702307">
        <w:rPr>
          <w:rFonts w:ascii="3DS V2" w:eastAsia="SimSun" w:hAnsi="3DS V2"/>
          <w:lang w:val="fr-FR"/>
        </w:rPr>
        <w:t>s</w:t>
      </w:r>
      <w:r w:rsidR="00B24FDF" w:rsidRPr="00B24FDF">
        <w:rPr>
          <w:rFonts w:ascii="3DS V2" w:eastAsia="SimSun" w:hAnsi="3DS V2"/>
          <w:lang w:val="fr-FR"/>
        </w:rPr>
        <w:t xml:space="preserve"> abstraite</w:t>
      </w:r>
      <w:r w:rsidR="00DA64D8">
        <w:rPr>
          <w:rFonts w:ascii="3DS V2" w:eastAsia="SimSun" w:hAnsi="3DS V2"/>
          <w:lang w:val="fr-FR"/>
        </w:rPr>
        <w:t>s</w:t>
      </w:r>
      <w:r w:rsidR="00B24FDF" w:rsidRPr="00B24FDF">
        <w:rPr>
          <w:rFonts w:ascii="3DS V2" w:eastAsia="SimSun" w:hAnsi="3DS V2"/>
          <w:lang w:val="fr-FR"/>
        </w:rPr>
        <w:t xml:space="preserve"> contient </w:t>
      </w:r>
      <w:r w:rsidR="007814FB">
        <w:rPr>
          <w:rFonts w:ascii="3DS V2" w:eastAsia="SimSun" w:hAnsi="3DS V2"/>
          <w:lang w:val="fr-FR"/>
        </w:rPr>
        <w:t xml:space="preserve">que </w:t>
      </w:r>
      <w:r w:rsidR="00B24FDF" w:rsidRPr="00B24FDF">
        <w:rPr>
          <w:rFonts w:ascii="3DS V2" w:eastAsia="SimSun" w:hAnsi="3DS V2"/>
          <w:lang w:val="fr-FR"/>
        </w:rPr>
        <w:t>des méthodes</w:t>
      </w:r>
      <w:r w:rsidR="00136E35" w:rsidRPr="00136E35">
        <w:rPr>
          <w:rFonts w:ascii="3DS V2" w:eastAsia="SimSun" w:hAnsi="3DS V2"/>
          <w:lang w:val="fr-FR"/>
        </w:rPr>
        <w:t xml:space="preserve"> </w:t>
      </w:r>
      <w:r w:rsidR="00136E35" w:rsidRPr="00B24FDF">
        <w:rPr>
          <w:rFonts w:ascii="3DS V2" w:eastAsia="SimSun" w:hAnsi="3DS V2"/>
          <w:lang w:val="fr-FR"/>
        </w:rPr>
        <w:t>pures</w:t>
      </w:r>
      <w:r w:rsidR="00B24FDF" w:rsidRPr="00B24FDF">
        <w:rPr>
          <w:rFonts w:ascii="3DS V2" w:eastAsia="SimSun" w:hAnsi="3DS V2"/>
          <w:lang w:val="fr-FR"/>
        </w:rPr>
        <w:t xml:space="preserve"> virtuelles, chacune correspondant à une opération ou un service que le composant s’engage à fournir. En utilisant des macros dédiées, chaque interface se voit attribuer un identifiant unique au moyen d’un UUID</w:t>
      </w:r>
      <w:r w:rsidR="000F3AB7">
        <w:rPr>
          <w:rFonts w:ascii="3DS V2" w:eastAsia="SimSun" w:hAnsi="3DS V2"/>
          <w:lang w:val="fr-FR"/>
        </w:rPr>
        <w:t xml:space="preserve">. </w:t>
      </w:r>
      <w:r w:rsidR="00011681">
        <w:rPr>
          <w:rFonts w:ascii="3DS V2" w:eastAsia="SimSun" w:hAnsi="3DS V2"/>
          <w:lang w:val="fr-FR"/>
        </w:rPr>
        <w:t>Le but de</w:t>
      </w:r>
      <w:r w:rsidR="00B24FDF" w:rsidRPr="00B24FDF">
        <w:rPr>
          <w:rFonts w:ascii="3DS V2" w:eastAsia="SimSun" w:hAnsi="3DS V2"/>
          <w:lang w:val="fr-FR"/>
        </w:rPr>
        <w:t xml:space="preserve"> cette séparation entre l’interface et l’implémentation se révèle </w:t>
      </w:r>
      <w:r w:rsidR="00956EC8">
        <w:rPr>
          <w:rFonts w:ascii="3DS V2" w:eastAsia="SimSun" w:hAnsi="3DS V2"/>
          <w:lang w:val="fr-FR"/>
        </w:rPr>
        <w:t>important</w:t>
      </w:r>
      <w:r w:rsidR="00B24FDF" w:rsidRPr="00B24FDF">
        <w:rPr>
          <w:rFonts w:ascii="3DS V2" w:eastAsia="SimSun" w:hAnsi="3DS V2"/>
          <w:lang w:val="fr-FR"/>
        </w:rPr>
        <w:t xml:space="preserve"> </w:t>
      </w:r>
      <w:r w:rsidR="00956EC8">
        <w:rPr>
          <w:rFonts w:ascii="3DS V2" w:eastAsia="SimSun" w:hAnsi="3DS V2"/>
          <w:lang w:val="fr-FR"/>
        </w:rPr>
        <w:t>au fur et à</w:t>
      </w:r>
      <w:r w:rsidR="00B24FDF" w:rsidRPr="00B24FDF">
        <w:rPr>
          <w:rFonts w:ascii="3DS V2" w:eastAsia="SimSun" w:hAnsi="3DS V2"/>
          <w:lang w:val="fr-FR"/>
        </w:rPr>
        <w:t xml:space="preserve"> mesure que le projet grandit</w:t>
      </w:r>
      <w:r w:rsidR="00816409">
        <w:rPr>
          <w:rFonts w:ascii="3DS V2" w:eastAsia="SimSun" w:hAnsi="3DS V2"/>
          <w:lang w:val="fr-FR"/>
        </w:rPr>
        <w:t xml:space="preserve"> petit à petit</w:t>
      </w:r>
      <w:r w:rsidR="00B24FDF" w:rsidRPr="00B24FDF">
        <w:rPr>
          <w:rFonts w:ascii="3DS V2" w:eastAsia="SimSun" w:hAnsi="3DS V2"/>
          <w:lang w:val="fr-FR"/>
        </w:rPr>
        <w:t xml:space="preserve">, car elle permet aux développeurs de travailler sur des </w:t>
      </w:r>
      <w:r w:rsidR="00D87D2F">
        <w:rPr>
          <w:rFonts w:ascii="3DS V2" w:eastAsia="SimSun" w:hAnsi="3DS V2"/>
          <w:lang w:val="fr-FR"/>
        </w:rPr>
        <w:t>secteurs</w:t>
      </w:r>
      <w:r w:rsidR="00B24FDF" w:rsidRPr="00B24FDF">
        <w:rPr>
          <w:rFonts w:ascii="3DS V2" w:eastAsia="SimSun" w:hAnsi="3DS V2"/>
          <w:lang w:val="fr-FR"/>
        </w:rPr>
        <w:t xml:space="preserve"> différents</w:t>
      </w:r>
      <w:r w:rsidR="00D87D2F">
        <w:rPr>
          <w:rFonts w:ascii="3DS V2" w:eastAsia="SimSun" w:hAnsi="3DS V2"/>
          <w:lang w:val="fr-FR"/>
        </w:rPr>
        <w:t> :</w:t>
      </w:r>
      <w:r w:rsidR="00B24FDF" w:rsidRPr="00B24FDF">
        <w:rPr>
          <w:rFonts w:ascii="3DS V2" w:eastAsia="SimSun" w:hAnsi="3DS V2"/>
          <w:lang w:val="fr-FR"/>
        </w:rPr>
        <w:t xml:space="preserve"> certains se concentr</w:t>
      </w:r>
      <w:r w:rsidR="00D87D2F">
        <w:rPr>
          <w:rFonts w:ascii="3DS V2" w:eastAsia="SimSun" w:hAnsi="3DS V2"/>
          <w:lang w:val="fr-FR"/>
        </w:rPr>
        <w:t>e</w:t>
      </w:r>
      <w:r w:rsidR="00B24FDF" w:rsidRPr="00B24FDF">
        <w:rPr>
          <w:rFonts w:ascii="3DS V2" w:eastAsia="SimSun" w:hAnsi="3DS V2"/>
          <w:lang w:val="fr-FR"/>
        </w:rPr>
        <w:t xml:space="preserve"> sur l</w:t>
      </w:r>
      <w:r w:rsidR="00784B84">
        <w:rPr>
          <w:rFonts w:ascii="3DS V2" w:eastAsia="SimSun" w:hAnsi="3DS V2"/>
          <w:lang w:val="fr-FR"/>
        </w:rPr>
        <w:t>a signature</w:t>
      </w:r>
      <w:r w:rsidR="00B24FDF" w:rsidRPr="00B24FDF">
        <w:rPr>
          <w:rFonts w:ascii="3DS V2" w:eastAsia="SimSun" w:hAnsi="3DS V2"/>
          <w:lang w:val="fr-FR"/>
        </w:rPr>
        <w:t xml:space="preserve"> défini</w:t>
      </w:r>
      <w:r w:rsidR="00B11565">
        <w:rPr>
          <w:rFonts w:ascii="3DS V2" w:eastAsia="SimSun" w:hAnsi="3DS V2"/>
          <w:lang w:val="fr-FR"/>
        </w:rPr>
        <w:t>e</w:t>
      </w:r>
      <w:r w:rsidR="00B24FDF" w:rsidRPr="00B24FDF">
        <w:rPr>
          <w:rFonts w:ascii="3DS V2" w:eastAsia="SimSun" w:hAnsi="3DS V2"/>
          <w:lang w:val="fr-FR"/>
        </w:rPr>
        <w:t xml:space="preserve"> par l’interface, d’autres sur l’algorithme concret ou l’optimisation de performances dans la classe d’implémentation.</w:t>
      </w:r>
      <w:r w:rsidR="00F10F31" w:rsidRPr="00F10F31">
        <w:rPr>
          <w:rFonts w:ascii="3DS V2" w:eastAsia="SimSun" w:hAnsi="3DS V2"/>
          <w:lang w:val="fr-FR"/>
        </w:rPr>
        <w:t xml:space="preserve"> </w:t>
      </w:r>
    </w:p>
    <w:p w14:paraId="1AC07D8B" w14:textId="77777777" w:rsidR="00593217" w:rsidRPr="009B189C" w:rsidRDefault="00B24FDF" w:rsidP="00593217">
      <w:pPr>
        <w:pStyle w:val="NormalWeb"/>
        <w:keepNext/>
        <w:rPr>
          <w:lang w:val="fr-FR"/>
        </w:rPr>
      </w:pPr>
      <w:r w:rsidRPr="00B24FDF">
        <w:rPr>
          <w:rFonts w:ascii="3DS V2" w:eastAsia="SimSun" w:hAnsi="3DS V2"/>
          <w:lang w:val="fr-FR"/>
        </w:rPr>
        <w:t xml:space="preserve">Une fois les interfaces établies, le développeur implémente la partie concrète du composant. Cette implémentation se </w:t>
      </w:r>
      <w:r w:rsidR="00F10F31">
        <w:rPr>
          <w:rFonts w:ascii="3DS V2" w:eastAsia="SimSun" w:hAnsi="3DS V2"/>
          <w:lang w:val="fr-FR"/>
        </w:rPr>
        <w:t>fait</w:t>
      </w:r>
      <w:r w:rsidRPr="00B24FDF">
        <w:rPr>
          <w:rFonts w:ascii="3DS V2" w:eastAsia="SimSun" w:hAnsi="3DS V2"/>
          <w:lang w:val="fr-FR"/>
        </w:rPr>
        <w:t xml:space="preserve"> par une classe C++ dérivée de la même base </w:t>
      </w:r>
      <w:r w:rsidRPr="00B24FDF">
        <w:rPr>
          <w:rFonts w:ascii="Cascadia Code" w:eastAsia="SimSun" w:hAnsi="Cascadia Code" w:cs="Cascadia Code"/>
          <w:noProof/>
          <w:color w:val="0070C0"/>
          <w:lang w:val="fr-FR"/>
        </w:rPr>
        <w:t>CATBaseUnknown</w:t>
      </w:r>
      <w:r w:rsidRPr="00B24FDF">
        <w:rPr>
          <w:rFonts w:ascii="3DS V2" w:eastAsia="SimSun" w:hAnsi="3DS V2"/>
          <w:lang w:val="fr-FR"/>
        </w:rPr>
        <w:t xml:space="preserve"> et portant les macros ambiantes qui facilitent l’enregistrement automatique dans le système </w:t>
      </w:r>
      <w:r w:rsidR="002D38A7">
        <w:rPr>
          <w:rFonts w:ascii="3DS V2" w:eastAsia="SimSun" w:hAnsi="3DS V2"/>
          <w:lang w:val="fr-FR"/>
        </w:rPr>
        <w:t>d’</w:t>
      </w:r>
      <w:r w:rsidRPr="00B24FDF">
        <w:rPr>
          <w:rFonts w:ascii="3DS V2" w:eastAsia="SimSun" w:hAnsi="3DS V2"/>
          <w:lang w:val="fr-FR"/>
        </w:rPr>
        <w:t xml:space="preserve">OM. </w:t>
      </w:r>
      <w:r w:rsidR="00F10F31" w:rsidRPr="00105B19">
        <w:rPr>
          <w:rFonts w:ascii="3DS V2" w:eastAsia="SimSun" w:hAnsi="3DS V2"/>
          <w:noProof/>
          <w:lang w:val="fr-FR"/>
        </w:rPr>
        <w:drawing>
          <wp:inline distT="0" distB="0" distL="0" distR="0" wp14:anchorId="0CC86267" wp14:editId="79388902">
            <wp:extent cx="5731510" cy="2564765"/>
            <wp:effectExtent l="0" t="0" r="2540"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64765"/>
                    </a:xfrm>
                    <a:prstGeom prst="rect">
                      <a:avLst/>
                    </a:prstGeom>
                  </pic:spPr>
                </pic:pic>
              </a:graphicData>
            </a:graphic>
          </wp:inline>
        </w:drawing>
      </w:r>
    </w:p>
    <w:p w14:paraId="516052EE" w14:textId="29F41691" w:rsidR="00B24FDF" w:rsidRDefault="00593217" w:rsidP="00593217">
      <w:pPr>
        <w:pStyle w:val="Lgende"/>
        <w:jc w:val="center"/>
        <w:rPr>
          <w:rFonts w:ascii="3DS V2" w:hAnsi="3DS V2"/>
        </w:rPr>
      </w:pPr>
      <w:r>
        <w:t xml:space="preserve">Figure </w:t>
      </w:r>
      <w:fldSimple w:instr=" SEQ Figure \* ARABIC ">
        <w:r w:rsidR="005D6F4E">
          <w:rPr>
            <w:noProof/>
          </w:rPr>
          <w:t>17</w:t>
        </w:r>
      </w:fldSimple>
      <w:r>
        <w:t xml:space="preserve"> : Relation entre les notions</w:t>
      </w:r>
    </w:p>
    <w:p w14:paraId="2654C432" w14:textId="77777777" w:rsidR="00321CC2" w:rsidRDefault="00B24FDF" w:rsidP="00B24FDF">
      <w:pPr>
        <w:pStyle w:val="NormalWeb"/>
        <w:rPr>
          <w:rFonts w:ascii="3DS V2" w:eastAsia="SimSun" w:hAnsi="3DS V2"/>
          <w:lang w:val="fr-FR"/>
        </w:rPr>
      </w:pPr>
      <w:r w:rsidRPr="00B24FDF">
        <w:rPr>
          <w:rFonts w:ascii="3DS V2" w:eastAsia="SimSun" w:hAnsi="3DS V2"/>
          <w:lang w:val="fr-FR"/>
        </w:rPr>
        <w:lastRenderedPageBreak/>
        <w:t>L’interaction entre un composant et ses interface</w:t>
      </w:r>
      <w:r w:rsidR="00176404">
        <w:rPr>
          <w:rFonts w:ascii="3DS V2" w:eastAsia="SimSun" w:hAnsi="3DS V2"/>
          <w:lang w:val="fr-FR"/>
        </w:rPr>
        <w:t>s est fait par l</w:t>
      </w:r>
      <w:r w:rsidRPr="00B24FDF">
        <w:rPr>
          <w:rFonts w:ascii="3DS V2" w:eastAsia="SimSun" w:hAnsi="3DS V2"/>
          <w:lang w:val="fr-FR"/>
        </w:rPr>
        <w:t xml:space="preserve">a méthode </w:t>
      </w:r>
      <w:r w:rsidRPr="00881562">
        <w:rPr>
          <w:rFonts w:ascii="Cascadia Code" w:eastAsia="SimSun" w:hAnsi="Cascadia Code" w:cs="Cascadia Code"/>
          <w:noProof/>
          <w:color w:val="0070C0"/>
          <w:sz w:val="20"/>
          <w:szCs w:val="20"/>
          <w:lang w:val="fr-FR"/>
        </w:rPr>
        <w:t>QueryInterface</w:t>
      </w:r>
      <w:r w:rsidR="009E5BC7">
        <w:rPr>
          <w:rFonts w:ascii="3DS V2" w:eastAsia="SimSun" w:hAnsi="3DS V2"/>
          <w:lang w:val="fr-FR"/>
        </w:rPr>
        <w:t>. Elle</w:t>
      </w:r>
      <w:r w:rsidRPr="00B24FDF">
        <w:rPr>
          <w:rFonts w:ascii="3DS V2" w:eastAsia="SimSun" w:hAnsi="3DS V2"/>
          <w:lang w:val="fr-FR"/>
        </w:rPr>
        <w:t xml:space="preserve"> permet à un client disposant d’une référence à une interface de découvrir et d’accéder à d’autres services fournis</w:t>
      </w:r>
      <w:r w:rsidR="00FD2F51">
        <w:rPr>
          <w:rFonts w:ascii="3DS V2" w:eastAsia="SimSun" w:hAnsi="3DS V2"/>
          <w:lang w:val="fr-FR"/>
        </w:rPr>
        <w:t xml:space="preserve">, donc </w:t>
      </w:r>
      <w:r w:rsidR="004753F7">
        <w:rPr>
          <w:rFonts w:ascii="3DS V2" w:eastAsia="SimSun" w:hAnsi="3DS V2"/>
          <w:lang w:val="fr-FR"/>
        </w:rPr>
        <w:t>une autre interface</w:t>
      </w:r>
      <w:r w:rsidR="00FD2F51">
        <w:rPr>
          <w:rFonts w:ascii="3DS V2" w:eastAsia="SimSun" w:hAnsi="3DS V2"/>
          <w:lang w:val="fr-FR"/>
        </w:rPr>
        <w:t>,</w:t>
      </w:r>
      <w:r w:rsidRPr="00B24FDF">
        <w:rPr>
          <w:rFonts w:ascii="3DS V2" w:eastAsia="SimSun" w:hAnsi="3DS V2"/>
          <w:lang w:val="fr-FR"/>
        </w:rPr>
        <w:t xml:space="preserve"> par le même composant. </w:t>
      </w:r>
    </w:p>
    <w:p w14:paraId="775A5378" w14:textId="76C95F2A"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Cette capacité à naviguer dynamiquement entre les interfaces enrichit considérablement le potentiel de réutilisation : un composant initialement conçu pour fournir une fonctionnalité A peut, sans modification, exposer ultérieurement une interface B </w:t>
      </w:r>
      <w:r w:rsidR="00C31770">
        <w:rPr>
          <w:rFonts w:ascii="3DS V2" w:eastAsia="SimSun" w:hAnsi="3DS V2"/>
          <w:lang w:val="fr-FR"/>
        </w:rPr>
        <w:t>qui offre</w:t>
      </w:r>
      <w:r w:rsidRPr="00B24FDF">
        <w:rPr>
          <w:rFonts w:ascii="3DS V2" w:eastAsia="SimSun" w:hAnsi="3DS V2"/>
          <w:lang w:val="fr-FR"/>
        </w:rPr>
        <w:t xml:space="preserve"> un </w:t>
      </w:r>
      <w:r w:rsidR="003B556A">
        <w:rPr>
          <w:rFonts w:ascii="3DS V2" w:eastAsia="SimSun" w:hAnsi="3DS V2"/>
          <w:lang w:val="fr-FR"/>
        </w:rPr>
        <w:t xml:space="preserve">autre </w:t>
      </w:r>
      <w:r w:rsidRPr="00B24FDF">
        <w:rPr>
          <w:rFonts w:ascii="3DS V2" w:eastAsia="SimSun" w:hAnsi="3DS V2"/>
          <w:lang w:val="fr-FR"/>
        </w:rPr>
        <w:t xml:space="preserve">service. Le code client, s’il appelle </w:t>
      </w:r>
      <w:r w:rsidR="00443EEB" w:rsidRPr="00881562">
        <w:rPr>
          <w:rFonts w:ascii="Cascadia Code" w:eastAsia="SimSun" w:hAnsi="Cascadia Code" w:cs="Cascadia Code"/>
          <w:noProof/>
          <w:color w:val="0070C0"/>
          <w:sz w:val="20"/>
          <w:szCs w:val="20"/>
          <w:lang w:val="fr-FR"/>
        </w:rPr>
        <w:t>QueryInterface</w:t>
      </w:r>
      <w:r w:rsidR="00443EEB" w:rsidRPr="00B24FDF">
        <w:rPr>
          <w:rFonts w:ascii="3DS V2" w:eastAsia="SimSun" w:hAnsi="3DS V2"/>
          <w:lang w:val="fr-FR"/>
        </w:rPr>
        <w:t xml:space="preserve"> </w:t>
      </w:r>
      <w:r w:rsidRPr="00B24FDF">
        <w:rPr>
          <w:rFonts w:ascii="3DS V2" w:eastAsia="SimSun" w:hAnsi="3DS V2"/>
          <w:lang w:val="fr-FR"/>
        </w:rPr>
        <w:t xml:space="preserve">avec l’IID de B, reçoit un pointeur valide si l’extension a été attachée, ou NULL sinon. </w:t>
      </w:r>
    </w:p>
    <w:p w14:paraId="455728C5" w14:textId="77777777" w:rsidR="00E67EC1" w:rsidRDefault="00B24FDF" w:rsidP="00B24FDF">
      <w:pPr>
        <w:pStyle w:val="NormalWeb"/>
        <w:rPr>
          <w:rFonts w:ascii="3DS V2" w:eastAsia="SimSun" w:hAnsi="3DS V2"/>
          <w:lang w:val="fr-FR"/>
        </w:rPr>
      </w:pPr>
      <w:r w:rsidRPr="00B24FDF">
        <w:rPr>
          <w:rFonts w:ascii="3DS V2" w:eastAsia="SimSun" w:hAnsi="3DS V2"/>
          <w:lang w:val="fr-FR"/>
        </w:rPr>
        <w:t>La gestion du cycle de vie des objets OM se fonde sur un comptage de références explicite</w:t>
      </w:r>
      <w:r w:rsidR="00F84E14">
        <w:rPr>
          <w:rFonts w:ascii="3DS V2" w:eastAsia="SimSun" w:hAnsi="3DS V2"/>
          <w:lang w:val="fr-FR"/>
        </w:rPr>
        <w:t xml:space="preserve"> (</w:t>
      </w:r>
      <w:r w:rsidRPr="00B24FDF">
        <w:rPr>
          <w:rFonts w:ascii="3DS V2" w:eastAsia="SimSun" w:hAnsi="3DS V2"/>
          <w:lang w:val="fr-FR"/>
        </w:rPr>
        <w:t>automatisé</w:t>
      </w:r>
      <w:r w:rsidR="00F84E14">
        <w:rPr>
          <w:rFonts w:ascii="3DS V2" w:eastAsia="SimSun" w:hAnsi="3DS V2"/>
          <w:lang w:val="fr-FR"/>
        </w:rPr>
        <w:t xml:space="preserve"> avec nouvelle infrastructure)</w:t>
      </w:r>
      <w:r w:rsidRPr="00B24FDF">
        <w:rPr>
          <w:rFonts w:ascii="3DS V2" w:eastAsia="SimSun" w:hAnsi="3DS V2"/>
          <w:lang w:val="fr-FR"/>
        </w:rPr>
        <w:t xml:space="preserve">. À chaque obtention d’un pointeur sur une interface, l’appel </w:t>
      </w:r>
      <w:r w:rsidR="00A348C3">
        <w:rPr>
          <w:rFonts w:ascii="3DS V2" w:eastAsia="SimSun" w:hAnsi="3DS V2"/>
          <w:lang w:val="fr-FR"/>
        </w:rPr>
        <w:t>à</w:t>
      </w:r>
      <w:r w:rsidRPr="00B24FDF">
        <w:rPr>
          <w:rFonts w:ascii="3DS V2" w:eastAsia="SimSun" w:hAnsi="3DS V2"/>
          <w:lang w:val="fr-FR"/>
        </w:rPr>
        <w:t xml:space="preserve"> </w:t>
      </w:r>
      <w:r w:rsidRPr="00881562">
        <w:rPr>
          <w:rFonts w:ascii="Cascadia Code" w:eastAsia="SimSun" w:hAnsi="Cascadia Code" w:cs="Cascadia Code"/>
          <w:noProof/>
          <w:color w:val="0070C0"/>
          <w:sz w:val="20"/>
          <w:szCs w:val="20"/>
          <w:lang w:val="fr-FR"/>
        </w:rPr>
        <w:t xml:space="preserve">AddRef() </w:t>
      </w:r>
      <w:r w:rsidRPr="00B24FDF">
        <w:rPr>
          <w:rFonts w:ascii="3DS V2" w:eastAsia="SimSun" w:hAnsi="3DS V2"/>
          <w:lang w:val="fr-FR"/>
        </w:rPr>
        <w:t xml:space="preserve">augmente le compteur interne, tandis que </w:t>
      </w:r>
      <w:r w:rsidRPr="00881562">
        <w:rPr>
          <w:rFonts w:ascii="Cascadia Code" w:eastAsia="SimSun" w:hAnsi="Cascadia Code" w:cs="Cascadia Code"/>
          <w:noProof/>
          <w:color w:val="0070C0"/>
          <w:sz w:val="20"/>
          <w:szCs w:val="20"/>
          <w:lang w:val="fr-FR"/>
        </w:rPr>
        <w:t xml:space="preserve">Release() </w:t>
      </w:r>
      <w:r w:rsidRPr="00B24FDF">
        <w:rPr>
          <w:rFonts w:ascii="3DS V2" w:eastAsia="SimSun" w:hAnsi="3DS V2"/>
          <w:lang w:val="fr-FR"/>
        </w:rPr>
        <w:t>le diminue</w:t>
      </w:r>
      <w:r w:rsidR="00D83439">
        <w:rPr>
          <w:rFonts w:ascii="3DS V2" w:eastAsia="SimSun" w:hAnsi="3DS V2"/>
          <w:lang w:val="fr-FR"/>
        </w:rPr>
        <w:t>. L</w:t>
      </w:r>
      <w:r w:rsidRPr="00B24FDF">
        <w:rPr>
          <w:rFonts w:ascii="3DS V2" w:eastAsia="SimSun" w:hAnsi="3DS V2"/>
          <w:lang w:val="fr-FR"/>
        </w:rPr>
        <w:t>orsqu</w:t>
      </w:r>
      <w:r w:rsidR="00453FAD">
        <w:rPr>
          <w:rFonts w:ascii="3DS V2" w:eastAsia="SimSun" w:hAnsi="3DS V2"/>
          <w:lang w:val="fr-FR"/>
        </w:rPr>
        <w:t>e ce chiffre</w:t>
      </w:r>
      <w:r w:rsidRPr="00B24FDF">
        <w:rPr>
          <w:rFonts w:ascii="3DS V2" w:eastAsia="SimSun" w:hAnsi="3DS V2"/>
          <w:lang w:val="fr-FR"/>
        </w:rPr>
        <w:t xml:space="preserve"> atteint zéro, la libération de la mémoire</w:t>
      </w:r>
      <w:r w:rsidR="00BE0E64">
        <w:rPr>
          <w:rFonts w:ascii="3DS V2" w:eastAsia="SimSun" w:hAnsi="3DS V2"/>
          <w:lang w:val="fr-FR"/>
        </w:rPr>
        <w:t xml:space="preserve"> se fait </w:t>
      </w:r>
      <w:r w:rsidR="00BE0E64" w:rsidRPr="00B24FDF">
        <w:rPr>
          <w:rFonts w:ascii="3DS V2" w:eastAsia="SimSun" w:hAnsi="3DS V2"/>
          <w:lang w:val="fr-FR"/>
        </w:rPr>
        <w:t>automatique</w:t>
      </w:r>
      <w:r w:rsidR="00BE0E64">
        <w:rPr>
          <w:rFonts w:ascii="3DS V2" w:eastAsia="SimSun" w:hAnsi="3DS V2"/>
          <w:lang w:val="fr-FR"/>
        </w:rPr>
        <w:t>ment</w:t>
      </w:r>
      <w:r w:rsidRPr="00B24FDF">
        <w:rPr>
          <w:rFonts w:ascii="3DS V2" w:eastAsia="SimSun" w:hAnsi="3DS V2"/>
          <w:lang w:val="fr-FR"/>
        </w:rPr>
        <w:t xml:space="preserve">. </w:t>
      </w:r>
    </w:p>
    <w:p w14:paraId="3C88936E" w14:textId="25F37A05" w:rsidR="00AE0146" w:rsidRDefault="00B24FDF" w:rsidP="00B24FDF">
      <w:pPr>
        <w:pStyle w:val="NormalWeb"/>
        <w:rPr>
          <w:rFonts w:ascii="3DS V2" w:eastAsia="SimSun" w:hAnsi="3DS V2"/>
          <w:lang w:val="fr-FR"/>
        </w:rPr>
      </w:pPr>
      <w:r w:rsidRPr="00B24FDF">
        <w:rPr>
          <w:rFonts w:ascii="3DS V2" w:eastAsia="SimSun" w:hAnsi="3DS V2"/>
          <w:lang w:val="fr-FR"/>
        </w:rPr>
        <w:t xml:space="preserve">Pour simplifier la vie des développeurs et éviter les oublis de </w:t>
      </w:r>
      <w:r w:rsidRPr="00881562">
        <w:rPr>
          <w:rFonts w:ascii="Cascadia Code" w:eastAsia="SimSun" w:hAnsi="Cascadia Code" w:cs="Cascadia Code"/>
          <w:noProof/>
          <w:color w:val="0070C0"/>
          <w:sz w:val="20"/>
          <w:szCs w:val="20"/>
          <w:lang w:val="fr-FR"/>
        </w:rPr>
        <w:t>Release()</w:t>
      </w:r>
      <w:r w:rsidRPr="00B24FDF">
        <w:rPr>
          <w:rFonts w:ascii="3DS V2" w:eastAsia="SimSun" w:hAnsi="3DS V2"/>
          <w:lang w:val="fr-FR"/>
        </w:rPr>
        <w:t xml:space="preserve"> </w:t>
      </w:r>
      <w:r w:rsidR="0099625C">
        <w:rPr>
          <w:rFonts w:ascii="3DS V2" w:eastAsia="SimSun" w:hAnsi="3DS V2"/>
          <w:lang w:val="fr-FR"/>
        </w:rPr>
        <w:t>qui cause</w:t>
      </w:r>
      <w:r w:rsidRPr="00B24FDF">
        <w:rPr>
          <w:rFonts w:ascii="3DS V2" w:eastAsia="SimSun" w:hAnsi="3DS V2"/>
          <w:lang w:val="fr-FR"/>
        </w:rPr>
        <w:t xml:space="preserve"> à des fuites </w:t>
      </w:r>
      <w:r w:rsidR="0099625C">
        <w:rPr>
          <w:rFonts w:ascii="3DS V2" w:eastAsia="SimSun" w:hAnsi="3DS V2"/>
          <w:lang w:val="fr-FR"/>
        </w:rPr>
        <w:t>de mémoire</w:t>
      </w:r>
      <w:r w:rsidRPr="00B24FDF">
        <w:rPr>
          <w:rFonts w:ascii="3DS V2" w:eastAsia="SimSun" w:hAnsi="3DS V2"/>
          <w:lang w:val="fr-FR"/>
        </w:rPr>
        <w:t xml:space="preserve">, OM offre des smart </w:t>
      </w:r>
      <w:r w:rsidR="00690A17">
        <w:rPr>
          <w:rFonts w:ascii="3DS V2" w:eastAsia="SimSun" w:hAnsi="3DS V2"/>
          <w:lang w:val="fr-FR"/>
        </w:rPr>
        <w:t>pointeur</w:t>
      </w:r>
      <w:r w:rsidRPr="00B24FDF">
        <w:rPr>
          <w:rFonts w:ascii="3DS V2" w:eastAsia="SimSun" w:hAnsi="3DS V2"/>
          <w:lang w:val="fr-FR"/>
        </w:rPr>
        <w:t xml:space="preserve">s. </w:t>
      </w:r>
    </w:p>
    <w:p w14:paraId="580FE7CC" w14:textId="24DB862E" w:rsidR="00AE0146" w:rsidRDefault="00B66400" w:rsidP="00B24FDF">
      <w:pPr>
        <w:pStyle w:val="NormalWeb"/>
        <w:rPr>
          <w:rFonts w:ascii="3DS V2" w:eastAsia="SimSun" w:hAnsi="3DS V2"/>
          <w:lang w:val="fr-FR"/>
        </w:rPr>
      </w:pPr>
      <w:r>
        <w:rPr>
          <w:rFonts w:ascii="3DS V2" w:eastAsia="SimSun" w:hAnsi="3DS V2"/>
          <w:lang w:val="fr-FR"/>
        </w:rPr>
        <w:t xml:space="preserve">Il y a deux types de smart </w:t>
      </w:r>
      <w:r w:rsidR="00690A17">
        <w:rPr>
          <w:rFonts w:ascii="3DS V2" w:eastAsia="SimSun" w:hAnsi="3DS V2"/>
          <w:lang w:val="fr-FR"/>
        </w:rPr>
        <w:t>pointeur</w:t>
      </w:r>
      <w:r>
        <w:rPr>
          <w:rFonts w:ascii="3DS V2" w:eastAsia="SimSun" w:hAnsi="3DS V2"/>
          <w:lang w:val="fr-FR"/>
        </w:rPr>
        <w:t>s, le vieux du style CORBA, g</w:t>
      </w:r>
      <w:r w:rsidR="00B24FDF" w:rsidRPr="00B24FDF">
        <w:rPr>
          <w:rFonts w:ascii="3DS V2" w:eastAsia="SimSun" w:hAnsi="3DS V2"/>
          <w:lang w:val="fr-FR"/>
        </w:rPr>
        <w:t xml:space="preserve">énérés </w:t>
      </w:r>
      <w:r w:rsidR="00952AEB">
        <w:rPr>
          <w:rFonts w:ascii="3DS V2" w:eastAsia="SimSun" w:hAnsi="3DS V2"/>
          <w:lang w:val="fr-FR"/>
        </w:rPr>
        <w:t>par</w:t>
      </w:r>
      <w:r w:rsidR="007E39F7">
        <w:rPr>
          <w:rFonts w:ascii="3DS V2" w:eastAsia="SimSun" w:hAnsi="3DS V2"/>
          <w:lang w:val="fr-FR"/>
        </w:rPr>
        <w:t xml:space="preserve"> </w:t>
      </w:r>
      <w:r w:rsidR="00B24FDF" w:rsidRPr="00B24FDF">
        <w:rPr>
          <w:rFonts w:ascii="3DS V2" w:eastAsia="SimSun" w:hAnsi="3DS V2"/>
          <w:lang w:val="fr-FR"/>
        </w:rPr>
        <w:t>de</w:t>
      </w:r>
      <w:r w:rsidR="00952AEB">
        <w:rPr>
          <w:rFonts w:ascii="3DS V2" w:eastAsia="SimSun" w:hAnsi="3DS V2"/>
          <w:lang w:val="fr-FR"/>
        </w:rPr>
        <w:t>s</w:t>
      </w:r>
      <w:r w:rsidR="00B24FDF" w:rsidRPr="00B24FDF">
        <w:rPr>
          <w:rFonts w:ascii="3DS V2" w:eastAsia="SimSun" w:hAnsi="3DS V2"/>
          <w:lang w:val="fr-FR"/>
        </w:rPr>
        <w:t xml:space="preserve"> macros, ces </w:t>
      </w:r>
      <w:r w:rsidR="00690A17">
        <w:rPr>
          <w:rFonts w:ascii="3DS V2" w:eastAsia="SimSun" w:hAnsi="3DS V2"/>
          <w:lang w:val="fr-FR"/>
        </w:rPr>
        <w:t>pointeur</w:t>
      </w:r>
      <w:r w:rsidR="00387694">
        <w:rPr>
          <w:rFonts w:ascii="3DS V2" w:eastAsia="SimSun" w:hAnsi="3DS V2"/>
          <w:lang w:val="fr-FR"/>
        </w:rPr>
        <w:t xml:space="preserve">s sont sous la forme de </w:t>
      </w:r>
      <w:r w:rsidR="003017E6">
        <w:rPr>
          <w:rFonts w:ascii="3DS V2" w:eastAsia="SimSun" w:hAnsi="3DS V2"/>
          <w:lang w:val="fr-FR"/>
        </w:rPr>
        <w:t>« </w:t>
      </w:r>
      <w:r w:rsidR="00387694">
        <w:rPr>
          <w:rFonts w:ascii="3DS V2" w:eastAsia="SimSun" w:hAnsi="3DS V2"/>
          <w:lang w:val="fr-FR"/>
        </w:rPr>
        <w:t>type_var</w:t>
      </w:r>
      <w:r w:rsidR="003017E6">
        <w:rPr>
          <w:rFonts w:ascii="3DS V2" w:eastAsia="SimSun" w:hAnsi="3DS V2"/>
          <w:lang w:val="fr-FR"/>
        </w:rPr>
        <w:t> » </w:t>
      </w:r>
      <w:r w:rsidR="00B24FDF" w:rsidRPr="00B24FDF">
        <w:rPr>
          <w:rFonts w:ascii="3DS V2" w:eastAsia="SimSun" w:hAnsi="3DS V2"/>
          <w:lang w:val="fr-FR"/>
        </w:rPr>
        <w:t xml:space="preserve">encapsulent les appels à </w:t>
      </w:r>
      <w:r w:rsidR="00B24FDF" w:rsidRPr="00881562">
        <w:rPr>
          <w:rFonts w:ascii="Cascadia Code" w:eastAsia="SimSun" w:hAnsi="Cascadia Code" w:cs="Cascadia Code"/>
          <w:noProof/>
          <w:color w:val="0070C0"/>
          <w:sz w:val="20"/>
          <w:szCs w:val="20"/>
          <w:lang w:val="fr-FR"/>
        </w:rPr>
        <w:t>AddRef</w:t>
      </w:r>
      <w:r w:rsidR="0085206B" w:rsidRPr="00881562">
        <w:rPr>
          <w:rFonts w:ascii="Cascadia Code" w:eastAsia="SimSun" w:hAnsi="Cascadia Code" w:cs="Cascadia Code"/>
          <w:noProof/>
          <w:color w:val="0070C0"/>
          <w:sz w:val="20"/>
          <w:szCs w:val="20"/>
          <w:lang w:val="fr-FR"/>
        </w:rPr>
        <w:t>()</w:t>
      </w:r>
      <w:r w:rsidR="00B24FDF" w:rsidRPr="00B24FDF">
        <w:rPr>
          <w:rFonts w:ascii="3DS V2" w:eastAsia="SimSun" w:hAnsi="3DS V2"/>
          <w:lang w:val="fr-FR"/>
        </w:rPr>
        <w:t xml:space="preserve"> et </w:t>
      </w:r>
      <w:r w:rsidR="00B24FDF" w:rsidRPr="00881562">
        <w:rPr>
          <w:rFonts w:ascii="Cascadia Code" w:eastAsia="SimSun" w:hAnsi="Cascadia Code" w:cs="Cascadia Code"/>
          <w:noProof/>
          <w:color w:val="0070C0"/>
          <w:sz w:val="20"/>
          <w:szCs w:val="20"/>
          <w:lang w:val="fr-FR"/>
        </w:rPr>
        <w:t>Release</w:t>
      </w:r>
      <w:r w:rsidR="0085206B" w:rsidRPr="00881562">
        <w:rPr>
          <w:rFonts w:ascii="Cascadia Code" w:eastAsia="SimSun" w:hAnsi="Cascadia Code" w:cs="Cascadia Code"/>
          <w:noProof/>
          <w:color w:val="0070C0"/>
          <w:sz w:val="20"/>
          <w:szCs w:val="20"/>
          <w:lang w:val="fr-FR"/>
        </w:rPr>
        <w:t>()</w:t>
      </w:r>
      <w:r w:rsidR="00B24FDF" w:rsidRPr="00881562">
        <w:rPr>
          <w:rFonts w:ascii="Cascadia Code" w:eastAsia="SimSun" w:hAnsi="Cascadia Code" w:cs="Cascadia Code"/>
          <w:noProof/>
          <w:color w:val="0070C0"/>
          <w:sz w:val="20"/>
          <w:szCs w:val="20"/>
          <w:lang w:val="fr-FR"/>
        </w:rPr>
        <w:t xml:space="preserve"> </w:t>
      </w:r>
      <w:r w:rsidR="00B24FDF" w:rsidRPr="00B24FDF">
        <w:rPr>
          <w:rFonts w:ascii="3DS V2" w:eastAsia="SimSun" w:hAnsi="3DS V2"/>
          <w:lang w:val="fr-FR"/>
        </w:rPr>
        <w:t xml:space="preserve">de manière </w:t>
      </w:r>
      <w:r w:rsidR="00DA7C61">
        <w:rPr>
          <w:rFonts w:ascii="3DS V2" w:eastAsia="SimSun" w:hAnsi="3DS V2"/>
          <w:lang w:val="fr-FR"/>
        </w:rPr>
        <w:t>automatique</w:t>
      </w:r>
      <w:r w:rsidR="00B24FDF" w:rsidRPr="00B24FDF">
        <w:rPr>
          <w:rFonts w:ascii="3DS V2" w:eastAsia="SimSun" w:hAnsi="3DS V2"/>
          <w:lang w:val="fr-FR"/>
        </w:rPr>
        <w:t xml:space="preserve">. </w:t>
      </w:r>
      <w:r w:rsidR="009A5245">
        <w:rPr>
          <w:rFonts w:ascii="3DS V2" w:eastAsia="SimSun" w:hAnsi="3DS V2"/>
          <w:lang w:val="fr-FR"/>
        </w:rPr>
        <w:t xml:space="preserve">Cela </w:t>
      </w:r>
      <w:r w:rsidR="00B24FDF" w:rsidRPr="00B24FDF">
        <w:rPr>
          <w:rFonts w:ascii="3DS V2" w:eastAsia="SimSun" w:hAnsi="3DS V2"/>
          <w:lang w:val="fr-FR"/>
        </w:rPr>
        <w:t>assure la libération lorsque la variable sort de son champ.</w:t>
      </w:r>
      <w:r w:rsidR="00952AEB">
        <w:rPr>
          <w:rFonts w:ascii="3DS V2" w:eastAsia="SimSun" w:hAnsi="3DS V2"/>
          <w:lang w:val="fr-FR"/>
        </w:rPr>
        <w:t xml:space="preserve"> Néanmoins, cette implémentation de smart </w:t>
      </w:r>
      <w:r w:rsidR="00690A17">
        <w:rPr>
          <w:rFonts w:ascii="3DS V2" w:eastAsia="SimSun" w:hAnsi="3DS V2"/>
          <w:lang w:val="fr-FR"/>
        </w:rPr>
        <w:t>pointeur</w:t>
      </w:r>
      <w:r w:rsidR="00952AEB">
        <w:rPr>
          <w:rFonts w:ascii="3DS V2" w:eastAsia="SimSun" w:hAnsi="3DS V2"/>
          <w:lang w:val="fr-FR"/>
        </w:rPr>
        <w:t xml:space="preserve"> est </w:t>
      </w:r>
      <w:r w:rsidR="005A56E0">
        <w:rPr>
          <w:rFonts w:ascii="3DS V2" w:eastAsia="SimSun" w:hAnsi="3DS V2"/>
          <w:lang w:val="fr-FR"/>
        </w:rPr>
        <w:t>faite</w:t>
      </w:r>
      <w:r w:rsidR="00952AEB">
        <w:rPr>
          <w:rFonts w:ascii="3DS V2" w:eastAsia="SimSun" w:hAnsi="3DS V2"/>
          <w:lang w:val="fr-FR"/>
        </w:rPr>
        <w:t xml:space="preserve"> avec des macros. </w:t>
      </w:r>
      <w:r w:rsidR="00952AEB" w:rsidRPr="00952AEB">
        <w:rPr>
          <w:rFonts w:ascii="3DS V2" w:eastAsia="SimSun" w:hAnsi="3DS V2"/>
          <w:lang w:val="fr-FR"/>
        </w:rPr>
        <w:t xml:space="preserve">La conséquence de cette implémentation est qu'il y a </w:t>
      </w:r>
      <w:r w:rsidR="00B24E19">
        <w:rPr>
          <w:rFonts w:ascii="3DS V2" w:eastAsia="SimSun" w:hAnsi="3DS V2"/>
          <w:lang w:val="fr-FR"/>
        </w:rPr>
        <w:t>problème de performance</w:t>
      </w:r>
      <w:r w:rsidR="00952AEB" w:rsidRPr="00952AEB">
        <w:rPr>
          <w:rFonts w:ascii="3DS V2" w:eastAsia="SimSun" w:hAnsi="3DS V2"/>
          <w:lang w:val="fr-FR"/>
        </w:rPr>
        <w:t xml:space="preserve"> lors de l'utilisation de cette macro, car</w:t>
      </w:r>
      <w:r w:rsidR="00154C58">
        <w:rPr>
          <w:rFonts w:ascii="3DS V2" w:eastAsia="SimSun" w:hAnsi="3DS V2"/>
          <w:lang w:val="fr-FR"/>
        </w:rPr>
        <w:t xml:space="preserve"> souvent</w:t>
      </w:r>
      <w:r w:rsidR="00952AEB" w:rsidRPr="00952AEB">
        <w:rPr>
          <w:rFonts w:ascii="3DS V2" w:eastAsia="SimSun" w:hAnsi="3DS V2"/>
          <w:lang w:val="fr-FR"/>
        </w:rPr>
        <w:t xml:space="preserve"> elle appelle </w:t>
      </w:r>
      <w:r w:rsidR="003017E6" w:rsidRPr="00881562">
        <w:rPr>
          <w:rFonts w:ascii="Cascadia Code" w:eastAsia="SimSun" w:hAnsi="Cascadia Code" w:cs="Cascadia Code"/>
          <w:noProof/>
          <w:color w:val="0070C0"/>
          <w:sz w:val="20"/>
          <w:szCs w:val="20"/>
          <w:lang w:val="fr-FR"/>
        </w:rPr>
        <w:t>QueryInterface</w:t>
      </w:r>
      <w:r w:rsidR="003017E6">
        <w:rPr>
          <w:rFonts w:ascii="3DS V2" w:eastAsia="SimSun" w:hAnsi="3DS V2"/>
          <w:lang w:val="fr-FR"/>
        </w:rPr>
        <w:t xml:space="preserve"> pour rien</w:t>
      </w:r>
      <w:r w:rsidR="00F67C77">
        <w:rPr>
          <w:rFonts w:ascii="3DS V2" w:eastAsia="SimSun" w:hAnsi="3DS V2"/>
          <w:lang w:val="fr-FR"/>
        </w:rPr>
        <w:t xml:space="preserve"> à cause d</w:t>
      </w:r>
      <w:r w:rsidR="003A7C4B">
        <w:rPr>
          <w:rFonts w:ascii="3DS V2" w:eastAsia="SimSun" w:hAnsi="3DS V2"/>
          <w:lang w:val="fr-FR"/>
        </w:rPr>
        <w:t>’une</w:t>
      </w:r>
      <w:r w:rsidR="00F67C77">
        <w:rPr>
          <w:rFonts w:ascii="3DS V2" w:eastAsia="SimSun" w:hAnsi="3DS V2"/>
          <w:lang w:val="fr-FR"/>
        </w:rPr>
        <w:t xml:space="preserve"> mécanisme interne</w:t>
      </w:r>
      <w:r w:rsidR="0091163C">
        <w:rPr>
          <w:rFonts w:ascii="3DS V2" w:eastAsia="SimSun" w:hAnsi="3DS V2"/>
          <w:lang w:val="fr-FR"/>
        </w:rPr>
        <w:t>, causant un problème de performance.</w:t>
      </w:r>
      <w:r w:rsidR="00952AEB" w:rsidRPr="00952AEB">
        <w:rPr>
          <w:rFonts w:ascii="3DS V2" w:eastAsia="SimSun" w:hAnsi="3DS V2"/>
          <w:lang w:val="fr-FR"/>
        </w:rPr>
        <w:t xml:space="preserve"> Un autre effet secondaire est que l</w:t>
      </w:r>
      <w:r w:rsidR="006E4FC3">
        <w:rPr>
          <w:rFonts w:ascii="3DS V2" w:eastAsia="SimSun" w:hAnsi="3DS V2"/>
          <w:lang w:val="fr-FR"/>
        </w:rPr>
        <w:t>’utilisation des macros génère des</w:t>
      </w:r>
      <w:r w:rsidR="00952AEB" w:rsidRPr="00952AEB">
        <w:rPr>
          <w:rFonts w:ascii="3DS V2" w:eastAsia="SimSun" w:hAnsi="3DS V2"/>
          <w:lang w:val="fr-FR"/>
        </w:rPr>
        <w:t xml:space="preserve"> messages d'erreur </w:t>
      </w:r>
      <w:r w:rsidR="006E4FC3">
        <w:rPr>
          <w:rFonts w:ascii="3DS V2" w:eastAsia="SimSun" w:hAnsi="3DS V2"/>
          <w:lang w:val="fr-FR"/>
        </w:rPr>
        <w:t xml:space="preserve">qui sont très </w:t>
      </w:r>
      <w:r w:rsidR="00952AEB" w:rsidRPr="00952AEB">
        <w:rPr>
          <w:rFonts w:ascii="3DS V2" w:eastAsia="SimSun" w:hAnsi="3DS V2"/>
          <w:lang w:val="fr-FR"/>
        </w:rPr>
        <w:t xml:space="preserve">difficiles à </w:t>
      </w:r>
      <w:r w:rsidR="006E4FC3">
        <w:rPr>
          <w:rFonts w:ascii="3DS V2" w:eastAsia="SimSun" w:hAnsi="3DS V2"/>
          <w:lang w:val="fr-FR"/>
        </w:rPr>
        <w:t xml:space="preserve">lire et </w:t>
      </w:r>
      <w:r w:rsidR="00952AEB" w:rsidRPr="00952AEB">
        <w:rPr>
          <w:rFonts w:ascii="3DS V2" w:eastAsia="SimSun" w:hAnsi="3DS V2"/>
          <w:lang w:val="fr-FR"/>
        </w:rPr>
        <w:t>comprendre.</w:t>
      </w:r>
      <w:r w:rsidR="00816A76">
        <w:rPr>
          <w:rFonts w:ascii="3DS V2" w:eastAsia="SimSun" w:hAnsi="3DS V2"/>
          <w:lang w:val="fr-FR"/>
        </w:rPr>
        <w:t xml:space="preserve"> </w:t>
      </w:r>
    </w:p>
    <w:p w14:paraId="40498BA7" w14:textId="4EF5CD44" w:rsidR="005A7C1A" w:rsidRDefault="00816A76" w:rsidP="00B24FDF">
      <w:pPr>
        <w:pStyle w:val="NormalWeb"/>
        <w:rPr>
          <w:rFonts w:ascii="3DS V2" w:eastAsia="SimSun" w:hAnsi="3DS V2"/>
          <w:lang w:val="fr-FR"/>
        </w:rPr>
      </w:pPr>
      <w:r>
        <w:rPr>
          <w:rFonts w:ascii="3DS V2" w:eastAsia="SimSun" w:hAnsi="3DS V2"/>
          <w:lang w:val="fr-FR"/>
        </w:rPr>
        <w:t>Un nouv</w:t>
      </w:r>
      <w:r w:rsidR="00681DC4">
        <w:rPr>
          <w:rFonts w:ascii="3DS V2" w:eastAsia="SimSun" w:hAnsi="3DS V2"/>
          <w:lang w:val="fr-FR"/>
        </w:rPr>
        <w:t>eau</w:t>
      </w:r>
      <w:r>
        <w:rPr>
          <w:rFonts w:ascii="3DS V2" w:eastAsia="SimSun" w:hAnsi="3DS V2"/>
          <w:lang w:val="fr-FR"/>
        </w:rPr>
        <w:t xml:space="preserve"> smart </w:t>
      </w:r>
      <w:r w:rsidR="00690A17">
        <w:rPr>
          <w:rFonts w:ascii="3DS V2" w:eastAsia="SimSun" w:hAnsi="3DS V2"/>
          <w:lang w:val="fr-FR"/>
        </w:rPr>
        <w:t>pointeur</w:t>
      </w:r>
      <w:r>
        <w:rPr>
          <w:rFonts w:ascii="3DS V2" w:eastAsia="SimSun" w:hAnsi="3DS V2"/>
          <w:lang w:val="fr-FR"/>
        </w:rPr>
        <w:t xml:space="preserve">, </w:t>
      </w:r>
      <w:r w:rsidR="00C20553">
        <w:rPr>
          <w:rFonts w:ascii="3DS V2" w:eastAsia="SimSun" w:hAnsi="3DS V2"/>
          <w:lang w:val="fr-FR"/>
        </w:rPr>
        <w:t xml:space="preserve">comme une partie d’un projet de moderniser l’infrastructure C++ au sein de Dassault Systèmes Ce </w:t>
      </w:r>
      <w:r w:rsidR="002F237F">
        <w:rPr>
          <w:rFonts w:ascii="3DS V2" w:eastAsia="SimSun" w:hAnsi="3DS V2"/>
          <w:lang w:val="fr-FR"/>
        </w:rPr>
        <w:t>projet s’appelle</w:t>
      </w:r>
      <w:r>
        <w:rPr>
          <w:rFonts w:ascii="3DS V2" w:eastAsia="SimSun" w:hAnsi="3DS V2"/>
          <w:lang w:val="fr-FR"/>
        </w:rPr>
        <w:t xml:space="preserve"> CATOmx, est inventé depuis 2019. </w:t>
      </w:r>
      <w:r w:rsidR="00AE0146">
        <w:rPr>
          <w:rFonts w:ascii="3DS V2" w:eastAsia="SimSun" w:hAnsi="3DS V2"/>
          <w:lang w:val="fr-FR"/>
        </w:rPr>
        <w:t xml:space="preserve">Il est </w:t>
      </w:r>
      <w:r w:rsidR="00110A37">
        <w:rPr>
          <w:rFonts w:ascii="3DS V2" w:eastAsia="SimSun" w:hAnsi="3DS V2"/>
          <w:lang w:val="fr-FR"/>
        </w:rPr>
        <w:t>beaucoup plus intuitif et conforme</w:t>
      </w:r>
      <w:r w:rsidR="00AE0146">
        <w:rPr>
          <w:rFonts w:ascii="3DS V2" w:eastAsia="SimSun" w:hAnsi="3DS V2"/>
          <w:lang w:val="fr-FR"/>
        </w:rPr>
        <w:t xml:space="preserve"> aux norme </w:t>
      </w:r>
      <w:r w:rsidR="00110A37">
        <w:rPr>
          <w:rFonts w:ascii="3DS V2" w:eastAsia="SimSun" w:hAnsi="3DS V2"/>
          <w:lang w:val="fr-FR"/>
        </w:rPr>
        <w:t xml:space="preserve">C++ par rapport à l’ancien smart </w:t>
      </w:r>
      <w:r w:rsidR="00690A17">
        <w:rPr>
          <w:rFonts w:ascii="3DS V2" w:eastAsia="SimSun" w:hAnsi="3DS V2"/>
          <w:lang w:val="fr-FR"/>
        </w:rPr>
        <w:t>pointeur</w:t>
      </w:r>
      <w:r w:rsidR="00110A37">
        <w:rPr>
          <w:rFonts w:ascii="3DS V2" w:eastAsia="SimSun" w:hAnsi="3DS V2"/>
          <w:lang w:val="fr-FR"/>
        </w:rPr>
        <w:t xml:space="preserve"> fait par « magique noire » de macro. </w:t>
      </w:r>
    </w:p>
    <w:p w14:paraId="1A0B9C2F" w14:textId="2DB7D2E5" w:rsidR="00816A76" w:rsidRDefault="009842E1" w:rsidP="00B24FDF">
      <w:pPr>
        <w:pStyle w:val="NormalWeb"/>
        <w:rPr>
          <w:rFonts w:ascii="3DS V2" w:eastAsia="SimSun" w:hAnsi="3DS V2"/>
          <w:lang w:val="fr-FR"/>
        </w:rPr>
      </w:pPr>
      <w:r>
        <w:rPr>
          <w:rFonts w:ascii="3DS V2" w:eastAsia="SimSun" w:hAnsi="3DS V2"/>
          <w:lang w:val="fr-FR"/>
        </w:rPr>
        <w:t xml:space="preserve">Jusqu’aujourd’hui, </w:t>
      </w:r>
      <w:r w:rsidR="00C474AD">
        <w:rPr>
          <w:rFonts w:ascii="3DS V2" w:eastAsia="SimSun" w:hAnsi="3DS V2"/>
          <w:lang w:val="fr-FR"/>
        </w:rPr>
        <w:t xml:space="preserve">plus part de code sont dans un environnement « mixte », il faut adapter le code aux APIs existants. </w:t>
      </w:r>
      <w:r w:rsidR="005A7C1A">
        <w:rPr>
          <w:rFonts w:ascii="3DS V2" w:eastAsia="SimSun" w:hAnsi="3DS V2"/>
          <w:lang w:val="fr-FR"/>
        </w:rPr>
        <w:t>Des outils de conversion sont créer avec CATOmx pour faciliter le travail dans ce</w:t>
      </w:r>
      <w:r w:rsidR="0022434B">
        <w:rPr>
          <w:rFonts w:ascii="3DS V2" w:eastAsia="SimSun" w:hAnsi="3DS V2"/>
          <w:lang w:val="fr-FR"/>
        </w:rPr>
        <w:t>t environnement</w:t>
      </w:r>
      <w:r w:rsidR="005A7C1A">
        <w:rPr>
          <w:rFonts w:ascii="3DS V2" w:eastAsia="SimSun" w:hAnsi="3DS V2"/>
          <w:lang w:val="fr-FR"/>
        </w:rPr>
        <w:t>.</w:t>
      </w:r>
    </w:p>
    <w:p w14:paraId="5CF86ADC" w14:textId="6EA1EFE5" w:rsidR="00B24FDF" w:rsidRPr="00B24FDF" w:rsidRDefault="00685A92" w:rsidP="00B24FDF">
      <w:pPr>
        <w:pStyle w:val="NormalWeb"/>
        <w:rPr>
          <w:rFonts w:ascii="3DS V2" w:eastAsia="SimSun" w:hAnsi="3DS V2"/>
          <w:lang w:val="fr-FR"/>
        </w:rPr>
      </w:pPr>
      <w:r>
        <w:rPr>
          <w:rFonts w:ascii="3DS V2" w:eastAsia="SimSun" w:hAnsi="3DS V2"/>
          <w:lang w:val="fr-FR"/>
        </w:rPr>
        <w:t>L</w:t>
      </w:r>
      <w:r w:rsidR="00B24FDF" w:rsidRPr="00B24FDF">
        <w:rPr>
          <w:rFonts w:ascii="3DS V2" w:eastAsia="SimSun" w:hAnsi="3DS V2"/>
          <w:lang w:val="fr-FR"/>
        </w:rPr>
        <w:t>’extension</w:t>
      </w:r>
      <w:r>
        <w:rPr>
          <w:rFonts w:ascii="3DS V2" w:eastAsia="SimSun" w:hAnsi="3DS V2"/>
          <w:lang w:val="fr-FR"/>
        </w:rPr>
        <w:t>, comme son nom indique, est au but d’</w:t>
      </w:r>
      <w:r w:rsidR="00B24FDF" w:rsidRPr="00B24FDF">
        <w:rPr>
          <w:rFonts w:ascii="3DS V2" w:eastAsia="SimSun" w:hAnsi="3DS V2"/>
          <w:lang w:val="fr-FR"/>
        </w:rPr>
        <w:t>ajout</w:t>
      </w:r>
      <w:r>
        <w:rPr>
          <w:rFonts w:ascii="3DS V2" w:eastAsia="SimSun" w:hAnsi="3DS V2"/>
          <w:lang w:val="fr-FR"/>
        </w:rPr>
        <w:t>er</w:t>
      </w:r>
      <w:r w:rsidR="00B24FDF" w:rsidRPr="00B24FDF">
        <w:rPr>
          <w:rFonts w:ascii="3DS V2" w:eastAsia="SimSun" w:hAnsi="3DS V2"/>
          <w:lang w:val="fr-FR"/>
        </w:rPr>
        <w:t xml:space="preserve"> de nouvelles capacités à un composant déjà déployé. Une extension est, comme l</w:t>
      </w:r>
      <w:r w:rsidR="009E7E28">
        <w:rPr>
          <w:rFonts w:ascii="3DS V2" w:eastAsia="SimSun" w:hAnsi="3DS V2"/>
          <w:lang w:val="fr-FR"/>
        </w:rPr>
        <w:t>’implémentation</w:t>
      </w:r>
      <w:r w:rsidR="00B24FDF" w:rsidRPr="00B24FDF">
        <w:rPr>
          <w:rFonts w:ascii="3DS V2" w:eastAsia="SimSun" w:hAnsi="3DS V2"/>
          <w:lang w:val="fr-FR"/>
        </w:rPr>
        <w:t xml:space="preserve">, une classe dérivée de </w:t>
      </w:r>
      <w:r w:rsidR="009E7E28" w:rsidRPr="00881562">
        <w:rPr>
          <w:rFonts w:ascii="Cascadia Code" w:eastAsia="SimSun" w:hAnsi="Cascadia Code" w:cs="Cascadia Code"/>
          <w:noProof/>
          <w:color w:val="0070C0"/>
          <w:sz w:val="20"/>
          <w:szCs w:val="20"/>
          <w:lang w:val="fr-FR"/>
        </w:rPr>
        <w:t>CATBaseUnknown</w:t>
      </w:r>
      <w:r w:rsidR="00B24FDF" w:rsidRPr="00B24FDF">
        <w:rPr>
          <w:rFonts w:ascii="3DS V2" w:eastAsia="SimSun" w:hAnsi="3DS V2"/>
          <w:lang w:val="fr-FR"/>
        </w:rPr>
        <w:t xml:space="preserve">, enregistrée via la même </w:t>
      </w:r>
      <w:r w:rsidR="009E7E28">
        <w:rPr>
          <w:rFonts w:ascii="3DS V2" w:eastAsia="SimSun" w:hAnsi="3DS V2"/>
          <w:lang w:val="fr-FR"/>
        </w:rPr>
        <w:t>fonction d’</w:t>
      </w:r>
      <w:r w:rsidR="00B24FDF" w:rsidRPr="00B24FDF">
        <w:rPr>
          <w:rFonts w:ascii="3DS V2" w:eastAsia="SimSun" w:hAnsi="3DS V2"/>
          <w:lang w:val="fr-FR"/>
        </w:rPr>
        <w:t xml:space="preserve">usine. Dès qu’un </w:t>
      </w:r>
      <w:r w:rsidR="00776037">
        <w:rPr>
          <w:rFonts w:ascii="3DS V2" w:eastAsia="SimSun" w:hAnsi="3DS V2"/>
          <w:lang w:val="fr-FR"/>
        </w:rPr>
        <w:t>utilisateur</w:t>
      </w:r>
      <w:r w:rsidR="00B24FDF" w:rsidRPr="00B24FDF">
        <w:rPr>
          <w:rFonts w:ascii="3DS V2" w:eastAsia="SimSun" w:hAnsi="3DS V2"/>
          <w:lang w:val="fr-FR"/>
        </w:rPr>
        <w:t xml:space="preserve"> appelle </w:t>
      </w:r>
      <w:r w:rsidR="009C7E5D" w:rsidRPr="00881562">
        <w:rPr>
          <w:rFonts w:ascii="Cascadia Code" w:eastAsia="SimSun" w:hAnsi="Cascadia Code" w:cs="Cascadia Code"/>
          <w:noProof/>
          <w:color w:val="0070C0"/>
          <w:sz w:val="20"/>
          <w:szCs w:val="20"/>
          <w:lang w:val="fr-FR"/>
        </w:rPr>
        <w:t>QueryInterface</w:t>
      </w:r>
      <w:r w:rsidR="009C7E5D" w:rsidRPr="00B24FDF">
        <w:rPr>
          <w:rFonts w:ascii="3DS V2" w:eastAsia="SimSun" w:hAnsi="3DS V2"/>
          <w:lang w:val="fr-FR"/>
        </w:rPr>
        <w:t xml:space="preserve"> </w:t>
      </w:r>
      <w:r w:rsidR="00B24FDF" w:rsidRPr="00B24FDF">
        <w:rPr>
          <w:rFonts w:ascii="3DS V2" w:eastAsia="SimSun" w:hAnsi="3DS V2"/>
          <w:lang w:val="fr-FR"/>
        </w:rPr>
        <w:t>pour demander l’interface d’extension, OM crée ou récupère l’instance correspondante suivant la catégorie d’extension choisie. On distingue quatre catégories : CodeExtension</w:t>
      </w:r>
      <w:r w:rsidR="00F906DC">
        <w:rPr>
          <w:rFonts w:ascii="3DS V2" w:eastAsia="SimSun" w:hAnsi="3DS V2"/>
          <w:lang w:val="fr-FR"/>
        </w:rPr>
        <w:t xml:space="preserve">, </w:t>
      </w:r>
      <w:r w:rsidR="00B24FDF" w:rsidRPr="00B24FDF">
        <w:rPr>
          <w:rFonts w:ascii="3DS V2" w:eastAsia="SimSun" w:hAnsi="3DS V2"/>
          <w:lang w:val="fr-FR"/>
        </w:rPr>
        <w:t xml:space="preserve">DataExtension, TransientExtension et CacheExtension. </w:t>
      </w:r>
      <w:r w:rsidR="009E6852">
        <w:rPr>
          <w:rFonts w:ascii="3DS V2" w:eastAsia="SimSun" w:hAnsi="3DS V2"/>
          <w:lang w:val="fr-FR"/>
        </w:rPr>
        <w:t xml:space="preserve">La différence entre eux, est </w:t>
      </w:r>
      <w:r w:rsidR="00B24FDF" w:rsidRPr="00B24FDF">
        <w:rPr>
          <w:rFonts w:ascii="3DS V2" w:eastAsia="SimSun" w:hAnsi="3DS V2"/>
          <w:lang w:val="fr-FR"/>
        </w:rPr>
        <w:t>le cycle de vie et la volumétrie.</w:t>
      </w:r>
    </w:p>
    <w:p w14:paraId="412868F7" w14:textId="27141E72" w:rsidR="00B24FDF" w:rsidRPr="00B24FDF" w:rsidRDefault="00B24FDF" w:rsidP="00B24FDF">
      <w:pPr>
        <w:pStyle w:val="NormalWeb"/>
        <w:rPr>
          <w:rFonts w:ascii="3DS V2" w:eastAsia="SimSun" w:hAnsi="3DS V2"/>
          <w:lang w:val="fr-FR"/>
        </w:rPr>
      </w:pPr>
      <w:r w:rsidRPr="00B24FDF">
        <w:rPr>
          <w:rFonts w:ascii="3DS V2" w:eastAsia="SimSun" w:hAnsi="3DS V2"/>
          <w:lang w:val="fr-FR"/>
        </w:rPr>
        <w:lastRenderedPageBreak/>
        <w:t>La CodeExtension fourni</w:t>
      </w:r>
      <w:r w:rsidR="00DA7B90">
        <w:rPr>
          <w:rFonts w:ascii="3DS V2" w:eastAsia="SimSun" w:hAnsi="3DS V2"/>
          <w:lang w:val="fr-FR"/>
        </w:rPr>
        <w:t>t</w:t>
      </w:r>
      <w:r w:rsidRPr="00B24FDF">
        <w:rPr>
          <w:rFonts w:ascii="3DS V2" w:eastAsia="SimSun" w:hAnsi="3DS V2"/>
          <w:lang w:val="fr-FR"/>
        </w:rPr>
        <w:t xml:space="preserve"> </w:t>
      </w:r>
      <w:r w:rsidR="00DA3B46">
        <w:rPr>
          <w:rFonts w:ascii="3DS V2" w:eastAsia="SimSun" w:hAnsi="3DS V2"/>
          <w:lang w:val="fr-FR"/>
        </w:rPr>
        <w:t>un</w:t>
      </w:r>
      <w:r w:rsidRPr="00B24FDF">
        <w:rPr>
          <w:rFonts w:ascii="3DS V2" w:eastAsia="SimSun" w:hAnsi="3DS V2"/>
          <w:lang w:val="fr-FR"/>
        </w:rPr>
        <w:t xml:space="preserve"> comportement</w:t>
      </w:r>
      <w:r w:rsidR="00800221">
        <w:rPr>
          <w:rFonts w:ascii="3DS V2" w:eastAsia="SimSun" w:hAnsi="3DS V2"/>
          <w:lang w:val="fr-FR"/>
        </w:rPr>
        <w:t xml:space="preserve"> </w:t>
      </w:r>
      <w:r w:rsidRPr="00B24FDF">
        <w:rPr>
          <w:rFonts w:ascii="3DS V2" w:eastAsia="SimSun" w:hAnsi="3DS V2"/>
          <w:lang w:val="fr-FR"/>
        </w:rPr>
        <w:t xml:space="preserve">sans stocker de données. Elle est instanciée une seule fois par session et partagée par tous les composants, </w:t>
      </w:r>
      <w:r w:rsidR="00687344">
        <w:rPr>
          <w:rFonts w:ascii="3DS V2" w:eastAsia="SimSun" w:hAnsi="3DS V2"/>
          <w:lang w:val="fr-FR"/>
        </w:rPr>
        <w:t>offre</w:t>
      </w:r>
      <w:r w:rsidRPr="00B24FDF">
        <w:rPr>
          <w:rFonts w:ascii="3DS V2" w:eastAsia="SimSun" w:hAnsi="3DS V2"/>
          <w:lang w:val="fr-FR"/>
        </w:rPr>
        <w:t xml:space="preserve"> un gain de performance pour des fonctionnalités transverses telles que la journalisation ou la génération de rapports. La DataExtension, quant à elle, est créée pour chaque instance de composant et persiste son état au travers du cycle de vie complet de l’objet ; elle est appropriée pour stocker des informations métier ou des attributs invariants, tels que des métadonnées. L’extension éphémère, TransientExtension, fonctionne de concert avec le DataExtension, à ceci près que son état n’est pas sérialisé lors de la sauvegarde du modèle et s’efface dès que le dernier handler la relâche. Enfin, la CacheExtension se comporte comme un objet jetable : recréée à chaque appel à </w:t>
      </w:r>
      <w:r w:rsidR="007C42CF" w:rsidRPr="00881562">
        <w:rPr>
          <w:rFonts w:ascii="Cascadia Code" w:eastAsia="SimSun" w:hAnsi="Cascadia Code" w:cs="Cascadia Code"/>
          <w:noProof/>
          <w:color w:val="0070C0"/>
          <w:sz w:val="20"/>
          <w:szCs w:val="20"/>
          <w:lang w:val="fr-FR"/>
        </w:rPr>
        <w:t>QueryInterface</w:t>
      </w:r>
      <w:r w:rsidR="007C42CF" w:rsidRPr="00B24FDF">
        <w:rPr>
          <w:rFonts w:ascii="3DS V2" w:eastAsia="SimSun" w:hAnsi="3DS V2"/>
          <w:lang w:val="fr-FR"/>
        </w:rPr>
        <w:t xml:space="preserve"> </w:t>
      </w:r>
      <w:r w:rsidRPr="00B24FDF">
        <w:rPr>
          <w:rFonts w:ascii="3DS V2" w:eastAsia="SimSun" w:hAnsi="3DS V2"/>
          <w:lang w:val="fr-FR"/>
        </w:rPr>
        <w:t xml:space="preserve">et détruite après </w:t>
      </w:r>
      <w:r w:rsidR="004F6877" w:rsidRPr="00881562">
        <w:rPr>
          <w:rFonts w:ascii="Cascadia Code" w:eastAsia="SimSun" w:hAnsi="Cascadia Code" w:cs="Cascadia Code"/>
          <w:noProof/>
          <w:color w:val="0070C0"/>
          <w:sz w:val="20"/>
          <w:szCs w:val="20"/>
          <w:lang w:val="fr-FR"/>
        </w:rPr>
        <w:t>Release()</w:t>
      </w:r>
      <w:r w:rsidRPr="00B24FDF">
        <w:rPr>
          <w:rFonts w:ascii="3DS V2" w:eastAsia="SimSun" w:hAnsi="3DS V2"/>
          <w:lang w:val="fr-FR"/>
        </w:rPr>
        <w:t>, elle sert à mettre en cache des données coûteuses à recalculer, garantissant une fraîcheur et des performances optimales lorsque l’on répète fréquemment une même requête.</w:t>
      </w:r>
    </w:p>
    <w:p w14:paraId="464FACEA" w14:textId="011E3F33" w:rsidR="00B24FDF" w:rsidRPr="00B24FDF" w:rsidRDefault="00B24FDF" w:rsidP="00B24FDF">
      <w:pPr>
        <w:pStyle w:val="NormalWeb"/>
        <w:rPr>
          <w:rFonts w:ascii="3DS V2" w:eastAsia="SimSun" w:hAnsi="3DS V2"/>
          <w:lang w:val="fr-FR"/>
        </w:rPr>
      </w:pPr>
      <w:r w:rsidRPr="00B24FDF">
        <w:rPr>
          <w:rFonts w:ascii="3DS V2" w:eastAsia="SimSun" w:hAnsi="3DS V2"/>
          <w:lang w:val="fr-FR"/>
        </w:rPr>
        <w:t>L’harmonie entre composant, interface et extension repose sur un protocole de nommage et d’enregistrement unifié. Lors de l’enregistrement initial, l</w:t>
      </w:r>
      <w:r w:rsidR="00DC245B">
        <w:rPr>
          <w:rFonts w:ascii="3DS V2" w:eastAsia="SimSun" w:hAnsi="3DS V2"/>
          <w:lang w:val="fr-FR"/>
        </w:rPr>
        <w:t xml:space="preserve">’usine </w:t>
      </w:r>
      <w:r w:rsidRPr="00B24FDF">
        <w:rPr>
          <w:rFonts w:ascii="3DS V2" w:eastAsia="SimSun" w:hAnsi="3DS V2"/>
          <w:lang w:val="fr-FR"/>
        </w:rPr>
        <w:t xml:space="preserve">OM associe chaque nom de composant à sa classe d’implémentation, puis répertorie les interfaces déclarées et les extensions disponibles. Le client reste indifférent à ces détails, formulant sa demande par un appel unique à </w:t>
      </w:r>
      <w:r w:rsidRPr="00DC245B">
        <w:rPr>
          <w:rFonts w:ascii="Cascadia Code" w:eastAsia="SimSun" w:hAnsi="Cascadia Code" w:cs="Cascadia Code"/>
          <w:color w:val="7030A0"/>
          <w:lang w:val="fr-FR"/>
        </w:rPr>
        <w:t>CATInstantiateComponent</w:t>
      </w:r>
      <w:r w:rsidRPr="00B24FDF">
        <w:rPr>
          <w:rFonts w:ascii="3DS V2" w:eastAsia="SimSun" w:hAnsi="3DS V2"/>
          <w:lang w:val="fr-FR"/>
        </w:rPr>
        <w:t xml:space="preserve"> ou </w:t>
      </w:r>
      <w:r w:rsidR="00DC245B" w:rsidRPr="00881562">
        <w:rPr>
          <w:rFonts w:ascii="Cascadia Code" w:eastAsia="SimSun" w:hAnsi="Cascadia Code" w:cs="Cascadia Code"/>
          <w:noProof/>
          <w:color w:val="0070C0"/>
          <w:sz w:val="20"/>
          <w:szCs w:val="20"/>
          <w:lang w:val="fr-FR"/>
        </w:rPr>
        <w:t>QueryInterface</w:t>
      </w:r>
      <w:r w:rsidRPr="00B24FDF">
        <w:rPr>
          <w:rFonts w:ascii="3DS V2" w:eastAsia="SimSun" w:hAnsi="3DS V2"/>
          <w:lang w:val="fr-FR"/>
        </w:rPr>
        <w:t>. Cette mise en commun du registre des composants et des extensions établit une cohérence forte entre les différents éléments du système, facilitant l’interopérabilité et l’évolution des éléments sans nécessiter de reconfiguration manuelle ou de recompilation des composants consommateurs.</w:t>
      </w:r>
    </w:p>
    <w:p w14:paraId="79A95709" w14:textId="617672A1"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La puissance de cette architecture se révèle pleinement lorsqu’il s’agit d’évolutivité et de maintenance. Ajouter une nouvelle fonctionnalité à un composant existant ne requiert pas de modification du code client : il suffit d’implémenter une extension, de la déclarer via la macro adéquate et de l’enregistrer dans la même </w:t>
      </w:r>
      <w:r w:rsidR="009427B1">
        <w:rPr>
          <w:rFonts w:ascii="3DS V2" w:eastAsia="SimSun" w:hAnsi="3DS V2"/>
          <w:lang w:val="fr-FR"/>
        </w:rPr>
        <w:t>usine</w:t>
      </w:r>
      <w:r w:rsidRPr="00B24FDF">
        <w:rPr>
          <w:rFonts w:ascii="3DS V2" w:eastAsia="SimSun" w:hAnsi="3DS V2"/>
          <w:lang w:val="fr-FR"/>
        </w:rPr>
        <w:t>. Les clients, s’ils sont conçus pour chercher l’interface correspondante, bénéficieront automatiquement de cette capacité supplémentaire. Cette stratégie minimise les risques de régression et accélère le déploiement de nouvelles fonctionnalités. De plus, en dissociant l’interface de son implémentation, il devient possible de proposer plusieurs implémentations d’une même interface, sélectionnables à l’exécution par simple configuration, ouvrant la voie à des scénarios de test, de simulation ou de remplacement progressif.</w:t>
      </w:r>
    </w:p>
    <w:p w14:paraId="707CDFCA" w14:textId="0852365C" w:rsidR="00B24FDF" w:rsidRPr="00B24FDF" w:rsidRDefault="00B24FDF" w:rsidP="00B24FDF">
      <w:pPr>
        <w:pStyle w:val="NormalWeb"/>
        <w:rPr>
          <w:rFonts w:ascii="3DS V2" w:eastAsia="SimSun" w:hAnsi="3DS V2"/>
          <w:lang w:val="fr-FR"/>
        </w:rPr>
      </w:pPr>
      <w:r w:rsidRPr="00B24FDF">
        <w:rPr>
          <w:rFonts w:ascii="3DS V2" w:eastAsia="SimSun" w:hAnsi="3DS V2"/>
          <w:lang w:val="fr-FR"/>
        </w:rPr>
        <w:t xml:space="preserve">En </w:t>
      </w:r>
      <w:r w:rsidR="00E079D0">
        <w:rPr>
          <w:rFonts w:ascii="3DS V2" w:eastAsia="SimSun" w:hAnsi="3DS V2"/>
          <w:lang w:val="fr-FR"/>
        </w:rPr>
        <w:t>conclusion</w:t>
      </w:r>
      <w:r w:rsidRPr="00B24FDF">
        <w:rPr>
          <w:rFonts w:ascii="3DS V2" w:eastAsia="SimSun" w:hAnsi="3DS V2"/>
          <w:lang w:val="fr-FR"/>
        </w:rPr>
        <w:t>, la relation entre composant, interface et extension dans Object Modeler traduit une vision clairement orientée vers la modularité et l’adaptabilité. Les interfaces définissent des contrats, les composants incarnent des réalisations, et les extensions orchestrent l’ajout harmonieux de fonctionnalités sans perturber l’existant. Grâce à un système d</w:t>
      </w:r>
      <w:r w:rsidR="00C2717D">
        <w:rPr>
          <w:rFonts w:ascii="3DS V2" w:eastAsia="SimSun" w:hAnsi="3DS V2"/>
          <w:lang w:val="fr-FR"/>
        </w:rPr>
        <w:t xml:space="preserve">’usine </w:t>
      </w:r>
      <w:r w:rsidRPr="00B24FDF">
        <w:rPr>
          <w:rFonts w:ascii="3DS V2" w:eastAsia="SimSun" w:hAnsi="3DS V2"/>
          <w:lang w:val="fr-FR"/>
        </w:rPr>
        <w:t>unifié, à un comptage de références fiable et à une typologie d’extensions fine, OM permet de concevoir des applications</w:t>
      </w:r>
      <w:r w:rsidR="00C2717D">
        <w:rPr>
          <w:rFonts w:ascii="3DS V2" w:eastAsia="SimSun" w:hAnsi="3DS V2"/>
          <w:lang w:val="fr-FR"/>
        </w:rPr>
        <w:t xml:space="preserve"> </w:t>
      </w:r>
      <w:r w:rsidRPr="00B24FDF">
        <w:rPr>
          <w:rFonts w:ascii="3DS V2" w:eastAsia="SimSun" w:hAnsi="3DS V2"/>
          <w:lang w:val="fr-FR"/>
        </w:rPr>
        <w:t>puissantes et agiles, capables de suivre l’évolution rapide des besoins métier tout en maintenant un haut niveau de qualité et de performance.</w:t>
      </w:r>
    </w:p>
    <w:p w14:paraId="069DF501" w14:textId="77777777" w:rsidR="00B24FDF" w:rsidRPr="00064BFB" w:rsidRDefault="00B24FDF" w:rsidP="00064BFB">
      <w:pPr>
        <w:pStyle w:val="NormalWeb"/>
        <w:rPr>
          <w:rFonts w:ascii="3DS V2" w:eastAsia="SimSun" w:hAnsi="3DS V2"/>
          <w:lang w:val="fr-FR"/>
        </w:rPr>
      </w:pPr>
    </w:p>
    <w:p w14:paraId="44053063" w14:textId="5EB1EC9A" w:rsidR="00C7571A" w:rsidRDefault="00C7571A" w:rsidP="00C7571A">
      <w:pPr>
        <w:pStyle w:val="Titre3"/>
        <w:rPr>
          <w:rFonts w:ascii="3DS V2" w:hAnsi="3DS V2"/>
          <w:sz w:val="32"/>
          <w:szCs w:val="32"/>
        </w:rPr>
      </w:pPr>
      <w:bookmarkStart w:id="143" w:name="_Toc203728049"/>
      <w:r>
        <w:rPr>
          <w:rFonts w:ascii="3DS V2" w:hAnsi="3DS V2"/>
          <w:sz w:val="32"/>
          <w:szCs w:val="32"/>
        </w:rPr>
        <w:lastRenderedPageBreak/>
        <w:t>Création d’une nouvelle commande</w:t>
      </w:r>
      <w:bookmarkEnd w:id="143"/>
    </w:p>
    <w:p w14:paraId="3BE32AE7" w14:textId="5795044F" w:rsidR="00FB4D05" w:rsidRDefault="00EF3F9D" w:rsidP="005B569A">
      <w:pPr>
        <w:rPr>
          <w:rFonts w:ascii="3DS V2" w:hAnsi="3DS V2"/>
          <w:sz w:val="24"/>
          <w:szCs w:val="24"/>
          <w:lang w:eastAsia="zh-CN"/>
        </w:rPr>
      </w:pPr>
      <w:r>
        <w:rPr>
          <w:rFonts w:ascii="3DS V2" w:hAnsi="3DS V2"/>
          <w:sz w:val="24"/>
          <w:szCs w:val="24"/>
        </w:rPr>
        <w:t>Le premier objectif est de trouver</w:t>
      </w:r>
      <w:r w:rsidR="00D3735A">
        <w:rPr>
          <w:rFonts w:ascii="3DS V2" w:hAnsi="3DS V2"/>
          <w:sz w:val="24"/>
          <w:szCs w:val="24"/>
        </w:rPr>
        <w:t xml:space="preserve"> un mécanisme permettant </w:t>
      </w:r>
      <w:r w:rsidR="00454453">
        <w:rPr>
          <w:rFonts w:ascii="3DS V2" w:hAnsi="3DS V2"/>
          <w:sz w:val="24"/>
          <w:szCs w:val="24"/>
        </w:rPr>
        <w:t>l’</w:t>
      </w:r>
      <w:r>
        <w:rPr>
          <w:rFonts w:ascii="3DS V2" w:hAnsi="3DS V2"/>
          <w:sz w:val="24"/>
          <w:szCs w:val="24"/>
        </w:rPr>
        <w:t>exécut</w:t>
      </w:r>
      <w:r w:rsidR="00454453">
        <w:rPr>
          <w:rFonts w:ascii="3DS V2" w:hAnsi="3DS V2"/>
          <w:sz w:val="24"/>
          <w:szCs w:val="24"/>
        </w:rPr>
        <w:t>ion de</w:t>
      </w:r>
      <w:r>
        <w:rPr>
          <w:rFonts w:ascii="3DS V2" w:hAnsi="3DS V2"/>
          <w:sz w:val="24"/>
          <w:szCs w:val="24"/>
        </w:rPr>
        <w:t xml:space="preserve"> notre algorithme. </w:t>
      </w:r>
      <w:r w:rsidR="005B569A">
        <w:rPr>
          <w:rFonts w:ascii="3DS V2" w:hAnsi="3DS V2"/>
          <w:sz w:val="24"/>
          <w:szCs w:val="24"/>
        </w:rPr>
        <w:t xml:space="preserve">Dans CATIA, une </w:t>
      </w:r>
      <w:r w:rsidR="00197F5A">
        <w:rPr>
          <w:rFonts w:ascii="3DS V2" w:hAnsi="3DS V2"/>
          <w:sz w:val="24"/>
          <w:szCs w:val="24"/>
        </w:rPr>
        <w:t xml:space="preserve">fonctionnalité, quel que soit sa complexité, </w:t>
      </w:r>
      <w:r w:rsidR="005B569A">
        <w:rPr>
          <w:rFonts w:ascii="3DS V2" w:hAnsi="3DS V2"/>
          <w:sz w:val="24"/>
          <w:szCs w:val="24"/>
        </w:rPr>
        <w:t>est</w:t>
      </w:r>
      <w:r w:rsidR="00197F5A">
        <w:rPr>
          <w:rFonts w:ascii="3DS V2" w:hAnsi="3DS V2"/>
          <w:sz w:val="24"/>
          <w:szCs w:val="24"/>
        </w:rPr>
        <w:t xml:space="preserve"> </w:t>
      </w:r>
      <w:r w:rsidR="00454453">
        <w:rPr>
          <w:rFonts w:ascii="3DS V2" w:hAnsi="3DS V2"/>
          <w:sz w:val="24"/>
          <w:szCs w:val="24"/>
        </w:rPr>
        <w:t>généralement encapsulée</w:t>
      </w:r>
      <w:r w:rsidR="005B569A">
        <w:rPr>
          <w:rFonts w:ascii="3DS V2" w:hAnsi="3DS V2"/>
          <w:sz w:val="24"/>
          <w:szCs w:val="24"/>
        </w:rPr>
        <w:t xml:space="preserve"> par une commande. </w:t>
      </w:r>
      <w:r w:rsidR="00454453">
        <w:rPr>
          <w:rFonts w:ascii="3DS V2" w:hAnsi="3DS V2"/>
          <w:sz w:val="24"/>
          <w:szCs w:val="24"/>
        </w:rPr>
        <w:t>Elle est</w:t>
      </w:r>
      <w:r w:rsidR="00197F5A">
        <w:rPr>
          <w:rFonts w:ascii="3DS V2" w:hAnsi="3DS V2"/>
          <w:sz w:val="24"/>
          <w:szCs w:val="24"/>
        </w:rPr>
        <w:t xml:space="preserve"> une opération interne qui peut être lanc</w:t>
      </w:r>
      <w:r w:rsidR="00FA53B0">
        <w:rPr>
          <w:rFonts w:ascii="3DS V2" w:hAnsi="3DS V2"/>
          <w:sz w:val="24"/>
          <w:szCs w:val="24"/>
        </w:rPr>
        <w:t>é</w:t>
      </w:r>
      <w:r w:rsidR="00840376">
        <w:rPr>
          <w:rFonts w:ascii="3DS V2" w:hAnsi="3DS V2"/>
          <w:sz w:val="24"/>
          <w:szCs w:val="24"/>
        </w:rPr>
        <w:t>e</w:t>
      </w:r>
      <w:r w:rsidR="00197F5A">
        <w:rPr>
          <w:rFonts w:ascii="3DS V2" w:hAnsi="3DS V2"/>
          <w:sz w:val="24"/>
          <w:szCs w:val="24"/>
        </w:rPr>
        <w:t xml:space="preserve"> </w:t>
      </w:r>
      <w:r w:rsidR="00FA53B0">
        <w:rPr>
          <w:rFonts w:ascii="3DS V2" w:hAnsi="3DS V2"/>
          <w:sz w:val="24"/>
          <w:szCs w:val="24"/>
        </w:rPr>
        <w:t>depuis</w:t>
      </w:r>
      <w:r w:rsidR="00197F5A">
        <w:rPr>
          <w:rFonts w:ascii="3DS V2" w:hAnsi="3DS V2"/>
          <w:sz w:val="24"/>
          <w:szCs w:val="24"/>
        </w:rPr>
        <w:t xml:space="preserve"> la ligne de commande</w:t>
      </w:r>
      <w:r w:rsidR="008C3A11">
        <w:rPr>
          <w:rFonts w:ascii="3DS V2" w:hAnsi="3DS V2"/>
          <w:sz w:val="24"/>
          <w:szCs w:val="24"/>
        </w:rPr>
        <w:t>,</w:t>
      </w:r>
      <w:r w:rsidR="00197F5A">
        <w:rPr>
          <w:rFonts w:ascii="3DS V2" w:hAnsi="3DS V2"/>
          <w:sz w:val="24"/>
          <w:szCs w:val="24"/>
        </w:rPr>
        <w:t xml:space="preserve"> ou </w:t>
      </w:r>
      <w:r w:rsidR="008C3A11">
        <w:rPr>
          <w:rFonts w:ascii="3DS V2" w:hAnsi="3DS V2"/>
          <w:sz w:val="24"/>
          <w:szCs w:val="24"/>
        </w:rPr>
        <w:t xml:space="preserve">plus souvent, </w:t>
      </w:r>
      <w:r w:rsidR="006036D1">
        <w:rPr>
          <w:rFonts w:ascii="3DS V2" w:hAnsi="3DS V2"/>
          <w:sz w:val="24"/>
          <w:szCs w:val="24"/>
        </w:rPr>
        <w:t xml:space="preserve">être </w:t>
      </w:r>
      <w:r w:rsidR="008C3A11">
        <w:rPr>
          <w:rFonts w:ascii="3DS V2" w:hAnsi="3DS V2"/>
          <w:sz w:val="24"/>
          <w:szCs w:val="24"/>
        </w:rPr>
        <w:t xml:space="preserve">lancée par l’utilisateur </w:t>
      </w:r>
      <w:r w:rsidR="00B85E3D">
        <w:rPr>
          <w:rFonts w:ascii="3DS V2" w:hAnsi="3DS V2"/>
          <w:sz w:val="24"/>
          <w:szCs w:val="24"/>
        </w:rPr>
        <w:t xml:space="preserve">en </w:t>
      </w:r>
      <w:r w:rsidR="008C3A11">
        <w:rPr>
          <w:rFonts w:ascii="3DS V2" w:hAnsi="3DS V2"/>
          <w:sz w:val="24"/>
          <w:szCs w:val="24"/>
        </w:rPr>
        <w:t>UI</w:t>
      </w:r>
      <w:r w:rsidR="008C3A11">
        <w:rPr>
          <w:rFonts w:ascii="3DS V2" w:hAnsi="3DS V2"/>
          <w:sz w:val="24"/>
          <w:szCs w:val="24"/>
          <w:lang w:eastAsia="zh-CN"/>
        </w:rPr>
        <w:t xml:space="preserve">, </w:t>
      </w:r>
      <w:r w:rsidR="00197F5A">
        <w:rPr>
          <w:rFonts w:ascii="3DS V2" w:hAnsi="3DS V2"/>
          <w:sz w:val="24"/>
          <w:szCs w:val="24"/>
          <w:lang w:eastAsia="zh-CN"/>
        </w:rPr>
        <w:t>comme click gauche sur un bouton</w:t>
      </w:r>
      <w:r w:rsidR="008C3A11">
        <w:rPr>
          <w:rFonts w:ascii="3DS V2" w:hAnsi="3DS V2"/>
          <w:sz w:val="24"/>
          <w:szCs w:val="24"/>
          <w:lang w:eastAsia="zh-CN"/>
        </w:rPr>
        <w:t>.</w:t>
      </w:r>
      <w:r w:rsidR="00CA7FA9">
        <w:rPr>
          <w:rFonts w:ascii="3DS V2" w:hAnsi="3DS V2"/>
          <w:sz w:val="24"/>
          <w:szCs w:val="24"/>
          <w:lang w:eastAsia="zh-CN"/>
        </w:rPr>
        <w:t xml:space="preserve"> </w:t>
      </w:r>
    </w:p>
    <w:p w14:paraId="0AD50BEC" w14:textId="6341A343" w:rsidR="00FB4D05" w:rsidRDefault="00FB4D05" w:rsidP="005B569A">
      <w:pPr>
        <w:rPr>
          <w:rFonts w:ascii="3DS V2" w:hAnsi="3DS V2"/>
          <w:sz w:val="24"/>
          <w:szCs w:val="24"/>
          <w:lang w:eastAsia="zh-CN"/>
        </w:rPr>
      </w:pPr>
      <w:r>
        <w:rPr>
          <w:rFonts w:ascii="3DS V2" w:hAnsi="3DS V2"/>
          <w:sz w:val="24"/>
          <w:szCs w:val="24"/>
          <w:lang w:eastAsia="zh-CN"/>
        </w:rPr>
        <w:t xml:space="preserve">Dans </w:t>
      </w:r>
      <w:r w:rsidR="00FE56DA">
        <w:rPr>
          <w:rFonts w:ascii="3DS V2" w:hAnsi="3DS V2"/>
          <w:sz w:val="24"/>
          <w:szCs w:val="24"/>
          <w:lang w:eastAsia="zh-CN"/>
        </w:rPr>
        <w:t>notre cas</w:t>
      </w:r>
      <w:r>
        <w:rPr>
          <w:rFonts w:ascii="3DS V2" w:hAnsi="3DS V2"/>
          <w:sz w:val="24"/>
          <w:szCs w:val="24"/>
          <w:lang w:eastAsia="zh-CN"/>
        </w:rPr>
        <w:t xml:space="preserve">, cette nouvelle commande </w:t>
      </w:r>
      <w:r w:rsidR="005F7614">
        <w:rPr>
          <w:rFonts w:ascii="3DS V2" w:hAnsi="3DS V2"/>
          <w:sz w:val="24"/>
          <w:szCs w:val="24"/>
          <w:lang w:eastAsia="zh-CN"/>
        </w:rPr>
        <w:t>s’intégrera dans le</w:t>
      </w:r>
      <w:r w:rsidR="00374243">
        <w:rPr>
          <w:rFonts w:ascii="3DS V2" w:hAnsi="3DS V2"/>
          <w:sz w:val="24"/>
          <w:szCs w:val="24"/>
          <w:lang w:eastAsia="zh-CN"/>
        </w:rPr>
        <w:t xml:space="preserve"> panneau</w:t>
      </w:r>
      <w:r w:rsidR="00CE674D">
        <w:rPr>
          <w:rFonts w:ascii="3DS V2" w:hAnsi="3DS V2"/>
          <w:sz w:val="24"/>
          <w:szCs w:val="24"/>
          <w:lang w:eastAsia="zh-CN"/>
        </w:rPr>
        <w:t xml:space="preserve"> «</w:t>
      </w:r>
      <w:r w:rsidR="00CE674D" w:rsidRPr="009B189C">
        <w:rPr>
          <w:rFonts w:ascii="3DS V2" w:hAnsi="3DS V2"/>
          <w:sz w:val="24"/>
          <w:szCs w:val="24"/>
          <w:lang w:eastAsia="zh-CN"/>
        </w:rPr>
        <w:t xml:space="preserve"> Wiring</w:t>
      </w:r>
      <w:r w:rsidRPr="009B189C">
        <w:rPr>
          <w:rFonts w:ascii="3DS V2" w:hAnsi="3DS V2"/>
          <w:sz w:val="24"/>
          <w:szCs w:val="24"/>
          <w:lang w:eastAsia="zh-CN"/>
        </w:rPr>
        <w:t xml:space="preserve"> definition assistant </w:t>
      </w:r>
      <w:r>
        <w:rPr>
          <w:rFonts w:ascii="3DS V2" w:hAnsi="3DS V2"/>
          <w:sz w:val="24"/>
          <w:szCs w:val="24"/>
          <w:lang w:eastAsia="zh-CN"/>
        </w:rPr>
        <w:t>» sous la section « Net to Wire »</w:t>
      </w:r>
      <w:r w:rsidR="00374243">
        <w:rPr>
          <w:rFonts w:ascii="3DS V2" w:hAnsi="3DS V2"/>
          <w:sz w:val="24"/>
          <w:szCs w:val="24"/>
          <w:lang w:eastAsia="zh-CN"/>
        </w:rPr>
        <w:t xml:space="preserve"> de barre d’outils</w:t>
      </w:r>
      <w:r>
        <w:rPr>
          <w:rFonts w:ascii="3DS V2" w:hAnsi="3DS V2"/>
          <w:sz w:val="24"/>
          <w:szCs w:val="24"/>
          <w:lang w:eastAsia="zh-CN"/>
        </w:rPr>
        <w:t xml:space="preserve">. </w:t>
      </w:r>
      <w:r w:rsidR="00CE674D">
        <w:rPr>
          <w:rFonts w:ascii="3DS V2" w:hAnsi="3DS V2"/>
          <w:sz w:val="24"/>
          <w:szCs w:val="24"/>
          <w:lang w:eastAsia="zh-CN"/>
        </w:rPr>
        <w:t xml:space="preserve">Les câbles à allouer et les connecteurs disponibles </w:t>
      </w:r>
      <w:r w:rsidR="00AB4C65">
        <w:rPr>
          <w:rFonts w:ascii="3DS V2" w:hAnsi="3DS V2"/>
          <w:sz w:val="24"/>
          <w:szCs w:val="24"/>
          <w:lang w:eastAsia="zh-CN"/>
        </w:rPr>
        <w:t xml:space="preserve">y </w:t>
      </w:r>
      <w:r w:rsidR="00CE674D">
        <w:rPr>
          <w:rFonts w:ascii="3DS V2" w:hAnsi="3DS V2"/>
          <w:sz w:val="24"/>
          <w:szCs w:val="24"/>
          <w:lang w:eastAsia="zh-CN"/>
        </w:rPr>
        <w:t xml:space="preserve">sont déjà enregistrés. </w:t>
      </w:r>
      <w:r w:rsidRPr="00FB4D05">
        <w:rPr>
          <w:rFonts w:ascii="3DS V2" w:hAnsi="3DS V2"/>
          <w:noProof/>
          <w:sz w:val="24"/>
          <w:szCs w:val="24"/>
          <w:lang w:eastAsia="zh-CN"/>
        </w:rPr>
        <w:drawing>
          <wp:inline distT="0" distB="0" distL="0" distR="0" wp14:anchorId="60FE6F06" wp14:editId="6A1097D2">
            <wp:extent cx="5731510" cy="2012315"/>
            <wp:effectExtent l="0" t="0" r="2540" b="698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012315"/>
                    </a:xfrm>
                    <a:prstGeom prst="rect">
                      <a:avLst/>
                    </a:prstGeom>
                  </pic:spPr>
                </pic:pic>
              </a:graphicData>
            </a:graphic>
          </wp:inline>
        </w:drawing>
      </w:r>
    </w:p>
    <w:p w14:paraId="05BCD0C8" w14:textId="77777777" w:rsidR="009C4672" w:rsidRDefault="00F87C62" w:rsidP="00F87C62">
      <w:pPr>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 xml:space="preserve">enregistrer sous la forme de « NomDeCommandeHdr » dans le fichier « ModuleHeaders.cpp ». Dans notre cas, nous enregistrons le header </w:t>
      </w:r>
      <w:r w:rsidRPr="009B189C">
        <w:rPr>
          <w:rFonts w:ascii="Cascadia Mono" w:hAnsi="Cascadia Mono" w:cs="Cascadia Mono"/>
          <w:noProof/>
          <w:color w:val="A31515"/>
          <w:sz w:val="19"/>
          <w:szCs w:val="19"/>
        </w:rPr>
        <w:t>CATELEditorCableToConnectorAllocationHdr</w:t>
      </w:r>
      <w:r w:rsidRPr="00F87C62">
        <w:rPr>
          <w:rFonts w:ascii="3DS V2" w:hAnsi="3DS V2"/>
          <w:noProof/>
          <w:sz w:val="24"/>
          <w:szCs w:val="24"/>
          <w:lang w:eastAsia="zh-CN"/>
        </w:rPr>
        <w:t xml:space="preserv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avec la macro </w:t>
      </w:r>
      <w:r w:rsidRPr="009B189C">
        <w:rPr>
          <w:rFonts w:ascii="Cascadia Mono" w:hAnsi="Cascadia Mono" w:cs="Cascadia Mono"/>
          <w:noProof/>
          <w:color w:val="6F008A"/>
          <w:sz w:val="19"/>
          <w:szCs w:val="19"/>
        </w:rPr>
        <w:t>CATCreateCommandHeader</w:t>
      </w:r>
      <w:r w:rsidR="00EA321C">
        <w:rPr>
          <w:rFonts w:ascii="3DS V2" w:hAnsi="3DS V2"/>
          <w:sz w:val="24"/>
          <w:szCs w:val="24"/>
          <w:lang w:eastAsia="zh-CN"/>
        </w:rPr>
        <w:t>.</w:t>
      </w:r>
      <w:r w:rsidR="009D245A">
        <w:rPr>
          <w:rFonts w:ascii="3DS V2" w:hAnsi="3DS V2"/>
          <w:sz w:val="24"/>
          <w:szCs w:val="24"/>
          <w:lang w:eastAsia="zh-CN"/>
        </w:rPr>
        <w:t xml:space="preserve"> </w:t>
      </w:r>
    </w:p>
    <w:p w14:paraId="1EE11B49" w14:textId="468751DC" w:rsidR="00EA321C" w:rsidRDefault="009D245A" w:rsidP="00F87C62">
      <w:pPr>
        <w:rPr>
          <w:rFonts w:ascii="3DS V2" w:hAnsi="3DS V2"/>
          <w:sz w:val="24"/>
          <w:szCs w:val="24"/>
          <w:lang w:eastAsia="zh-CN"/>
        </w:rPr>
      </w:pPr>
      <w:r>
        <w:rPr>
          <w:rFonts w:ascii="3DS V2" w:hAnsi="3DS V2"/>
          <w:sz w:val="24"/>
          <w:szCs w:val="24"/>
          <w:lang w:eastAsia="zh-CN"/>
        </w:rPr>
        <w:t>L</w:t>
      </w:r>
      <w:r w:rsidR="009C4672">
        <w:rPr>
          <w:rFonts w:ascii="3DS V2" w:hAnsi="3DS V2"/>
          <w:sz w:val="24"/>
          <w:szCs w:val="24"/>
          <w:lang w:eastAsia="zh-CN"/>
        </w:rPr>
        <w:t>’</w:t>
      </w:r>
      <w:r>
        <w:rPr>
          <w:rFonts w:ascii="3DS V2" w:hAnsi="3DS V2"/>
          <w:sz w:val="24"/>
          <w:szCs w:val="24"/>
          <w:lang w:eastAsia="zh-CN"/>
        </w:rPr>
        <w:t xml:space="preserve">étape </w:t>
      </w:r>
      <w:r w:rsidR="009C4672">
        <w:rPr>
          <w:rFonts w:ascii="3DS V2" w:hAnsi="3DS V2"/>
          <w:sz w:val="24"/>
          <w:szCs w:val="24"/>
          <w:lang w:eastAsia="zh-CN"/>
        </w:rPr>
        <w:t xml:space="preserve">suivante </w:t>
      </w:r>
      <w:r>
        <w:rPr>
          <w:rFonts w:ascii="3DS V2" w:hAnsi="3DS V2"/>
          <w:sz w:val="24"/>
          <w:szCs w:val="24"/>
          <w:lang w:eastAsia="zh-CN"/>
        </w:rPr>
        <w:t xml:space="preserve">est </w:t>
      </w:r>
      <w:r w:rsidR="00971C35">
        <w:rPr>
          <w:rFonts w:ascii="3DS V2" w:hAnsi="3DS V2"/>
          <w:sz w:val="24"/>
          <w:szCs w:val="24"/>
          <w:lang w:eastAsia="zh-CN"/>
        </w:rPr>
        <w:t>d’implémenter le</w:t>
      </w:r>
      <w:r>
        <w:rPr>
          <w:rFonts w:ascii="3DS V2" w:hAnsi="3DS V2"/>
          <w:sz w:val="24"/>
          <w:szCs w:val="24"/>
          <w:lang w:eastAsia="zh-CN"/>
        </w:rPr>
        <w:t xml:space="preserve"> corps</w:t>
      </w:r>
      <w:r w:rsidR="0048621D">
        <w:rPr>
          <w:rFonts w:ascii="3DS V2" w:hAnsi="3DS V2"/>
          <w:sz w:val="24"/>
          <w:szCs w:val="24"/>
          <w:lang w:eastAsia="zh-CN"/>
        </w:rPr>
        <w:t xml:space="preserve"> dans</w:t>
      </w:r>
      <w:r>
        <w:rPr>
          <w:rFonts w:ascii="3DS V2" w:hAnsi="3DS V2"/>
          <w:sz w:val="24"/>
          <w:szCs w:val="24"/>
          <w:lang w:eastAsia="zh-CN"/>
        </w:rPr>
        <w:t xml:space="preserve"> le fichier de code source « </w:t>
      </w:r>
      <w:r w:rsidRPr="009D245A">
        <w:rPr>
          <w:rFonts w:ascii="3DS V2" w:hAnsi="3DS V2"/>
          <w:sz w:val="24"/>
          <w:szCs w:val="24"/>
          <w:lang w:eastAsia="zh-CN"/>
        </w:rPr>
        <w:t>CATELEditorCableToConnectorAllocation</w:t>
      </w:r>
      <w:r>
        <w:rPr>
          <w:rFonts w:ascii="3DS V2" w:hAnsi="3DS V2"/>
          <w:sz w:val="24"/>
          <w:szCs w:val="24"/>
          <w:lang w:eastAsia="zh-CN"/>
        </w:rPr>
        <w:t>Cmd.cpp »</w:t>
      </w:r>
      <w:r w:rsidR="00CA7789">
        <w:rPr>
          <w:rFonts w:ascii="3DS V2" w:hAnsi="3DS V2"/>
          <w:sz w:val="24"/>
          <w:szCs w:val="24"/>
          <w:lang w:eastAsia="zh-CN"/>
        </w:rPr>
        <w:t xml:space="preserve">, où nous programmons notre commande et l’associer avec le panneau de </w:t>
      </w:r>
      <w:r w:rsidR="00CA7789" w:rsidRPr="009B189C">
        <w:rPr>
          <w:rFonts w:ascii="3DS V2" w:hAnsi="3DS V2"/>
          <w:sz w:val="24"/>
          <w:szCs w:val="24"/>
          <w:lang w:eastAsia="zh-CN"/>
        </w:rPr>
        <w:t xml:space="preserve">Wiring definition assistant </w:t>
      </w:r>
      <w:r w:rsidR="00D053B4" w:rsidRPr="009B189C">
        <w:rPr>
          <w:rFonts w:ascii="3DS V2" w:hAnsi="3DS V2"/>
          <w:sz w:val="24"/>
          <w:szCs w:val="24"/>
          <w:lang w:eastAsia="zh-CN"/>
        </w:rPr>
        <w:t xml:space="preserve">: </w:t>
      </w:r>
      <w:r w:rsidR="00D053B4" w:rsidRPr="00387CB1">
        <w:rPr>
          <w:rFonts w:ascii="3DS V2" w:hAnsi="3DS V2"/>
          <w:sz w:val="24"/>
          <w:szCs w:val="24"/>
          <w:lang w:eastAsia="zh-CN"/>
        </w:rPr>
        <w:t>u</w:t>
      </w:r>
      <w:r w:rsidR="00CA7789" w:rsidRPr="00387CB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du type de</w:t>
      </w:r>
      <w:r w:rsidR="00CA7789" w:rsidRPr="009B189C">
        <w:rPr>
          <w:rFonts w:ascii="3DS V2" w:hAnsi="3DS V2"/>
          <w:sz w:val="24"/>
          <w:szCs w:val="24"/>
          <w:lang w:eastAsia="zh-CN"/>
        </w:rPr>
        <w:t xml:space="preserve"> </w:t>
      </w:r>
      <w:r w:rsidR="00CA7789" w:rsidRPr="00CA7789">
        <w:rPr>
          <w:rFonts w:ascii="3DS V2" w:hAnsi="3DS V2"/>
          <w:sz w:val="24"/>
          <w:szCs w:val="24"/>
          <w:lang w:eastAsia="zh-CN"/>
        </w:rPr>
        <w:t>panneau</w:t>
      </w:r>
      <w:r w:rsidR="00CA7789" w:rsidRPr="009B189C">
        <w:rPr>
          <w:rFonts w:ascii="3DS V2" w:hAnsi="3DS V2"/>
          <w:sz w:val="24"/>
          <w:szCs w:val="24"/>
          <w:lang w:eastAsia="zh-CN"/>
        </w:rPr>
        <w:t xml:space="preserve"> </w:t>
      </w:r>
      <w:r w:rsidR="00CA7789" w:rsidRPr="009B189C">
        <w:rPr>
          <w:rFonts w:ascii="Cascadia Mono" w:hAnsi="Cascadia Mono" w:cs="Cascadia Mono"/>
          <w:color w:val="2B91AF"/>
          <w:sz w:val="19"/>
          <w:szCs w:val="19"/>
        </w:rPr>
        <w:t xml:space="preserve">CATELEditorPinToCavityAllocationDialogAndPanel* </w:t>
      </w:r>
      <w:r w:rsidR="00CA7789">
        <w:rPr>
          <w:rFonts w:ascii="3DS V2" w:hAnsi="3DS V2"/>
          <w:sz w:val="24"/>
          <w:szCs w:val="24"/>
          <w:lang w:eastAsia="zh-CN"/>
        </w:rPr>
        <w:t>est demandé à l’initialisation de la classe</w:t>
      </w:r>
      <w:r w:rsidR="00D053B4">
        <w:rPr>
          <w:rFonts w:ascii="3DS V2" w:hAnsi="3DS V2"/>
          <w:sz w:val="24"/>
          <w:szCs w:val="24"/>
          <w:lang w:eastAsia="zh-CN"/>
        </w:rPr>
        <w:t xml:space="preserve"> pour la communication entre notre commande et le panneau. </w:t>
      </w:r>
    </w:p>
    <w:p w14:paraId="6FFE9220" w14:textId="6F80CE74" w:rsidR="00CB5442" w:rsidRDefault="00DC034D" w:rsidP="00DC034D">
      <w:pPr>
        <w:autoSpaceDE w:val="0"/>
        <w:autoSpaceDN w:val="0"/>
        <w:adjustRightInd w:val="0"/>
        <w:spacing w:after="0" w:line="240" w:lineRule="auto"/>
        <w:rPr>
          <w:rFonts w:ascii="3DS V2" w:hAnsi="3DS V2"/>
          <w:sz w:val="24"/>
          <w:szCs w:val="24"/>
          <w:lang w:eastAsia="zh-CN"/>
        </w:rPr>
      </w:pPr>
      <w:r w:rsidRPr="009B189C">
        <w:rPr>
          <w:rFonts w:ascii="Cascadia Mono" w:hAnsi="Cascadia Mono" w:cs="Cascadia Mono"/>
          <w:noProof/>
          <w:color w:val="000000"/>
          <w:sz w:val="19"/>
          <w:szCs w:val="19"/>
        </w:rPr>
        <w:t>BuildGraph()</w:t>
      </w:r>
      <w:r>
        <w:rPr>
          <w:rFonts w:ascii="3DS V2" w:hAnsi="3DS V2"/>
          <w:sz w:val="24"/>
          <w:szCs w:val="24"/>
          <w:lang w:eastAsia="zh-CN"/>
        </w:rPr>
        <w:t xml:space="preserve"> est un membre indispensable pour tous les commandes, qui définit l’algorigramme de la commande. Il définit quelque état (</w:t>
      </w:r>
      <w:r w:rsidRPr="009B189C">
        <w:rPr>
          <w:rFonts w:ascii="Cascadia Mono" w:hAnsi="Cascadia Mono" w:cs="Cascadia Mono"/>
          <w:color w:val="2B91AF"/>
          <w:sz w:val="19"/>
          <w:szCs w:val="19"/>
        </w:rPr>
        <w:t>CATDialogState</w:t>
      </w:r>
      <w:r>
        <w:rPr>
          <w:rFonts w:ascii="3DS V2" w:hAnsi="3DS V2"/>
          <w:sz w:val="24"/>
          <w:szCs w:val="24"/>
          <w:lang w:eastAsia="zh-CN"/>
        </w:rPr>
        <w:t>) de la commande et indiquer les conditions à vérifier et les fonctions à appeler dans la transition des état</w:t>
      </w:r>
      <w:r w:rsidR="00CD6C95">
        <w:rPr>
          <w:rFonts w:ascii="3DS V2" w:hAnsi="3DS V2"/>
          <w:sz w:val="24"/>
          <w:szCs w:val="24"/>
          <w:lang w:eastAsia="zh-CN"/>
        </w:rPr>
        <w:t>s</w:t>
      </w:r>
      <w:r>
        <w:rPr>
          <w:rFonts w:ascii="3DS V2" w:hAnsi="3DS V2"/>
          <w:sz w:val="24"/>
          <w:szCs w:val="24"/>
          <w:lang w:eastAsia="zh-CN"/>
        </w:rPr>
        <w:t xml:space="preserve"> par la fonction </w:t>
      </w:r>
      <w:r w:rsidR="00CB5442">
        <w:rPr>
          <w:rFonts w:ascii="3DS V2" w:hAnsi="3DS V2"/>
          <w:sz w:val="24"/>
          <w:szCs w:val="24"/>
          <w:lang w:eastAsia="zh-CN"/>
        </w:rPr>
        <w:t>« AddTransition ». Voici sa signature :</w:t>
      </w:r>
    </w:p>
    <w:p w14:paraId="38DE28EA" w14:textId="77777777" w:rsidR="00CB5442" w:rsidRDefault="00CB5442" w:rsidP="00DC034D">
      <w:pPr>
        <w:autoSpaceDE w:val="0"/>
        <w:autoSpaceDN w:val="0"/>
        <w:adjustRightInd w:val="0"/>
        <w:spacing w:after="0" w:line="240" w:lineRule="auto"/>
        <w:rPr>
          <w:rFonts w:ascii="3DS V2" w:hAnsi="3DS V2"/>
          <w:sz w:val="24"/>
          <w:szCs w:val="24"/>
          <w:lang w:eastAsia="zh-CN"/>
        </w:rPr>
      </w:pPr>
    </w:p>
    <w:p w14:paraId="0545CF81" w14:textId="6447D5FD" w:rsidR="00DC034D" w:rsidRPr="00CD6C95" w:rsidRDefault="00DC034D" w:rsidP="00DC034D">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6236460D" w14:textId="541D2811" w:rsidR="00DC034D" w:rsidRPr="00CD6C95" w:rsidRDefault="00DC034D" w:rsidP="00DC034D">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572A57C8" w14:textId="251B7FC3" w:rsidR="00DC034D" w:rsidRPr="00CD6C95" w:rsidRDefault="00DC034D" w:rsidP="00DC034D">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0CB08F65" w14:textId="2B0119CF" w:rsidR="00EA321C" w:rsidRDefault="00DC034D" w:rsidP="00F87C62">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sidR="00CB5442" w:rsidRPr="00CD6C95">
        <w:rPr>
          <w:rFonts w:ascii="Cascadia Mono" w:hAnsi="Cascadia Mono" w:cs="Cascadia Mono"/>
          <w:noProof/>
          <w:color w:val="000000"/>
          <w:sz w:val="19"/>
          <w:szCs w:val="19"/>
        </w:rPr>
        <w:t xml:space="preserve">  </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7025AD53" w14:textId="64EB74D3" w:rsidR="00CD6C95" w:rsidRDefault="00CD6C95"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Cette fonction permet à la commande de passer d’un état</w:t>
      </w:r>
      <w:r w:rsidR="00A3297D">
        <w:rPr>
          <w:rFonts w:ascii="3DS V2" w:hAnsi="3DS V2"/>
          <w:noProof/>
          <w:sz w:val="24"/>
          <w:szCs w:val="24"/>
          <w:lang w:eastAsia="zh-CN"/>
        </w:rPr>
        <w:t>(</w:t>
      </w:r>
      <w:r w:rsidR="00A3297D" w:rsidRPr="00CD6C95">
        <w:rPr>
          <w:rFonts w:ascii="Cascadia Mono" w:hAnsi="Cascadia Mono" w:cs="Cascadia Mono"/>
          <w:noProof/>
          <w:color w:val="808080"/>
          <w:sz w:val="19"/>
          <w:szCs w:val="19"/>
        </w:rPr>
        <w:t>iSource</w:t>
      </w:r>
      <w:r w:rsidR="00A3297D">
        <w:rPr>
          <w:rFonts w:ascii="3DS V2" w:hAnsi="3DS V2"/>
          <w:noProof/>
          <w:sz w:val="24"/>
          <w:szCs w:val="24"/>
          <w:lang w:eastAsia="zh-CN"/>
        </w:rPr>
        <w:t>)</w:t>
      </w:r>
      <w:r>
        <w:rPr>
          <w:rFonts w:ascii="3DS V2" w:hAnsi="3DS V2"/>
          <w:noProof/>
          <w:sz w:val="24"/>
          <w:szCs w:val="24"/>
          <w:lang w:eastAsia="zh-CN"/>
        </w:rPr>
        <w:t xml:space="preserve"> à un autre</w:t>
      </w:r>
      <w:r w:rsidR="00A3297D">
        <w:rPr>
          <w:rFonts w:ascii="3DS V2" w:hAnsi="3DS V2"/>
          <w:noProof/>
          <w:sz w:val="24"/>
          <w:szCs w:val="24"/>
          <w:lang w:eastAsia="zh-CN"/>
        </w:rPr>
        <w:t>(</w:t>
      </w:r>
      <w:r w:rsidR="00A3297D" w:rsidRPr="00CD6C95">
        <w:rPr>
          <w:rFonts w:ascii="Cascadia Mono" w:hAnsi="Cascadia Mono" w:cs="Cascadia Mono"/>
          <w:noProof/>
          <w:color w:val="808080"/>
          <w:sz w:val="19"/>
          <w:szCs w:val="19"/>
        </w:rPr>
        <w:t>iTarget</w:t>
      </w:r>
      <w:r w:rsidR="00A3297D">
        <w:rPr>
          <w:rFonts w:ascii="Cascadia Mono" w:hAnsi="Cascadia Mono" w:cs="Cascadia Mono"/>
          <w:noProof/>
          <w:color w:val="808080"/>
          <w:sz w:val="19"/>
          <w:szCs w:val="19"/>
        </w:rPr>
        <w:t>)</w:t>
      </w:r>
      <w:r>
        <w:rPr>
          <w:rFonts w:ascii="3DS V2" w:hAnsi="3DS V2"/>
          <w:noProof/>
          <w:sz w:val="24"/>
          <w:szCs w:val="24"/>
          <w:lang w:eastAsia="zh-CN"/>
        </w:rPr>
        <w:t>, en vérifiant la condition</w:t>
      </w:r>
      <w:r w:rsidR="0006421D">
        <w:rPr>
          <w:rFonts w:ascii="3DS V2" w:hAnsi="3DS V2"/>
          <w:noProof/>
          <w:sz w:val="24"/>
          <w:szCs w:val="24"/>
          <w:lang w:eastAsia="zh-CN"/>
        </w:rPr>
        <w:t>(</w:t>
      </w:r>
      <w:r w:rsidR="0006421D" w:rsidRPr="00CD6C95">
        <w:rPr>
          <w:rFonts w:ascii="Cascadia Mono" w:hAnsi="Cascadia Mono" w:cs="Cascadia Mono"/>
          <w:noProof/>
          <w:color w:val="808080"/>
          <w:sz w:val="19"/>
          <w:szCs w:val="19"/>
        </w:rPr>
        <w:t>iCondition</w:t>
      </w:r>
      <w:r w:rsidR="0006421D">
        <w:rPr>
          <w:rFonts w:ascii="Cascadia Mono" w:hAnsi="Cascadia Mono" w:cs="Cascadia Mono"/>
          <w:noProof/>
          <w:color w:val="808080"/>
          <w:sz w:val="19"/>
          <w:szCs w:val="19"/>
        </w:rPr>
        <w:t>)</w:t>
      </w:r>
      <w:r>
        <w:rPr>
          <w:rFonts w:ascii="3DS V2" w:hAnsi="3DS V2"/>
          <w:noProof/>
          <w:sz w:val="24"/>
          <w:szCs w:val="24"/>
          <w:lang w:eastAsia="zh-CN"/>
        </w:rPr>
        <w:t xml:space="preserve"> et appliquant </w:t>
      </w:r>
      <w:r w:rsidR="0034320F">
        <w:rPr>
          <w:rFonts w:ascii="3DS V2" w:hAnsi="3DS V2"/>
          <w:noProof/>
          <w:sz w:val="24"/>
          <w:szCs w:val="24"/>
          <w:lang w:eastAsia="zh-CN"/>
        </w:rPr>
        <w:t>l’action</w:t>
      </w:r>
      <w:r w:rsidR="00DE715D">
        <w:rPr>
          <w:rFonts w:ascii="3DS V2" w:hAnsi="3DS V2"/>
          <w:noProof/>
          <w:sz w:val="24"/>
          <w:szCs w:val="24"/>
          <w:lang w:eastAsia="zh-CN"/>
        </w:rPr>
        <w:t xml:space="preserve"> </w:t>
      </w:r>
      <w:r w:rsidR="0034320F">
        <w:rPr>
          <w:rFonts w:ascii="3DS V2" w:hAnsi="3DS V2"/>
          <w:noProof/>
          <w:sz w:val="24"/>
          <w:szCs w:val="24"/>
          <w:lang w:eastAsia="zh-CN"/>
        </w:rPr>
        <w:t>(</w:t>
      </w:r>
      <w:r>
        <w:rPr>
          <w:rFonts w:ascii="3DS V2" w:hAnsi="3DS V2"/>
          <w:noProof/>
          <w:sz w:val="24"/>
          <w:szCs w:val="24"/>
          <w:lang w:eastAsia="zh-CN"/>
        </w:rPr>
        <w:t xml:space="preserve">donc la fonction à appeler lorsque la condition est satisfaite).  </w:t>
      </w:r>
    </w:p>
    <w:p w14:paraId="17713EEF" w14:textId="2565578F" w:rsidR="00E34B9E" w:rsidRDefault="00E34B9E" w:rsidP="00E34B9E">
      <w:pPr>
        <w:pStyle w:val="Titre3"/>
        <w:rPr>
          <w:rFonts w:ascii="3DS V2" w:hAnsi="3DS V2"/>
          <w:sz w:val="32"/>
          <w:szCs w:val="32"/>
        </w:rPr>
      </w:pPr>
      <w:bookmarkStart w:id="144" w:name="_Toc203728050"/>
      <w:r>
        <w:rPr>
          <w:rFonts w:ascii="3DS V2" w:hAnsi="3DS V2"/>
          <w:sz w:val="32"/>
          <w:szCs w:val="32"/>
        </w:rPr>
        <w:lastRenderedPageBreak/>
        <w:t>L’int</w:t>
      </w:r>
      <w:r w:rsidR="00AB3168">
        <w:rPr>
          <w:rFonts w:ascii="3DS V2" w:hAnsi="3DS V2"/>
          <w:sz w:val="32"/>
          <w:szCs w:val="32"/>
        </w:rPr>
        <w:t>erface utilisateur et l’int</w:t>
      </w:r>
      <w:r>
        <w:rPr>
          <w:rFonts w:ascii="3DS V2" w:hAnsi="3DS V2"/>
          <w:sz w:val="32"/>
          <w:szCs w:val="32"/>
        </w:rPr>
        <w:t>rospection</w:t>
      </w:r>
      <w:bookmarkEnd w:id="144"/>
    </w:p>
    <w:p w14:paraId="48FD3D0C" w14:textId="77777777" w:rsidR="00E54ED4" w:rsidRDefault="00E54ED4" w:rsidP="00CD6C95">
      <w:pPr>
        <w:autoSpaceDE w:val="0"/>
        <w:autoSpaceDN w:val="0"/>
        <w:adjustRightInd w:val="0"/>
        <w:spacing w:after="0" w:line="240" w:lineRule="auto"/>
        <w:rPr>
          <w:rFonts w:ascii="3DS V2" w:hAnsi="3DS V2"/>
          <w:noProof/>
          <w:sz w:val="24"/>
          <w:szCs w:val="24"/>
          <w:lang w:eastAsia="zh-CN"/>
        </w:rPr>
      </w:pPr>
    </w:p>
    <w:p w14:paraId="4CDAE703" w14:textId="3E186591" w:rsidR="007B5D39" w:rsidRDefault="00C50270"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Si la commande fonctionne parfaitement comme prévu, il faut qu’il soit accésible par l’utilisateur. Nous allons</w:t>
      </w:r>
      <w:r w:rsidR="00095A4A">
        <w:rPr>
          <w:rFonts w:ascii="3DS V2" w:hAnsi="3DS V2"/>
          <w:noProof/>
          <w:sz w:val="24"/>
          <w:szCs w:val="24"/>
          <w:lang w:eastAsia="zh-CN"/>
        </w:rPr>
        <w:t xml:space="preserve"> </w:t>
      </w:r>
      <w:r w:rsidR="00072F1A">
        <w:rPr>
          <w:rFonts w:ascii="3DS V2" w:hAnsi="3DS V2"/>
          <w:noProof/>
          <w:sz w:val="24"/>
          <w:szCs w:val="24"/>
          <w:lang w:eastAsia="zh-CN"/>
        </w:rPr>
        <w:t xml:space="preserve">créer un bouton dans </w:t>
      </w:r>
      <w:r>
        <w:rPr>
          <w:rFonts w:ascii="3DS V2" w:hAnsi="3DS V2"/>
          <w:noProof/>
          <w:sz w:val="24"/>
          <w:szCs w:val="24"/>
          <w:lang w:eastAsia="zh-CN"/>
        </w:rPr>
        <w:t xml:space="preserve">le panneau </w:t>
      </w:r>
      <w:r w:rsidR="00072F1A">
        <w:rPr>
          <w:rFonts w:ascii="3DS V2" w:hAnsi="3DS V2"/>
          <w:noProof/>
          <w:sz w:val="24"/>
          <w:szCs w:val="24"/>
          <w:lang w:eastAsia="zh-CN"/>
        </w:rPr>
        <w:t xml:space="preserve">pour lancer </w:t>
      </w:r>
      <w:r>
        <w:rPr>
          <w:rFonts w:ascii="3DS V2" w:hAnsi="3DS V2"/>
          <w:noProof/>
          <w:sz w:val="24"/>
          <w:szCs w:val="24"/>
          <w:lang w:eastAsia="zh-CN"/>
        </w:rPr>
        <w:t>notre</w:t>
      </w:r>
      <w:r w:rsidR="00072F1A">
        <w:rPr>
          <w:rFonts w:ascii="3DS V2" w:hAnsi="3DS V2"/>
          <w:noProof/>
          <w:sz w:val="24"/>
          <w:szCs w:val="24"/>
          <w:lang w:eastAsia="zh-CN"/>
        </w:rPr>
        <w:t xml:space="preserve"> commande. </w:t>
      </w:r>
    </w:p>
    <w:p w14:paraId="117E8747" w14:textId="77777777" w:rsidR="00E54ED4" w:rsidRDefault="00E54ED4" w:rsidP="00CD6C95">
      <w:pPr>
        <w:autoSpaceDE w:val="0"/>
        <w:autoSpaceDN w:val="0"/>
        <w:adjustRightInd w:val="0"/>
        <w:spacing w:after="0" w:line="240" w:lineRule="auto"/>
        <w:rPr>
          <w:rFonts w:ascii="3DS V2" w:hAnsi="3DS V2"/>
          <w:noProof/>
          <w:sz w:val="24"/>
          <w:szCs w:val="24"/>
          <w:lang w:eastAsia="zh-CN"/>
        </w:rPr>
      </w:pPr>
    </w:p>
    <w:p w14:paraId="603C4F33" w14:textId="134A2297" w:rsidR="00B26CBE" w:rsidRDefault="002A3D4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 xml:space="preserve">différente que la programmation de back-end. Ce que nous souhaitons est d’une </w:t>
      </w:r>
      <w:r w:rsidR="00FC3493">
        <w:rPr>
          <w:rFonts w:ascii="3DS V2" w:hAnsi="3DS V2"/>
          <w:noProof/>
          <w:sz w:val="24"/>
          <w:szCs w:val="24"/>
          <w:lang w:eastAsia="zh-CN"/>
        </w:rPr>
        <w:t>possibilité d’</w:t>
      </w:r>
      <w:r w:rsidR="007B5D39">
        <w:rPr>
          <w:rFonts w:ascii="3DS V2" w:hAnsi="3DS V2"/>
          <w:noProof/>
          <w:sz w:val="24"/>
          <w:szCs w:val="24"/>
          <w:lang w:eastAsia="zh-CN"/>
        </w:rPr>
        <w:t xml:space="preserve">observation dynamique(en runtime) </w:t>
      </w:r>
      <w:r w:rsidR="00495C97">
        <w:rPr>
          <w:rFonts w:ascii="3DS V2" w:hAnsi="3DS V2"/>
          <w:noProof/>
          <w:sz w:val="24"/>
          <w:szCs w:val="24"/>
          <w:lang w:eastAsia="zh-CN"/>
        </w:rPr>
        <w:t>d</w:t>
      </w:r>
      <w:r w:rsidR="007B5D39">
        <w:rPr>
          <w:rFonts w:ascii="3DS V2" w:hAnsi="3DS V2"/>
          <w:noProof/>
          <w:sz w:val="24"/>
          <w:szCs w:val="24"/>
          <w:lang w:eastAsia="zh-CN"/>
        </w:rPr>
        <w:t>es caratéristiques</w:t>
      </w:r>
      <w:r w:rsidR="00FC3493">
        <w:rPr>
          <w:rFonts w:ascii="3DS V2" w:hAnsi="3DS V2"/>
          <w:noProof/>
          <w:sz w:val="24"/>
          <w:szCs w:val="24"/>
          <w:lang w:eastAsia="zh-CN"/>
        </w:rPr>
        <w:t xml:space="preserve"> d’objet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B26CBE">
        <w:rPr>
          <w:rFonts w:ascii="3DS V2" w:hAnsi="3DS V2"/>
          <w:noProof/>
          <w:sz w:val="24"/>
          <w:szCs w:val="24"/>
          <w:lang w:eastAsia="zh-CN"/>
        </w:rPr>
        <w:t>Cette capacité s’apelle « introspection », elle est ess</w:t>
      </w:r>
      <w:r w:rsidR="00B26CBE" w:rsidRPr="00B26CBE">
        <w:rPr>
          <w:rFonts w:ascii="3DS V2" w:hAnsi="3DS V2"/>
          <w:noProof/>
          <w:sz w:val="24"/>
          <w:szCs w:val="24"/>
          <w:lang w:eastAsia="zh-CN"/>
        </w:rPr>
        <w:t>entielle en programmation UI car elle permet à l’interface de découvrir et d’adapter dynamiquement les composants sans les connaître à l’avance.</w:t>
      </w:r>
      <w:r w:rsidR="00B26CBE">
        <w:rPr>
          <w:rFonts w:ascii="3DS V2" w:hAnsi="3DS V2"/>
          <w:noProof/>
          <w:sz w:val="24"/>
          <w:szCs w:val="24"/>
          <w:lang w:eastAsia="zh-CN"/>
        </w:rPr>
        <w:t xml:space="preserve"> </w:t>
      </w:r>
    </w:p>
    <w:p w14:paraId="1E1DAFAF" w14:textId="77777777" w:rsidR="00C72AB5" w:rsidRDefault="00C72AB5" w:rsidP="00CD6C95">
      <w:pPr>
        <w:autoSpaceDE w:val="0"/>
        <w:autoSpaceDN w:val="0"/>
        <w:adjustRightInd w:val="0"/>
        <w:spacing w:after="0" w:line="240" w:lineRule="auto"/>
        <w:rPr>
          <w:rFonts w:ascii="3DS V2" w:hAnsi="3DS V2"/>
          <w:noProof/>
          <w:sz w:val="24"/>
          <w:szCs w:val="24"/>
          <w:lang w:eastAsia="zh-CN"/>
        </w:rPr>
      </w:pPr>
    </w:p>
    <w:p w14:paraId="00016AEC" w14:textId="361BD93D" w:rsidR="00C50270" w:rsidRDefault="00FC349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Tant que un language de programmation statique, C++ n’a pas de cette capacité jusqu’aujourd’hui.</w:t>
      </w:r>
      <w:r>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Heureusement, il est possible de mettre en œuvre un mécanisme pour l’imiter. Dans l</w:t>
      </w:r>
      <w:r w:rsidR="002A3D43">
        <w:rPr>
          <w:rFonts w:ascii="3DS V2" w:hAnsi="3DS V2"/>
          <w:noProof/>
          <w:sz w:val="24"/>
          <w:szCs w:val="24"/>
          <w:lang w:eastAsia="zh-CN"/>
        </w:rPr>
        <w:t>a plateforme 3DExperience</w:t>
      </w:r>
      <w:r w:rsidR="00596EF6">
        <w:rPr>
          <w:rFonts w:ascii="3DS V2" w:hAnsi="3DS V2"/>
          <w:noProof/>
          <w:sz w:val="24"/>
          <w:szCs w:val="24"/>
          <w:lang w:eastAsia="zh-CN"/>
        </w:rPr>
        <w:t>, c’est</w:t>
      </w:r>
      <w:r w:rsidR="002A3D43">
        <w:rPr>
          <w:rFonts w:ascii="3DS V2" w:hAnsi="3DS V2"/>
          <w:noProof/>
          <w:sz w:val="24"/>
          <w:szCs w:val="24"/>
          <w:lang w:eastAsia="zh-CN"/>
        </w:rPr>
        <w:t xml:space="preserve"> un mécanisme</w:t>
      </w:r>
      <w:r w:rsidR="00596EF6">
        <w:rPr>
          <w:rFonts w:ascii="3DS V2" w:hAnsi="3DS V2"/>
          <w:noProof/>
          <w:sz w:val="24"/>
          <w:szCs w:val="24"/>
          <w:lang w:eastAsia="zh-CN"/>
        </w:rPr>
        <w:t xml:space="preserve"> s’apelle CID</w:t>
      </w:r>
      <w:r w:rsidR="000A6029">
        <w:rPr>
          <w:rFonts w:ascii="3DS V2" w:hAnsi="3DS V2"/>
          <w:noProof/>
          <w:sz w:val="24"/>
          <w:szCs w:val="24"/>
          <w:lang w:eastAsia="zh-CN"/>
        </w:rPr>
        <w:t xml:space="preserve">, </w:t>
      </w:r>
      <w:r w:rsidR="000A6029" w:rsidRPr="000A6029">
        <w:rPr>
          <w:rFonts w:ascii="3DS V2" w:hAnsi="3DS V2"/>
          <w:noProof/>
          <w:sz w:val="24"/>
          <w:szCs w:val="24"/>
          <w:lang w:eastAsia="zh-CN"/>
        </w:rPr>
        <w:t>Common Interface Design</w:t>
      </w:r>
      <w:r w:rsidR="000A6029">
        <w:rPr>
          <w:rFonts w:ascii="3DS V2" w:hAnsi="3DS V2"/>
          <w:noProof/>
          <w:sz w:val="24"/>
          <w:szCs w:val="24"/>
          <w:lang w:eastAsia="zh-CN"/>
        </w:rPr>
        <w:t xml:space="preserve">. Elle créer </w:t>
      </w:r>
      <w:r w:rsidR="000A6029" w:rsidRPr="000A6029">
        <w:rPr>
          <w:rFonts w:ascii="3DS V2" w:hAnsi="3DS V2"/>
          <w:noProof/>
          <w:sz w:val="24"/>
          <w:szCs w:val="24"/>
          <w:lang w:eastAsia="zh-CN"/>
        </w:rPr>
        <w:t>un fichier qui liste les propriétés</w:t>
      </w:r>
      <w:r w:rsidR="000A6029">
        <w:rPr>
          <w:rFonts w:ascii="3DS V2" w:hAnsi="3DS V2"/>
          <w:noProof/>
          <w:sz w:val="24"/>
          <w:szCs w:val="24"/>
          <w:lang w:eastAsia="zh-CN"/>
        </w:rPr>
        <w:t xml:space="preserve"> des classes</w:t>
      </w:r>
      <w:r w:rsidR="000A6029" w:rsidRPr="000A6029">
        <w:rPr>
          <w:rFonts w:ascii="3DS V2" w:hAnsi="3DS V2"/>
          <w:noProof/>
          <w:sz w:val="24"/>
          <w:szCs w:val="24"/>
          <w:lang w:eastAsia="zh-CN"/>
        </w:rPr>
        <w:t xml:space="preserve"> et génère un code qui permet l'introspectio</w:t>
      </w:r>
      <w:r w:rsidR="00C2153E">
        <w:rPr>
          <w:rFonts w:ascii="3DS V2" w:hAnsi="3DS V2"/>
          <w:noProof/>
          <w:sz w:val="24"/>
          <w:szCs w:val="24"/>
          <w:lang w:eastAsia="zh-CN"/>
        </w:rPr>
        <w:t>n</w:t>
      </w:r>
      <w:r w:rsidR="000A6029" w:rsidRPr="000A6029">
        <w:rPr>
          <w:rFonts w:ascii="3DS V2" w:hAnsi="3DS V2"/>
          <w:noProof/>
          <w:sz w:val="24"/>
          <w:szCs w:val="24"/>
          <w:lang w:eastAsia="zh-CN"/>
        </w:rPr>
        <w:t>.</w:t>
      </w:r>
      <w:r w:rsidR="005B5DEC">
        <w:rPr>
          <w:rFonts w:ascii="3DS V2" w:hAnsi="3DS V2"/>
          <w:noProof/>
          <w:sz w:val="24"/>
          <w:szCs w:val="24"/>
          <w:lang w:eastAsia="zh-CN"/>
        </w:rPr>
        <w:t xml:space="preserve"> On peut consulter la valeurs des propritétés en donnant son nom.</w:t>
      </w:r>
    </w:p>
    <w:p w14:paraId="6569D7DE" w14:textId="77777777" w:rsidR="00E54ED4" w:rsidRDefault="00E54ED4"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26EC2B2" w14:textId="64E8ACBF" w:rsidR="00FB3187" w:rsidRPr="00EA371B" w:rsidRDefault="00FB3187" w:rsidP="00FB3187">
                            <w:pPr>
                              <w:pStyle w:val="Lgende"/>
                              <w:jc w:val="center"/>
                              <w:rPr>
                                <w:noProof/>
                              </w:rPr>
                            </w:pPr>
                            <w:r>
                              <w:t xml:space="preserve">Figure </w:t>
                            </w:r>
                            <w:fldSimple w:instr=" SEQ Figure \* ARABIC ">
                              <w:r w:rsidR="005D6F4E">
                                <w:rPr>
                                  <w:noProof/>
                                </w:rPr>
                                <w:t>18</w:t>
                              </w:r>
                            </w:fldSimple>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35"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" stroked="f">
                <v:textbox style="mso-fit-shape-to-text:t" inset="0,0,0,0">
                  <w:txbxContent>
                    <w:p w14:paraId="526EC2B2" w14:textId="64E8ACBF" w:rsidR="00FB3187" w:rsidRPr="00EA371B" w:rsidRDefault="00FB3187" w:rsidP="00FB3187">
                      <w:pPr>
                        <w:pStyle w:val="Lgende"/>
                        <w:jc w:val="center"/>
                        <w:rPr>
                          <w:noProof/>
                        </w:rPr>
                      </w:pPr>
                      <w:r>
                        <w:t xml:space="preserve">Figure </w:t>
                      </w:r>
                      <w:fldSimple w:instr=" SEQ Figure \* ARABIC ">
                        <w:r w:rsidR="005D6F4E">
                          <w:rPr>
                            <w:noProof/>
                          </w:rPr>
                          <w:t>18</w:t>
                        </w:r>
                      </w:fldSimple>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11076A8" w14:textId="5BC74EC6" w:rsidR="00F84A8E" w:rsidRDefault="001F4901"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Nous créons u</w:t>
      </w:r>
      <w:r w:rsidR="00181505">
        <w:rPr>
          <w:rFonts w:ascii="3DS V2" w:hAnsi="3DS V2"/>
          <w:noProof/>
          <w:sz w:val="24"/>
          <w:szCs w:val="24"/>
          <w:lang w:eastAsia="zh-CN"/>
        </w:rPr>
        <w:t>n bouton « CableAllocationButton » dans le fichier .syp</w:t>
      </w:r>
      <w:r w:rsidR="00F84A8E">
        <w:rPr>
          <w:rFonts w:ascii="3DS V2" w:hAnsi="3DS V2"/>
          <w:noProof/>
          <w:sz w:val="24"/>
          <w:szCs w:val="24"/>
          <w:lang w:eastAsia="zh-CN"/>
        </w:rPr>
        <w:t>style</w:t>
      </w:r>
      <w:r>
        <w:rPr>
          <w:rFonts w:ascii="3DS V2" w:hAnsi="3DS V2"/>
          <w:noProof/>
          <w:sz w:val="24"/>
          <w:szCs w:val="24"/>
          <w:lang w:eastAsia="zh-CN"/>
        </w:rPr>
        <w:t xml:space="preserve"> </w:t>
      </w:r>
      <w:r w:rsidR="00F84A8E">
        <w:rPr>
          <w:rFonts w:ascii="3DS V2" w:hAnsi="3DS V2"/>
          <w:noProof/>
          <w:sz w:val="24"/>
          <w:szCs w:val="24"/>
          <w:lang w:eastAsia="zh-CN"/>
        </w:rPr>
        <w:t>:</w:t>
      </w:r>
    </w:p>
    <w:p w14:paraId="0825E716" w14:textId="77777777" w:rsidR="001F4901" w:rsidRDefault="001F4901" w:rsidP="00CD6C95">
      <w:pPr>
        <w:autoSpaceDE w:val="0"/>
        <w:autoSpaceDN w:val="0"/>
        <w:adjustRightInd w:val="0"/>
        <w:spacing w:after="0" w:line="240" w:lineRule="auto"/>
        <w:rPr>
          <w:rFonts w:ascii="3DS V2" w:hAnsi="3DS V2"/>
          <w:noProof/>
          <w:sz w:val="24"/>
          <w:szCs w:val="24"/>
          <w:lang w:eastAsia="zh-CN"/>
        </w:rPr>
      </w:pPr>
    </w:p>
    <w:p w14:paraId="530FEEBF" w14:textId="002F6DEF" w:rsidR="00F84A8E" w:rsidRPr="009B189C" w:rsidRDefault="00F84A8E" w:rsidP="00CD6C95">
      <w:pPr>
        <w:autoSpaceDE w:val="0"/>
        <w:autoSpaceDN w:val="0"/>
        <w:adjustRightInd w:val="0"/>
        <w:spacing w:after="0" w:line="240" w:lineRule="auto"/>
        <w:rPr>
          <w:rFonts w:ascii="Cascadia Mono" w:hAnsi="Cascadia Mono" w:cs="Cascadia Mono"/>
          <w:noProof/>
          <w:color w:val="0000FF"/>
          <w:sz w:val="19"/>
          <w:szCs w:val="19"/>
          <w:lang w:val="en-US"/>
        </w:rPr>
      </w:pPr>
      <w:r w:rsidRPr="009B189C">
        <w:rPr>
          <w:rFonts w:ascii="Cascadia Mono" w:hAnsi="Cascadia Mono" w:cs="Cascadia Mono"/>
          <w:noProof/>
          <w:color w:val="0000FF"/>
          <w:sz w:val="19"/>
          <w:szCs w:val="19"/>
          <w:lang w:val="en-US"/>
        </w:rPr>
        <w:t>&lt;</w:t>
      </w:r>
      <w:r w:rsidRPr="009B189C">
        <w:rPr>
          <w:rFonts w:ascii="Cascadia Mono" w:hAnsi="Cascadia Mono" w:cs="Cascadia Mono"/>
          <w:noProof/>
          <w:color w:val="A31515"/>
          <w:sz w:val="19"/>
          <w:szCs w:val="19"/>
          <w:lang w:val="en-US"/>
        </w:rPr>
        <w:t>CATVidCtlButton</w:t>
      </w:r>
      <w:r w:rsidRPr="009B189C">
        <w:rPr>
          <w:rFonts w:ascii="Cascadia Mono" w:hAnsi="Cascadia Mono" w:cs="Cascadia Mono"/>
          <w:noProof/>
          <w:color w:val="0000FF"/>
          <w:sz w:val="19"/>
          <w:szCs w:val="19"/>
          <w:lang w:val="en-US"/>
        </w:rPr>
        <w:t xml:space="preserve"> </w:t>
      </w:r>
      <w:r w:rsidRPr="009B189C">
        <w:rPr>
          <w:rFonts w:ascii="Cascadia Mono" w:hAnsi="Cascadia Mono" w:cs="Cascadia Mono"/>
          <w:noProof/>
          <w:color w:val="0000FF"/>
          <w:sz w:val="19"/>
          <w:szCs w:val="19"/>
          <w:lang w:val="en-US"/>
        </w:rPr>
        <w:tab/>
      </w:r>
      <w:r w:rsidRPr="009B189C">
        <w:rPr>
          <w:rFonts w:ascii="Cascadia Mono" w:hAnsi="Cascadia Mono" w:cs="Cascadia Mono"/>
          <w:noProof/>
          <w:color w:val="FF0000"/>
          <w:sz w:val="19"/>
          <w:szCs w:val="19"/>
          <w:lang w:val="en-US"/>
        </w:rPr>
        <w:t>syp:name</w:t>
      </w:r>
      <w:r w:rsidRPr="009B189C">
        <w:rPr>
          <w:rFonts w:ascii="Cascadia Mono" w:hAnsi="Cascadia Mono" w:cs="Cascadia Mono"/>
          <w:noProof/>
          <w:color w:val="0000FF"/>
          <w:sz w:val="19"/>
          <w:szCs w:val="19"/>
          <w:lang w:val="en-US"/>
        </w:rPr>
        <w:t>=</w:t>
      </w:r>
      <w:r w:rsidRPr="009B189C">
        <w:rPr>
          <w:rFonts w:ascii="Cascadia Mono" w:hAnsi="Cascadia Mono" w:cs="Cascadia Mono"/>
          <w:noProof/>
          <w:color w:val="000000"/>
          <w:sz w:val="19"/>
          <w:szCs w:val="19"/>
          <w:lang w:val="en-US"/>
        </w:rPr>
        <w:t>"</w:t>
      </w:r>
      <w:r w:rsidRPr="009B189C">
        <w:rPr>
          <w:rFonts w:ascii="Cascadia Mono" w:hAnsi="Cascadia Mono" w:cs="Cascadia Mono"/>
          <w:noProof/>
          <w:color w:val="0000FF"/>
          <w:sz w:val="19"/>
          <w:szCs w:val="19"/>
          <w:lang w:val="en-US"/>
        </w:rPr>
        <w:t>CableAllocationButton</w:t>
      </w:r>
      <w:r w:rsidRPr="009B189C">
        <w:rPr>
          <w:rFonts w:ascii="Cascadia Mono" w:hAnsi="Cascadia Mono" w:cs="Cascadia Mono"/>
          <w:noProof/>
          <w:color w:val="000000"/>
          <w:sz w:val="19"/>
          <w:szCs w:val="19"/>
          <w:lang w:val="en-US"/>
        </w:rPr>
        <w:t>"</w:t>
      </w:r>
      <w:r w:rsidRPr="009B189C">
        <w:rPr>
          <w:rFonts w:ascii="Cascadia Mono" w:hAnsi="Cascadia Mono" w:cs="Cascadia Mono"/>
          <w:noProof/>
          <w:color w:val="0000FF"/>
          <w:sz w:val="19"/>
          <w:szCs w:val="19"/>
          <w:lang w:val="en-US"/>
        </w:rPr>
        <w:t xml:space="preserve"> </w:t>
      </w:r>
    </w:p>
    <w:p w14:paraId="35D3F367" w14:textId="77777777" w:rsidR="00F84A8E" w:rsidRPr="009B189C"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lang w:val="en-US"/>
        </w:rPr>
      </w:pPr>
      <w:r w:rsidRPr="009B189C">
        <w:rPr>
          <w:rFonts w:ascii="Cascadia Mono" w:hAnsi="Cascadia Mono" w:cs="Cascadia Mono"/>
          <w:noProof/>
          <w:color w:val="0000FF"/>
          <w:sz w:val="19"/>
          <w:szCs w:val="19"/>
          <w:lang w:val="en-US"/>
        </w:rPr>
        <w:t xml:space="preserve">    </w:t>
      </w:r>
      <w:r w:rsidRPr="009B189C">
        <w:rPr>
          <w:rFonts w:ascii="Cascadia Mono" w:hAnsi="Cascadia Mono" w:cs="Cascadia Mono"/>
          <w:noProof/>
          <w:color w:val="0000FF"/>
          <w:sz w:val="19"/>
          <w:szCs w:val="19"/>
          <w:lang w:val="en-US"/>
        </w:rPr>
        <w:tab/>
      </w:r>
      <w:r w:rsidRPr="009B189C">
        <w:rPr>
          <w:rFonts w:ascii="Cascadia Mono" w:hAnsi="Cascadia Mono" w:cs="Cascadia Mono"/>
          <w:noProof/>
          <w:color w:val="FF0000"/>
          <w:sz w:val="19"/>
          <w:szCs w:val="19"/>
          <w:lang w:val="en-US"/>
        </w:rPr>
        <w:t>Name</w:t>
      </w:r>
      <w:r w:rsidRPr="009B189C">
        <w:rPr>
          <w:rFonts w:ascii="Cascadia Mono" w:hAnsi="Cascadia Mono" w:cs="Cascadia Mono"/>
          <w:noProof/>
          <w:color w:val="0000FF"/>
          <w:sz w:val="19"/>
          <w:szCs w:val="19"/>
          <w:lang w:val="en-US"/>
        </w:rPr>
        <w:t>=</w:t>
      </w:r>
      <w:r w:rsidRPr="009B189C">
        <w:rPr>
          <w:rFonts w:ascii="Cascadia Mono" w:hAnsi="Cascadia Mono" w:cs="Cascadia Mono"/>
          <w:noProof/>
          <w:color w:val="000000"/>
          <w:sz w:val="19"/>
          <w:szCs w:val="19"/>
          <w:lang w:val="en-US"/>
        </w:rPr>
        <w:t>"</w:t>
      </w:r>
      <w:r w:rsidRPr="009B189C">
        <w:rPr>
          <w:rFonts w:ascii="Cascadia Mono" w:hAnsi="Cascadia Mono" w:cs="Cascadia Mono"/>
          <w:noProof/>
          <w:color w:val="0000FF"/>
          <w:sz w:val="19"/>
          <w:szCs w:val="19"/>
          <w:lang w:val="en-US"/>
        </w:rPr>
        <w:t>CableAllocationButton</w:t>
      </w:r>
      <w:r w:rsidRPr="009B189C">
        <w:rPr>
          <w:rFonts w:ascii="Cascadia Mono" w:hAnsi="Cascadia Mono" w:cs="Cascadia Mono"/>
          <w:noProof/>
          <w:color w:val="000000"/>
          <w:sz w:val="19"/>
          <w:szCs w:val="19"/>
          <w:lang w:val="en-US"/>
        </w:rPr>
        <w:t>"</w:t>
      </w:r>
      <w:r w:rsidRPr="009B189C">
        <w:rPr>
          <w:rFonts w:ascii="Cascadia Mono" w:hAnsi="Cascadia Mono" w:cs="Cascadia Mono"/>
          <w:noProof/>
          <w:color w:val="0000FF"/>
          <w:sz w:val="19"/>
          <w:szCs w:val="19"/>
          <w:lang w:val="en-US"/>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45D94BA4"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550DE6AA" w14:textId="0734A9F7" w:rsidR="00961383" w:rsidRDefault="00961383" w:rsidP="00961383">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On voit bien les définitions de son nom, taille, icône</w:t>
      </w:r>
      <w:r w:rsidR="0010285C">
        <w:rPr>
          <w:rFonts w:ascii="3DS V2" w:hAnsi="3DS V2"/>
          <w:noProof/>
          <w:sz w:val="24"/>
          <w:szCs w:val="24"/>
          <w:lang w:eastAsia="zh-CN"/>
        </w:rPr>
        <w:t xml:space="preserve"> et l’association du bouton et l’</w:t>
      </w:r>
      <w:r w:rsidR="00D8678C">
        <w:rPr>
          <w:rFonts w:ascii="3DS V2" w:hAnsi="3DS V2"/>
          <w:noProof/>
          <w:sz w:val="24"/>
          <w:szCs w:val="24"/>
          <w:lang w:eastAsia="zh-CN"/>
        </w:rPr>
        <w:t>événement</w:t>
      </w:r>
      <w:r w:rsidR="0010285C">
        <w:rPr>
          <w:rFonts w:ascii="3DS V2" w:hAnsi="3DS V2"/>
          <w:noProof/>
          <w:sz w:val="24"/>
          <w:szCs w:val="24"/>
          <w:lang w:eastAsia="zh-CN"/>
        </w:rPr>
        <w:t xml:space="preserve"> en clique.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définit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0B52010B" w14:textId="77777777" w:rsidR="001F4901" w:rsidRDefault="001F4901" w:rsidP="00961383">
      <w:pPr>
        <w:autoSpaceDE w:val="0"/>
        <w:autoSpaceDN w:val="0"/>
        <w:adjustRightInd w:val="0"/>
        <w:spacing w:after="0" w:line="240" w:lineRule="auto"/>
        <w:rPr>
          <w:rFonts w:ascii="3DS V2" w:hAnsi="3DS V2"/>
          <w:noProof/>
          <w:sz w:val="24"/>
          <w:szCs w:val="24"/>
          <w:lang w:eastAsia="zh-CN"/>
        </w:rPr>
      </w:pPr>
    </w:p>
    <w:p w14:paraId="4DC5F47E" w14:textId="3E417471" w:rsidR="00961383" w:rsidRPr="009B189C" w:rsidRDefault="00961383" w:rsidP="00961383">
      <w:pPr>
        <w:autoSpaceDE w:val="0"/>
        <w:autoSpaceDN w:val="0"/>
        <w:adjustRightInd w:val="0"/>
        <w:spacing w:after="0" w:line="240" w:lineRule="auto"/>
        <w:rPr>
          <w:rFonts w:ascii="Cascadia Mono" w:hAnsi="Cascadia Mono" w:cs="Cascadia Mono"/>
          <w:noProof/>
          <w:color w:val="0000FF"/>
          <w:sz w:val="19"/>
          <w:szCs w:val="19"/>
          <w:lang w:val="en-US"/>
        </w:rPr>
      </w:pPr>
      <w:r w:rsidRPr="009B189C">
        <w:rPr>
          <w:rFonts w:ascii="Cascadia Mono" w:hAnsi="Cascadia Mono" w:cs="Cascadia Mono"/>
          <w:noProof/>
          <w:color w:val="0000FF"/>
          <w:sz w:val="19"/>
          <w:szCs w:val="19"/>
          <w:lang w:val="en-US"/>
        </w:rPr>
        <w:t>&lt;</w:t>
      </w:r>
      <w:r w:rsidRPr="009B189C">
        <w:rPr>
          <w:rFonts w:ascii="Cascadia Mono" w:hAnsi="Cascadia Mono" w:cs="Cascadia Mono"/>
          <w:noProof/>
          <w:color w:val="A31515"/>
          <w:sz w:val="19"/>
          <w:szCs w:val="19"/>
          <w:lang w:val="en-US"/>
        </w:rPr>
        <w:t>EventHandler</w:t>
      </w:r>
      <w:r w:rsidRPr="009B189C">
        <w:rPr>
          <w:rFonts w:ascii="Cascadia Mono" w:hAnsi="Cascadia Mono" w:cs="Cascadia Mono"/>
          <w:noProof/>
          <w:color w:val="0000FF"/>
          <w:sz w:val="19"/>
          <w:szCs w:val="19"/>
          <w:lang w:val="en-US"/>
        </w:rPr>
        <w:t xml:space="preserve"> </w:t>
      </w:r>
      <w:r w:rsidRPr="009B189C">
        <w:rPr>
          <w:rFonts w:ascii="Cascadia Mono" w:hAnsi="Cascadia Mono" w:cs="Cascadia Mono"/>
          <w:noProof/>
          <w:color w:val="0000FF"/>
          <w:sz w:val="19"/>
          <w:szCs w:val="19"/>
          <w:lang w:val="en-US"/>
        </w:rPr>
        <w:tab/>
      </w:r>
      <w:r w:rsidRPr="009B189C">
        <w:rPr>
          <w:rFonts w:ascii="Cascadia Mono" w:hAnsi="Cascadia Mono" w:cs="Cascadia Mono"/>
          <w:noProof/>
          <w:color w:val="FF0000"/>
          <w:sz w:val="19"/>
          <w:szCs w:val="19"/>
          <w:lang w:val="en-US"/>
        </w:rPr>
        <w:t>name</w:t>
      </w:r>
      <w:r w:rsidRPr="009B189C">
        <w:rPr>
          <w:rFonts w:ascii="Cascadia Mono" w:hAnsi="Cascadia Mono" w:cs="Cascadia Mono"/>
          <w:noProof/>
          <w:color w:val="0000FF"/>
          <w:sz w:val="19"/>
          <w:szCs w:val="19"/>
          <w:lang w:val="en-US"/>
        </w:rPr>
        <w:t>=</w:t>
      </w:r>
      <w:r w:rsidRPr="009B189C">
        <w:rPr>
          <w:rFonts w:ascii="Cascadia Mono" w:hAnsi="Cascadia Mono" w:cs="Cascadia Mono"/>
          <w:noProof/>
          <w:color w:val="000000"/>
          <w:sz w:val="19"/>
          <w:szCs w:val="19"/>
          <w:lang w:val="en-US"/>
        </w:rPr>
        <w:t>"</w:t>
      </w:r>
      <w:r w:rsidRPr="009B189C">
        <w:rPr>
          <w:rFonts w:ascii="Cascadia Mono" w:hAnsi="Cascadia Mono" w:cs="Cascadia Mono"/>
          <w:noProof/>
          <w:color w:val="0000FF"/>
          <w:sz w:val="19"/>
          <w:szCs w:val="19"/>
          <w:lang w:val="en-US"/>
        </w:rPr>
        <w:t>OnCable2ConnectorAllocationClick</w:t>
      </w:r>
      <w:r w:rsidRPr="009B189C">
        <w:rPr>
          <w:rFonts w:ascii="Cascadia Mono" w:hAnsi="Cascadia Mono" w:cs="Cascadia Mono"/>
          <w:noProof/>
          <w:color w:val="000000"/>
          <w:sz w:val="19"/>
          <w:szCs w:val="19"/>
          <w:lang w:val="en-US"/>
        </w:rPr>
        <w:t>"</w:t>
      </w:r>
      <w:r w:rsidRPr="009B189C">
        <w:rPr>
          <w:rFonts w:ascii="Cascadia Mono" w:hAnsi="Cascadia Mono" w:cs="Cascadia Mono"/>
          <w:noProof/>
          <w:color w:val="0000FF"/>
          <w:sz w:val="19"/>
          <w:szCs w:val="19"/>
          <w:lang w:val="en-US"/>
        </w:rPr>
        <w:t xml:space="preserve">  </w:t>
      </w:r>
    </w:p>
    <w:p w14:paraId="5CA71938" w14:textId="1156E619" w:rsidR="00961383" w:rsidRPr="009B189C"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r w:rsidRPr="009B189C">
        <w:rPr>
          <w:rFonts w:ascii="Cascadia Mono" w:hAnsi="Cascadia Mono" w:cs="Cascadia Mono"/>
          <w:noProof/>
          <w:color w:val="FF0000"/>
          <w:sz w:val="19"/>
          <w:szCs w:val="19"/>
          <w:lang w:val="en-US"/>
        </w:rPr>
        <w:t>args</w:t>
      </w:r>
      <w:r w:rsidRPr="009B189C">
        <w:rPr>
          <w:rFonts w:ascii="Cascadia Mono" w:hAnsi="Cascadia Mono" w:cs="Cascadia Mono"/>
          <w:noProof/>
          <w:color w:val="0000FF"/>
          <w:sz w:val="19"/>
          <w:szCs w:val="19"/>
          <w:lang w:val="en-US"/>
        </w:rPr>
        <w:t>=</w:t>
      </w:r>
      <w:r w:rsidRPr="009B189C">
        <w:rPr>
          <w:rFonts w:ascii="Cascadia Mono" w:hAnsi="Cascadia Mono" w:cs="Cascadia Mono"/>
          <w:noProof/>
          <w:color w:val="000000"/>
          <w:sz w:val="19"/>
          <w:szCs w:val="19"/>
          <w:lang w:val="en-US"/>
        </w:rPr>
        <w:t>"</w:t>
      </w:r>
      <w:r w:rsidRPr="009B189C">
        <w:rPr>
          <w:rFonts w:ascii="Cascadia Mono" w:hAnsi="Cascadia Mono" w:cs="Cascadia Mono"/>
          <w:noProof/>
          <w:color w:val="0000FF"/>
          <w:sz w:val="19"/>
          <w:szCs w:val="19"/>
          <w:lang w:val="en-US"/>
        </w:rPr>
        <w:t>CATSYPEventArgs</w:t>
      </w:r>
      <w:r w:rsidRPr="009B189C">
        <w:rPr>
          <w:rFonts w:ascii="Cascadia Mono" w:hAnsi="Cascadia Mono" w:cs="Cascadia Mono"/>
          <w:noProof/>
          <w:color w:val="000000"/>
          <w:sz w:val="19"/>
          <w:szCs w:val="19"/>
          <w:lang w:val="en-US"/>
        </w:rPr>
        <w:t>"</w:t>
      </w:r>
      <w:r w:rsidRPr="009B189C">
        <w:rPr>
          <w:rFonts w:ascii="Cascadia Mono" w:hAnsi="Cascadia Mono" w:cs="Cascadia Mono"/>
          <w:noProof/>
          <w:color w:val="0000FF"/>
          <w:sz w:val="19"/>
          <w:szCs w:val="19"/>
          <w:lang w:val="en-US"/>
        </w:rPr>
        <w:t>/&gt;</w:t>
      </w:r>
    </w:p>
    <w:p w14:paraId="28359D1F" w14:textId="77777777" w:rsidR="000C1A2C" w:rsidRDefault="000C1A2C" w:rsidP="00CD6C95">
      <w:pPr>
        <w:autoSpaceDE w:val="0"/>
        <w:autoSpaceDN w:val="0"/>
        <w:adjustRightInd w:val="0"/>
        <w:spacing w:after="0" w:line="240" w:lineRule="auto"/>
        <w:rPr>
          <w:rFonts w:ascii="Cascadia Mono" w:hAnsi="Cascadia Mono" w:cs="Cascadia Mono"/>
          <w:color w:val="000000"/>
          <w:sz w:val="19"/>
          <w:szCs w:val="19"/>
          <w:lang w:val="en-US"/>
        </w:rPr>
      </w:pPr>
    </w:p>
    <w:p w14:paraId="03931AC5" w14:textId="75BE8FC9" w:rsidR="00E54ED4" w:rsidRPr="009B189C" w:rsidRDefault="00E54ED4" w:rsidP="00CD6C95">
      <w:pPr>
        <w:autoSpaceDE w:val="0"/>
        <w:autoSpaceDN w:val="0"/>
        <w:adjustRightInd w:val="0"/>
        <w:spacing w:after="0" w:line="240" w:lineRule="auto"/>
        <w:rPr>
          <w:rFonts w:ascii="3DS V2" w:hAnsi="3DS V2"/>
          <w:noProof/>
          <w:sz w:val="24"/>
          <w:szCs w:val="24"/>
          <w:lang w:val="en-US" w:eastAsia="zh-CN"/>
        </w:rPr>
      </w:pPr>
    </w:p>
    <w:p w14:paraId="4A7C776F" w14:textId="3C00D597" w:rsidR="00FB3187" w:rsidRDefault="001F4901"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lastRenderedPageBreak/>
        <w:t xml:space="preserve">Dans le header de panneau, nous déclarons un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9B189C">
        <w:rPr>
          <w:rFonts w:ascii="Cascadia Mono" w:hAnsi="Cascadia Mono" w:cs="Cascadia Mono"/>
          <w:color w:val="2B91AF"/>
          <w:sz w:val="20"/>
          <w:szCs w:val="20"/>
        </w:rPr>
        <w:t>CATVidCtlButton*</w:t>
      </w:r>
      <w:r>
        <w:rPr>
          <w:rFonts w:ascii="3DS V2" w:hAnsi="3DS V2"/>
          <w:noProof/>
          <w:sz w:val="24"/>
          <w:szCs w:val="24"/>
          <w:lang w:eastAsia="zh-CN"/>
        </w:rPr>
        <w:t xml:space="preserve"> et l’initialisons à </w:t>
      </w:r>
      <w:r w:rsidRPr="009B189C">
        <w:rPr>
          <w:rFonts w:ascii="Cascadia Mono" w:hAnsi="Cascadia Mono" w:cs="Cascadia Mono"/>
          <w:color w:val="0000FF"/>
          <w:sz w:val="19"/>
          <w:szCs w:val="19"/>
        </w:rPr>
        <w:t>nullptr</w:t>
      </w:r>
      <w:r>
        <w:rPr>
          <w:rFonts w:ascii="3DS V2" w:hAnsi="3DS V2"/>
          <w:noProof/>
          <w:sz w:val="24"/>
          <w:szCs w:val="24"/>
          <w:lang w:eastAsia="zh-CN"/>
        </w:rPr>
        <w:t xml:space="preserve"> dans le fichir cpp corrependant. Il est posible de récupérer le bouton que nous avons défini avec la fonction </w:t>
      </w:r>
      <w:proofErr w:type="gramStart"/>
      <w:r w:rsidRPr="009B189C">
        <w:rPr>
          <w:rFonts w:ascii="Cascadia Mono" w:hAnsi="Cascadia Mono" w:cs="Cascadia Mono"/>
          <w:color w:val="000000"/>
          <w:sz w:val="19"/>
          <w:szCs w:val="19"/>
        </w:rPr>
        <w:t>RetrieveSypNamedObject(</w:t>
      </w:r>
      <w:proofErr w:type="gramEnd"/>
      <w:r w:rsidRPr="009B189C">
        <w:rPr>
          <w:rFonts w:ascii="Cascadia Mono" w:hAnsi="Cascadia Mono" w:cs="Cascadia Mono"/>
          <w:color w:val="000000"/>
          <w:sz w:val="19"/>
          <w:szCs w:val="19"/>
        </w:rPr>
        <w:t>)</w:t>
      </w:r>
      <w:r>
        <w:rPr>
          <w:rFonts w:ascii="3DS V2" w:hAnsi="3DS V2"/>
          <w:noProof/>
          <w:sz w:val="24"/>
          <w:szCs w:val="24"/>
          <w:lang w:eastAsia="zh-CN"/>
        </w:rPr>
        <w:t xml:space="preserve">. Elle retourne un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9B189C">
        <w:rPr>
          <w:rFonts w:ascii="Cascadia Mono" w:hAnsi="Cascadia Mono" w:cs="Cascadia Mono"/>
          <w:color w:val="2B91AF"/>
          <w:sz w:val="20"/>
          <w:szCs w:val="20"/>
        </w:rPr>
        <w:t>CATBaseUnknown*</w:t>
      </w:r>
      <w:r w:rsidRPr="001F4901">
        <w:rPr>
          <w:rFonts w:ascii="3DS V2" w:hAnsi="3DS V2"/>
          <w:noProof/>
          <w:sz w:val="24"/>
          <w:szCs w:val="24"/>
          <w:lang w:eastAsia="zh-CN"/>
        </w:rPr>
        <w:t xml:space="preserve"> </w:t>
      </w:r>
      <w:r>
        <w:rPr>
          <w:rFonts w:ascii="3DS V2" w:hAnsi="3DS V2"/>
          <w:noProof/>
          <w:sz w:val="24"/>
          <w:szCs w:val="24"/>
          <w:lang w:eastAsia="zh-CN"/>
        </w:rPr>
        <w:t xml:space="preserve">qui </w:t>
      </w:r>
      <w:r w:rsidR="00881562">
        <w:rPr>
          <w:rFonts w:ascii="3DS V2" w:hAnsi="3DS V2"/>
          <w:noProof/>
          <w:sz w:val="24"/>
          <w:szCs w:val="24"/>
          <w:lang w:eastAsia="zh-CN"/>
        </w:rPr>
        <w:t xml:space="preserve">est dynamiquement </w:t>
      </w:r>
      <w:r>
        <w:rPr>
          <w:rFonts w:ascii="3DS V2" w:hAnsi="3DS V2"/>
          <w:noProof/>
          <w:sz w:val="24"/>
          <w:szCs w:val="24"/>
          <w:lang w:eastAsia="zh-CN"/>
        </w:rPr>
        <w:t>converti</w:t>
      </w:r>
      <w:r w:rsidR="00881562">
        <w:rPr>
          <w:rFonts w:ascii="3DS V2" w:hAnsi="3DS V2"/>
          <w:noProof/>
          <w:sz w:val="24"/>
          <w:szCs w:val="24"/>
          <w:lang w:eastAsia="zh-CN"/>
        </w:rPr>
        <w:t>ble</w:t>
      </w:r>
      <w:r>
        <w:rPr>
          <w:rFonts w:ascii="3DS V2" w:hAnsi="3DS V2"/>
          <w:noProof/>
          <w:sz w:val="24"/>
          <w:szCs w:val="24"/>
          <w:lang w:eastAsia="zh-CN"/>
        </w:rPr>
        <w:t xml:space="preserve"> ver le type </w:t>
      </w:r>
      <w:r w:rsidRPr="009B189C">
        <w:rPr>
          <w:rFonts w:ascii="Cascadia Mono" w:hAnsi="Cascadia Mono" w:cs="Cascadia Mono"/>
          <w:color w:val="2B91AF"/>
          <w:sz w:val="20"/>
          <w:szCs w:val="20"/>
        </w:rPr>
        <w:t>CATVidCtlButton*</w:t>
      </w:r>
      <w:r>
        <w:rPr>
          <w:rFonts w:ascii="3DS V2" w:hAnsi="3DS V2"/>
          <w:noProof/>
          <w:sz w:val="24"/>
          <w:szCs w:val="24"/>
          <w:lang w:eastAsia="zh-CN"/>
        </w:rPr>
        <w:t>.</w:t>
      </w:r>
      <w:r w:rsidR="00E54ED4">
        <w:rPr>
          <w:rFonts w:ascii="3DS V2" w:hAnsi="3DS V2"/>
          <w:noProof/>
          <w:sz w:val="24"/>
          <w:szCs w:val="24"/>
          <w:lang w:eastAsia="zh-CN"/>
        </w:rPr>
        <w:t xml:space="preserve"> L’</w:t>
      </w:r>
      <w:r w:rsidR="00D8678C">
        <w:rPr>
          <w:rFonts w:ascii="3DS V2" w:hAnsi="3DS V2"/>
          <w:noProof/>
          <w:sz w:val="24"/>
          <w:szCs w:val="24"/>
          <w:lang w:eastAsia="zh-CN"/>
        </w:rPr>
        <w:t>événement</w:t>
      </w:r>
      <w:r w:rsidR="00E54ED4">
        <w:rPr>
          <w:rFonts w:ascii="3DS V2" w:hAnsi="3DS V2"/>
          <w:noProof/>
          <w:sz w:val="24"/>
          <w:szCs w:val="24"/>
          <w:lang w:eastAsia="zh-CN"/>
        </w:rPr>
        <w:t xml:space="preserve"> </w:t>
      </w:r>
      <w:r w:rsidR="00E54ED4" w:rsidRPr="000C1A2C">
        <w:rPr>
          <w:rFonts w:ascii="Cascadia Mono" w:hAnsi="Cascadia Mono" w:cs="Cascadia Mono"/>
          <w:noProof/>
          <w:color w:val="0000FF"/>
          <w:sz w:val="19"/>
          <w:szCs w:val="19"/>
        </w:rPr>
        <w:t>OnCable2ConnectorAllocationClick</w:t>
      </w:r>
      <w:r w:rsidR="00E54ED4">
        <w:rPr>
          <w:rFonts w:ascii="3DS V2" w:hAnsi="3DS V2"/>
          <w:noProof/>
          <w:sz w:val="24"/>
          <w:szCs w:val="24"/>
          <w:lang w:eastAsia="zh-CN"/>
        </w:rPr>
        <w:t xml:space="preserve">, qui a été associé avec le bouton </w:t>
      </w:r>
      <w:r w:rsidR="00E54ED4" w:rsidRPr="00F84A8E">
        <w:rPr>
          <w:rFonts w:ascii="Cascadia Mono" w:hAnsi="Cascadia Mono" w:cs="Cascadia Mono"/>
          <w:noProof/>
          <w:color w:val="0000FF"/>
          <w:sz w:val="19"/>
          <w:szCs w:val="19"/>
        </w:rPr>
        <w:t>CableAllocationButton</w:t>
      </w:r>
      <w:r w:rsidR="00E54ED4">
        <w:rPr>
          <w:rFonts w:ascii="3DS V2" w:hAnsi="3DS V2"/>
          <w:noProof/>
          <w:sz w:val="24"/>
          <w:szCs w:val="24"/>
          <w:lang w:eastAsia="zh-CN"/>
        </w:rPr>
        <w:t xml:space="preserve">, est définit aussi dans le fichier cpp de panneau et il récupère son header </w:t>
      </w:r>
      <w:r w:rsidR="00E54ED4" w:rsidRPr="009B189C">
        <w:rPr>
          <w:rFonts w:ascii="Cascadia Mono" w:hAnsi="Cascadia Mono" w:cs="Cascadia Mono"/>
          <w:color w:val="A31515"/>
          <w:sz w:val="19"/>
          <w:szCs w:val="19"/>
        </w:rPr>
        <w:t>CATELEditorCableToConnectorAllocationHdr</w:t>
      </w:r>
      <w:r w:rsidR="00E54ED4">
        <w:rPr>
          <w:rFonts w:ascii="3DS V2" w:hAnsi="3DS V2"/>
          <w:noProof/>
          <w:sz w:val="24"/>
          <w:szCs w:val="24"/>
          <w:lang w:eastAsia="zh-CN"/>
        </w:rPr>
        <w:t xml:space="preserve"> par la fonction </w:t>
      </w:r>
      <w:proofErr w:type="gramStart"/>
      <w:r w:rsidR="00E54ED4" w:rsidRPr="009B189C">
        <w:rPr>
          <w:rFonts w:ascii="Cascadia Mono" w:hAnsi="Cascadia Mono" w:cs="Cascadia Mono"/>
          <w:color w:val="000000"/>
          <w:sz w:val="19"/>
          <w:szCs w:val="19"/>
        </w:rPr>
        <w:t>GetHeaderFromList(</w:t>
      </w:r>
      <w:proofErr w:type="gramEnd"/>
      <w:r w:rsidR="00E54ED4" w:rsidRPr="009B189C">
        <w:rPr>
          <w:rFonts w:ascii="Cascadia Mono" w:hAnsi="Cascadia Mono" w:cs="Cascadia Mono"/>
          <w:color w:val="000000"/>
          <w:sz w:val="19"/>
          <w:szCs w:val="19"/>
        </w:rPr>
        <w:t>)</w:t>
      </w:r>
      <w:r w:rsidR="00E54ED4">
        <w:rPr>
          <w:rFonts w:ascii="3DS V2" w:hAnsi="3DS V2"/>
          <w:noProof/>
          <w:sz w:val="24"/>
          <w:szCs w:val="24"/>
          <w:lang w:eastAsia="zh-CN"/>
        </w:rPr>
        <w:t xml:space="preserve">. Cette fonction retourne un pointeur du type </w:t>
      </w:r>
      <w:r w:rsidR="00E54ED4" w:rsidRPr="009B189C">
        <w:rPr>
          <w:rFonts w:ascii="Cascadia Mono" w:hAnsi="Cascadia Mono" w:cs="Cascadia Mono"/>
          <w:color w:val="2B91AF"/>
          <w:sz w:val="20"/>
          <w:szCs w:val="20"/>
        </w:rPr>
        <w:t>CATCommandHeader*</w:t>
      </w:r>
      <w:r w:rsidR="00E54ED4">
        <w:rPr>
          <w:rFonts w:ascii="3DS V2" w:hAnsi="3DS V2"/>
          <w:noProof/>
          <w:sz w:val="24"/>
          <w:szCs w:val="24"/>
          <w:lang w:eastAsia="zh-CN"/>
        </w:rPr>
        <w:t xml:space="preserve"> qui a un membre </w:t>
      </w:r>
      <w:proofErr w:type="gramStart"/>
      <w:r w:rsidR="00E54ED4" w:rsidRPr="009B189C">
        <w:rPr>
          <w:rFonts w:ascii="Cascadia Mono" w:hAnsi="Cascadia Mono" w:cs="Cascadia Mono"/>
          <w:color w:val="000000"/>
          <w:sz w:val="19"/>
          <w:szCs w:val="19"/>
        </w:rPr>
        <w:t>StartCommand(</w:t>
      </w:r>
      <w:proofErr w:type="gramEnd"/>
      <w:r w:rsidR="00E54ED4" w:rsidRPr="009B189C">
        <w:rPr>
          <w:rFonts w:ascii="Cascadia Mono" w:hAnsi="Cascadia Mono" w:cs="Cascadia Mono"/>
          <w:color w:val="000000"/>
          <w:sz w:val="19"/>
          <w:szCs w:val="19"/>
        </w:rPr>
        <w:t>)</w:t>
      </w:r>
      <w:r w:rsidR="00E54ED4">
        <w:rPr>
          <w:rFonts w:ascii="3DS V2" w:hAnsi="3DS V2"/>
          <w:noProof/>
          <w:sz w:val="24"/>
          <w:szCs w:val="24"/>
          <w:lang w:eastAsia="zh-CN"/>
        </w:rPr>
        <w:t xml:space="preserve"> pour lancer notre commande. </w:t>
      </w:r>
    </w:p>
    <w:p w14:paraId="51A32AC9" w14:textId="4A1C3D8F" w:rsidR="005D6F4E" w:rsidRDefault="005D6F4E" w:rsidP="00CD6C95">
      <w:pPr>
        <w:autoSpaceDE w:val="0"/>
        <w:autoSpaceDN w:val="0"/>
        <w:adjustRightInd w:val="0"/>
        <w:spacing w:after="0" w:line="240" w:lineRule="auto"/>
        <w:rPr>
          <w:rFonts w:ascii="3DS V2" w:hAnsi="3DS V2"/>
          <w:noProof/>
          <w:sz w:val="24"/>
          <w:szCs w:val="24"/>
          <w:lang w:eastAsia="zh-CN"/>
        </w:rPr>
      </w:pPr>
    </w:p>
    <w:p w14:paraId="41EE221E" w14:textId="6EBF6D44" w:rsidR="005D6F4E" w:rsidRDefault="0083501B"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drawing>
          <wp:anchor distT="0" distB="0" distL="114300" distR="114300" simplePos="0" relativeHeight="251710976" behindDoc="1" locked="0" layoutInCell="1" allowOverlap="1" wp14:anchorId="187AED55" wp14:editId="40CFB7D9">
            <wp:simplePos x="0" y="0"/>
            <wp:positionH relativeFrom="margin">
              <wp:align>center</wp:align>
            </wp:positionH>
            <wp:positionV relativeFrom="paragraph">
              <wp:posOffset>367018</wp:posOffset>
            </wp:positionV>
            <wp:extent cx="6007735" cy="5049520"/>
            <wp:effectExtent l="0" t="0" r="0" b="0"/>
            <wp:wrapTight wrapText="bothSides">
              <wp:wrapPolygon edited="0">
                <wp:start x="0" y="0"/>
                <wp:lineTo x="0" y="9290"/>
                <wp:lineTo x="15616" y="10431"/>
                <wp:lineTo x="15616" y="10675"/>
                <wp:lineTo x="17876" y="11734"/>
                <wp:lineTo x="0" y="11979"/>
                <wp:lineTo x="0" y="21513"/>
                <wp:lineTo x="21506" y="21513"/>
                <wp:lineTo x="21506" y="11979"/>
                <wp:lineTo x="19315" y="11734"/>
                <wp:lineTo x="21506" y="10757"/>
                <wp:lineTo x="2143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07735" cy="504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9BD9B6" w14:textId="5F3AD30C" w:rsidR="005D6F4E" w:rsidRDefault="005D6F4E" w:rsidP="00CD6C95">
      <w:pPr>
        <w:autoSpaceDE w:val="0"/>
        <w:autoSpaceDN w:val="0"/>
        <w:adjustRightInd w:val="0"/>
        <w:spacing w:after="0" w:line="240" w:lineRule="auto"/>
        <w:rPr>
          <w:rFonts w:ascii="3DS V2" w:hAnsi="3DS V2"/>
          <w:noProof/>
          <w:sz w:val="24"/>
          <w:szCs w:val="24"/>
          <w:lang w:eastAsia="zh-CN"/>
        </w:rPr>
      </w:pPr>
    </w:p>
    <w:p w14:paraId="2B7ACF86" w14:textId="6EF9F2CD" w:rsidR="005D6F4E" w:rsidRDefault="005D6F4E" w:rsidP="00CD6C95">
      <w:pPr>
        <w:autoSpaceDE w:val="0"/>
        <w:autoSpaceDN w:val="0"/>
        <w:adjustRightInd w:val="0"/>
        <w:spacing w:after="0" w:line="240" w:lineRule="auto"/>
        <w:rPr>
          <w:rFonts w:ascii="3DS V2" w:hAnsi="3DS V2"/>
          <w:noProof/>
          <w:sz w:val="24"/>
          <w:szCs w:val="24"/>
          <w:lang w:eastAsia="zh-CN"/>
        </w:rPr>
      </w:pPr>
    </w:p>
    <w:p w14:paraId="180CA41B" w14:textId="342B90D7"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387275F6" w:rsidR="005D6F4E" w:rsidRDefault="0083501B"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1A241E22">
                <wp:simplePos x="0" y="0"/>
                <wp:positionH relativeFrom="margin">
                  <wp:align>center</wp:align>
                </wp:positionH>
                <wp:positionV relativeFrom="paragraph">
                  <wp:posOffset>2796624</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0DE5A6EB" w:rsidR="005D6F4E" w:rsidRPr="0052067F" w:rsidRDefault="005D6F4E" w:rsidP="005D6F4E">
                            <w:pPr>
                              <w:pStyle w:val="Lgende"/>
                              <w:jc w:val="center"/>
                              <w:rPr>
                                <w:rFonts w:ascii="3DS V2" w:hAnsi="3DS V2"/>
                                <w:noProof/>
                                <w:sz w:val="24"/>
                                <w:szCs w:val="24"/>
                              </w:rPr>
                            </w:pPr>
                            <w:r>
                              <w:t xml:space="preserve">Figure </w:t>
                            </w:r>
                            <w:fldSimple w:instr=" SEQ Figure \* ARABIC ">
                              <w:r>
                                <w:rPr>
                                  <w:noProof/>
                                </w:rPr>
                                <w:t>19</w:t>
                              </w:r>
                            </w:fldSimple>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36" type="#_x0000_t202" style="position:absolute;margin-left:0;margin-top:220.2pt;width:473.05pt;height:.05pt;z-index:-251603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" stroked="f">
                <v:textbox style="mso-fit-shape-to-text:t" inset="0,0,0,0">
                  <w:txbxContent>
                    <w:p w14:paraId="29252753" w14:textId="0DE5A6EB" w:rsidR="005D6F4E" w:rsidRPr="0052067F" w:rsidRDefault="005D6F4E" w:rsidP="005D6F4E">
                      <w:pPr>
                        <w:pStyle w:val="Lgende"/>
                        <w:jc w:val="center"/>
                        <w:rPr>
                          <w:rFonts w:ascii="3DS V2" w:hAnsi="3DS V2"/>
                          <w:noProof/>
                          <w:sz w:val="24"/>
                          <w:szCs w:val="24"/>
                        </w:rPr>
                      </w:pPr>
                      <w:r>
                        <w:t xml:space="preserve">Figure </w:t>
                      </w:r>
                      <w:fldSimple w:instr=" SEQ Figure \* ARABIC ">
                        <w:r>
                          <w:rPr>
                            <w:noProof/>
                          </w:rPr>
                          <w:t>19</w:t>
                        </w:r>
                      </w:fldSimple>
                      <w:r>
                        <w:t xml:space="preserve"> : Mode de fonctionnement de la commande</w:t>
                      </w:r>
                    </w:p>
                  </w:txbxContent>
                </v:textbox>
                <w10:wrap type="tight" anchorx="margin"/>
              </v:shape>
            </w:pict>
          </mc:Fallback>
        </mc:AlternateContent>
      </w:r>
    </w:p>
    <w:p w14:paraId="119E4948" w14:textId="18F94C57" w:rsidR="005D6F4E" w:rsidRDefault="005D6F4E" w:rsidP="00CD6C95">
      <w:pPr>
        <w:autoSpaceDE w:val="0"/>
        <w:autoSpaceDN w:val="0"/>
        <w:adjustRightInd w:val="0"/>
        <w:spacing w:after="0" w:line="240" w:lineRule="auto"/>
        <w:rPr>
          <w:rFonts w:ascii="3DS V2" w:hAnsi="3DS V2"/>
          <w:noProof/>
          <w:sz w:val="24"/>
          <w:szCs w:val="24"/>
          <w:lang w:eastAsia="zh-CN"/>
        </w:rPr>
      </w:pPr>
    </w:p>
    <w:p w14:paraId="1A44D18C" w14:textId="1EBBA305" w:rsidR="005D6F4E" w:rsidRDefault="005D6F4E" w:rsidP="00CD6C95">
      <w:pPr>
        <w:autoSpaceDE w:val="0"/>
        <w:autoSpaceDN w:val="0"/>
        <w:adjustRightInd w:val="0"/>
        <w:spacing w:after="0" w:line="240" w:lineRule="auto"/>
        <w:rPr>
          <w:rFonts w:ascii="3DS V2" w:hAnsi="3DS V2"/>
          <w:noProof/>
          <w:sz w:val="24"/>
          <w:szCs w:val="24"/>
          <w:lang w:eastAsia="zh-CN"/>
        </w:rPr>
      </w:pPr>
    </w:p>
    <w:p w14:paraId="56EBC7F8" w14:textId="77777777" w:rsidR="005D6F4E" w:rsidRDefault="005D6F4E" w:rsidP="00CD6C95">
      <w:pPr>
        <w:autoSpaceDE w:val="0"/>
        <w:autoSpaceDN w:val="0"/>
        <w:adjustRightInd w:val="0"/>
        <w:spacing w:after="0" w:line="240" w:lineRule="auto"/>
        <w:rPr>
          <w:rFonts w:ascii="3DS V2" w:hAnsi="3DS V2"/>
          <w:noProof/>
          <w:sz w:val="24"/>
          <w:szCs w:val="24"/>
          <w:lang w:eastAsia="zh-CN"/>
        </w:rPr>
      </w:pPr>
    </w:p>
    <w:p w14:paraId="3612DDDA" w14:textId="60E612D7" w:rsidR="00FB57CC" w:rsidRDefault="00FB57CC" w:rsidP="00CD6C95">
      <w:pPr>
        <w:autoSpaceDE w:val="0"/>
        <w:autoSpaceDN w:val="0"/>
        <w:adjustRightInd w:val="0"/>
        <w:spacing w:after="0" w:line="240" w:lineRule="auto"/>
        <w:rPr>
          <w:rFonts w:ascii="3DS V2" w:hAnsi="3DS V2"/>
          <w:noProof/>
          <w:sz w:val="24"/>
          <w:szCs w:val="24"/>
          <w:lang w:eastAsia="zh-CN"/>
        </w:rPr>
      </w:pPr>
    </w:p>
    <w:p w14:paraId="3A05502A" w14:textId="211C95B3" w:rsidR="00FB57CC" w:rsidRDefault="00FB57CC" w:rsidP="00CD6C95">
      <w:pPr>
        <w:autoSpaceDE w:val="0"/>
        <w:autoSpaceDN w:val="0"/>
        <w:adjustRightInd w:val="0"/>
        <w:spacing w:after="0" w:line="240" w:lineRule="auto"/>
        <w:rPr>
          <w:rFonts w:ascii="3DS V2" w:hAnsi="3DS V2"/>
          <w:noProof/>
          <w:sz w:val="24"/>
          <w:szCs w:val="24"/>
          <w:lang w:eastAsia="zh-CN"/>
        </w:rPr>
      </w:pPr>
    </w:p>
    <w:p w14:paraId="75E7E324" w14:textId="77777777" w:rsidR="005D6F4E" w:rsidRDefault="005D6F4E" w:rsidP="005D6F4E">
      <w:pPr>
        <w:keepNext/>
        <w:autoSpaceDE w:val="0"/>
        <w:autoSpaceDN w:val="0"/>
        <w:adjustRightInd w:val="0"/>
        <w:spacing w:after="0" w:line="240" w:lineRule="auto"/>
      </w:pPr>
      <w:r w:rsidRPr="00FB57CC">
        <w:rPr>
          <w:rFonts w:ascii="3DS V2" w:hAnsi="3DS V2"/>
          <w:noProof/>
          <w:color w:val="FF0000"/>
          <w:sz w:val="24"/>
          <w:szCs w:val="24"/>
          <w:lang w:eastAsia="zh-CN"/>
        </w:rPr>
        <w:lastRenderedPageBreak/>
        <mc:AlternateContent>
          <mc:Choice Requires="wps">
            <w:drawing>
              <wp:anchor distT="0" distB="0" distL="114300" distR="114300" simplePos="0" relativeHeight="251709952" behindDoc="0" locked="0" layoutInCell="1" allowOverlap="1" wp14:anchorId="00A99370" wp14:editId="6ABA83BC">
                <wp:simplePos x="0" y="0"/>
                <wp:positionH relativeFrom="column">
                  <wp:posOffset>4119969</wp:posOffset>
                </wp:positionH>
                <wp:positionV relativeFrom="paragraph">
                  <wp:posOffset>4987009</wp:posOffset>
                </wp:positionV>
                <wp:extent cx="225551" cy="484495"/>
                <wp:effectExtent l="0" t="110172" r="0" b="83503"/>
                <wp:wrapNone/>
                <wp:docPr id="45" name="Flèche : bas 45"/>
                <wp:cNvGraphicFramePr/>
                <a:graphic xmlns:a="http://schemas.openxmlformats.org/drawingml/2006/main">
                  <a:graphicData uri="http://schemas.microsoft.com/office/word/2010/wordprocessingShape">
                    <wps:wsp>
                      <wps:cNvSpPr/>
                      <wps:spPr>
                        <a:xfrm rot="3170695">
                          <a:off x="0" y="0"/>
                          <a:ext cx="225551" cy="484495"/>
                        </a:xfrm>
                        <a:prstGeom prst="downArrow">
                          <a:avLst/>
                        </a:prstGeom>
                        <a:solidFill>
                          <a:schemeClr val="bg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96A458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5" o:spid="_x0000_s1026" type="#_x0000_t67" style="position:absolute;margin-left:324.4pt;margin-top:392.7pt;width:17.75pt;height:38.15pt;rotation:3463244fd;z-index:2517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" adj="16572" fillcolor="#da291c [3214]" strokecolor="white [3212]" strokeweight="2pt"/>
            </w:pict>
          </mc:Fallback>
        </mc:AlternateContent>
      </w:r>
      <w:r w:rsidRPr="005D6F4E">
        <w:rPr>
          <w:rFonts w:ascii="3DS V2" w:hAnsi="3DS V2"/>
          <w:noProof/>
          <w:sz w:val="24"/>
          <w:szCs w:val="24"/>
          <w:lang w:eastAsia="zh-CN"/>
        </w:rPr>
        <w:drawing>
          <wp:inline distT="0" distB="0" distL="0" distR="0" wp14:anchorId="5149C4DF" wp14:editId="6FF76590">
            <wp:extent cx="6148248" cy="5598543"/>
            <wp:effectExtent l="0" t="0" r="5080" b="254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62485" cy="5611507"/>
                    </a:xfrm>
                    <a:prstGeom prst="rect">
                      <a:avLst/>
                    </a:prstGeom>
                  </pic:spPr>
                </pic:pic>
              </a:graphicData>
            </a:graphic>
          </wp:inline>
        </w:drawing>
      </w:r>
    </w:p>
    <w:p w14:paraId="018355C6" w14:textId="77777777" w:rsidR="005D6F4E" w:rsidRDefault="005D6F4E" w:rsidP="005D6F4E">
      <w:pPr>
        <w:pStyle w:val="Lgende"/>
        <w:jc w:val="center"/>
      </w:pPr>
    </w:p>
    <w:p w14:paraId="5C01D593" w14:textId="01003F26" w:rsidR="005D6F4E" w:rsidRDefault="005D6F4E" w:rsidP="005D6F4E">
      <w:pPr>
        <w:pStyle w:val="Lgende"/>
        <w:jc w:val="center"/>
      </w:pPr>
      <w:r>
        <w:t xml:space="preserve">Figure </w:t>
      </w:r>
      <w:fldSimple w:instr=" SEQ Figure \* ARABIC ">
        <w:r>
          <w:rPr>
            <w:noProof/>
          </w:rPr>
          <w:t>20</w:t>
        </w:r>
      </w:fldSimple>
      <w:r>
        <w:t xml:space="preserve"> : </w:t>
      </w:r>
      <w:r w:rsidRPr="00AA6B97">
        <w:t>Panneau "</w:t>
      </w:r>
      <w:r w:rsidRPr="009B189C">
        <w:t>Wiring Definition Assistant</w:t>
      </w:r>
      <w:r w:rsidRPr="00AA6B97">
        <w:t>"</w:t>
      </w:r>
    </w:p>
    <w:p w14:paraId="17104955" w14:textId="1A422090" w:rsidR="00EA321C" w:rsidRPr="005D6F4E" w:rsidRDefault="005D6F4E" w:rsidP="005D6F4E">
      <w:pPr>
        <w:autoSpaceDE w:val="0"/>
        <w:autoSpaceDN w:val="0"/>
        <w:adjustRightInd w:val="0"/>
        <w:spacing w:after="0" w:line="240" w:lineRule="auto"/>
        <w:rPr>
          <w:rFonts w:ascii="3DS V2" w:hAnsi="3DS V2"/>
          <w:noProof/>
          <w:sz w:val="24"/>
          <w:szCs w:val="24"/>
          <w:lang w:eastAsia="zh-CN"/>
        </w:rPr>
      </w:pPr>
      <w:r w:rsidRPr="005D6F4E">
        <w:rPr>
          <w:rFonts w:ascii="3DS V2" w:hAnsi="3DS V2"/>
          <w:noProof/>
          <w:sz w:val="24"/>
          <w:szCs w:val="24"/>
          <w:lang w:eastAsia="zh-CN"/>
        </w:rPr>
        <w:t xml:space="preserve"> </w:t>
      </w:r>
    </w:p>
    <w:p w14:paraId="29A7CEDA" w14:textId="77777777" w:rsidR="00936A3A" w:rsidRDefault="00FB57CC" w:rsidP="00F87C62">
      <w:pPr>
        <w:rPr>
          <w:rFonts w:ascii="3DS V2" w:hAnsi="3DS V2"/>
          <w:sz w:val="24"/>
          <w:szCs w:val="24"/>
          <w:lang w:eastAsia="zh-CN"/>
        </w:rPr>
      </w:pPr>
      <w:r>
        <w:rPr>
          <w:rFonts w:ascii="3DS V2" w:hAnsi="3DS V2"/>
          <w:sz w:val="24"/>
          <w:szCs w:val="24"/>
          <w:lang w:eastAsia="zh-CN"/>
        </w:rPr>
        <w:t xml:space="preserve">Dans le panneau : à gauge </w:t>
      </w:r>
      <w:r w:rsidR="00B81CAB">
        <w:rPr>
          <w:rFonts w:ascii="3DS V2" w:hAnsi="3DS V2"/>
          <w:sz w:val="24"/>
          <w:szCs w:val="24"/>
          <w:lang w:eastAsia="zh-CN"/>
        </w:rPr>
        <w:t>liste des câbles et leur état, à droit liste des connecteurs disponible et leur état. En bas le</w:t>
      </w:r>
      <w:r w:rsidR="0067512E">
        <w:rPr>
          <w:rFonts w:ascii="3DS V2" w:hAnsi="3DS V2"/>
          <w:sz w:val="24"/>
          <w:szCs w:val="24"/>
          <w:lang w:eastAsia="zh-CN"/>
        </w:rPr>
        <w:t xml:space="preserve"> barre d’outils</w:t>
      </w:r>
      <w:r w:rsidR="00B81CAB">
        <w:rPr>
          <w:rFonts w:ascii="3DS V2" w:hAnsi="3DS V2"/>
          <w:sz w:val="24"/>
          <w:szCs w:val="24"/>
          <w:lang w:eastAsia="zh-CN"/>
        </w:rPr>
        <w:t xml:space="preserve"> </w:t>
      </w:r>
      <w:r w:rsidR="0067512E">
        <w:rPr>
          <w:rFonts w:ascii="3DS V2" w:hAnsi="3DS V2"/>
          <w:sz w:val="24"/>
          <w:szCs w:val="24"/>
          <w:lang w:eastAsia="zh-CN"/>
        </w:rPr>
        <w:t xml:space="preserve">avec plusieurs </w:t>
      </w:r>
      <w:r w:rsidR="00B81CAB">
        <w:rPr>
          <w:rFonts w:ascii="3DS V2" w:hAnsi="3DS V2"/>
          <w:sz w:val="24"/>
          <w:szCs w:val="24"/>
          <w:lang w:eastAsia="zh-CN"/>
        </w:rPr>
        <w:t xml:space="preserve">boutons </w:t>
      </w:r>
      <w:r w:rsidR="00C72AB5">
        <w:rPr>
          <w:rFonts w:ascii="3DS V2" w:hAnsi="3DS V2"/>
          <w:sz w:val="24"/>
          <w:szCs w:val="24"/>
          <w:lang w:eastAsia="zh-CN"/>
        </w:rPr>
        <w:t>des commandes</w:t>
      </w:r>
      <w:r w:rsidR="0067512E">
        <w:rPr>
          <w:rFonts w:ascii="3DS V2" w:hAnsi="3DS V2"/>
          <w:sz w:val="24"/>
          <w:szCs w:val="24"/>
          <w:lang w:eastAsia="zh-CN"/>
        </w:rPr>
        <w:t>. Il y a déjà plusieurs outils existent pour une allocation manuelle en mode « </w:t>
      </w:r>
      <w:r w:rsidR="0067512E" w:rsidRPr="0067512E">
        <w:rPr>
          <w:rFonts w:ascii="3DS V2" w:hAnsi="3DS V2"/>
          <w:sz w:val="24"/>
          <w:szCs w:val="24"/>
          <w:lang w:eastAsia="zh-CN"/>
        </w:rPr>
        <w:t>glisser-déposer</w:t>
      </w:r>
      <w:r w:rsidR="0067512E">
        <w:rPr>
          <w:rFonts w:ascii="3DS V2" w:hAnsi="3DS V2"/>
          <w:sz w:val="24"/>
          <w:szCs w:val="24"/>
          <w:lang w:eastAsia="zh-CN"/>
        </w:rPr>
        <w:t xml:space="preserve"> ». </w:t>
      </w:r>
      <w:r w:rsidR="001F67EC">
        <w:rPr>
          <w:rFonts w:ascii="3DS V2" w:hAnsi="3DS V2"/>
          <w:sz w:val="24"/>
          <w:szCs w:val="24"/>
          <w:lang w:eastAsia="zh-CN"/>
        </w:rPr>
        <w:t>C</w:t>
      </w:r>
      <w:r w:rsidR="0067512E">
        <w:rPr>
          <w:rFonts w:ascii="3DS V2" w:hAnsi="3DS V2"/>
          <w:sz w:val="24"/>
          <w:szCs w:val="24"/>
          <w:lang w:eastAsia="zh-CN"/>
        </w:rPr>
        <w:t xml:space="preserve">e processus manuel est assez long, même fastidieux en pratique à cause d’un grand nombre de câbles à </w:t>
      </w:r>
      <w:r w:rsidR="008233F6">
        <w:rPr>
          <w:rFonts w:ascii="3DS V2" w:hAnsi="3DS V2"/>
          <w:sz w:val="24"/>
          <w:szCs w:val="24"/>
          <w:lang w:eastAsia="zh-CN"/>
        </w:rPr>
        <w:t>traiter</w:t>
      </w:r>
      <w:r w:rsidR="0067512E">
        <w:rPr>
          <w:rFonts w:ascii="3DS V2" w:hAnsi="3DS V2"/>
          <w:sz w:val="24"/>
          <w:szCs w:val="24"/>
          <w:lang w:eastAsia="zh-CN"/>
        </w:rPr>
        <w:t xml:space="preserve">. </w:t>
      </w:r>
    </w:p>
    <w:p w14:paraId="51CBFF8F" w14:textId="6962F7D6" w:rsidR="00EA321C" w:rsidRDefault="00936A3A" w:rsidP="00F87C62">
      <w:pPr>
        <w:rPr>
          <w:rFonts w:ascii="3DS V2" w:hAnsi="3DS V2"/>
          <w:sz w:val="24"/>
          <w:szCs w:val="24"/>
          <w:lang w:eastAsia="zh-CN"/>
        </w:rPr>
      </w:pPr>
      <w:r>
        <w:rPr>
          <w:rFonts w:ascii="3DS V2" w:hAnsi="3DS V2"/>
          <w:sz w:val="24"/>
          <w:szCs w:val="24"/>
          <w:lang w:eastAsia="zh-CN"/>
        </w:rPr>
        <w:t>Notre</w:t>
      </w:r>
      <w:r w:rsidR="00C72AB5">
        <w:rPr>
          <w:rFonts w:ascii="3DS V2" w:hAnsi="3DS V2"/>
          <w:sz w:val="24"/>
          <w:szCs w:val="24"/>
          <w:lang w:eastAsia="zh-CN"/>
        </w:rPr>
        <w:t xml:space="preserve"> bouton </w:t>
      </w:r>
      <w:r w:rsidR="00026F8E">
        <w:rPr>
          <w:rFonts w:ascii="3DS V2" w:hAnsi="3DS V2"/>
          <w:sz w:val="24"/>
          <w:szCs w:val="24"/>
          <w:lang w:eastAsia="zh-CN"/>
        </w:rPr>
        <w:t>pour lancer</w:t>
      </w:r>
      <w:r w:rsidR="00C72AB5">
        <w:rPr>
          <w:rFonts w:ascii="3DS V2" w:hAnsi="3DS V2"/>
          <w:sz w:val="24"/>
          <w:szCs w:val="24"/>
          <w:lang w:eastAsia="zh-CN"/>
        </w:rPr>
        <w:t xml:space="preserve"> </w:t>
      </w:r>
      <w:r>
        <w:rPr>
          <w:rFonts w:ascii="3DS V2" w:hAnsi="3DS V2"/>
          <w:sz w:val="24"/>
          <w:szCs w:val="24"/>
          <w:lang w:eastAsia="zh-CN"/>
        </w:rPr>
        <w:t>la</w:t>
      </w:r>
      <w:r w:rsidR="00C72AB5">
        <w:rPr>
          <w:rFonts w:ascii="3DS V2" w:hAnsi="3DS V2"/>
          <w:sz w:val="24"/>
          <w:szCs w:val="24"/>
          <w:lang w:eastAsia="zh-CN"/>
        </w:rPr>
        <w:t xml:space="preserve"> commande </w:t>
      </w:r>
      <w:r w:rsidR="00C72AB5" w:rsidRPr="009B189C">
        <w:rPr>
          <w:rFonts w:ascii="Cascadia Mono" w:hAnsi="Cascadia Mono" w:cs="Cascadia Mono"/>
          <w:color w:val="A31515"/>
          <w:sz w:val="19"/>
          <w:szCs w:val="19"/>
        </w:rPr>
        <w:t>CATELEditorCableToConnectorAllocationCmd</w:t>
      </w:r>
      <w:r w:rsidR="00C72AB5">
        <w:rPr>
          <w:rFonts w:ascii="3DS V2" w:hAnsi="3DS V2"/>
          <w:sz w:val="24"/>
          <w:szCs w:val="24"/>
          <w:lang w:eastAsia="zh-CN"/>
        </w:rPr>
        <w:t xml:space="preserve"> est sur le plus droit</w:t>
      </w:r>
      <w:r w:rsidR="0019798F">
        <w:rPr>
          <w:rFonts w:ascii="3DS V2" w:hAnsi="3DS V2"/>
          <w:sz w:val="24"/>
          <w:szCs w:val="24"/>
          <w:lang w:eastAsia="zh-CN"/>
        </w:rPr>
        <w:t xml:space="preserve"> de barre d’outils</w:t>
      </w:r>
      <w:r w:rsidR="00C61ED4">
        <w:rPr>
          <w:rFonts w:ascii="3DS V2" w:hAnsi="3DS V2"/>
          <w:sz w:val="24"/>
          <w:szCs w:val="24"/>
          <w:lang w:eastAsia="zh-CN"/>
        </w:rPr>
        <w:t>.</w:t>
      </w:r>
    </w:p>
    <w:p w14:paraId="05D1115D" w14:textId="77777777" w:rsidR="00EA321C" w:rsidRDefault="00EA321C" w:rsidP="00F87C62">
      <w:pPr>
        <w:rPr>
          <w:rFonts w:ascii="3DS V2" w:hAnsi="3DS V2"/>
          <w:sz w:val="24"/>
          <w:szCs w:val="24"/>
          <w:lang w:eastAsia="zh-CN"/>
        </w:rPr>
      </w:pPr>
    </w:p>
    <w:p w14:paraId="73BA2259" w14:textId="50D4B1CC" w:rsidR="00C7571A" w:rsidRPr="00AD36E0" w:rsidRDefault="00C7571A" w:rsidP="00F87C62">
      <w:pPr>
        <w:rPr>
          <w:rFonts w:ascii="3DS V2" w:hAnsi="3DS V2"/>
          <w:sz w:val="24"/>
          <w:szCs w:val="24"/>
          <w:lang w:eastAsia="zh-CN"/>
        </w:rPr>
      </w:pPr>
      <w:r w:rsidRPr="00F87C62">
        <w:rPr>
          <w:rFonts w:ascii="3DS V2" w:hAnsi="3DS V2"/>
          <w:noProof/>
          <w:sz w:val="16"/>
          <w:szCs w:val="16"/>
        </w:rPr>
        <w:br w:type="page"/>
      </w:r>
    </w:p>
    <w:p w14:paraId="644A0169" w14:textId="370C7805" w:rsidR="008D5545" w:rsidRDefault="003F0104" w:rsidP="008D5545">
      <w:pPr>
        <w:pStyle w:val="Titre3"/>
        <w:rPr>
          <w:rFonts w:ascii="3DS V2" w:hAnsi="3DS V2"/>
          <w:sz w:val="32"/>
          <w:szCs w:val="32"/>
        </w:rPr>
      </w:pPr>
      <w:bookmarkStart w:id="145" w:name="_Toc203728051"/>
      <w:r>
        <w:rPr>
          <w:rFonts w:ascii="3DS V2" w:hAnsi="3DS V2"/>
          <w:sz w:val="32"/>
          <w:szCs w:val="32"/>
        </w:rPr>
        <w:lastRenderedPageBreak/>
        <w:t>Nouvelle classe de cavité</w:t>
      </w:r>
      <w:bookmarkEnd w:id="145"/>
      <w:r w:rsidR="00BD4FC0">
        <w:rPr>
          <w:rFonts w:ascii="3DS V2" w:hAnsi="3DS V2"/>
          <w:sz w:val="32"/>
          <w:szCs w:val="32"/>
        </w:rPr>
        <w:t>, câble et fil</w:t>
      </w:r>
    </w:p>
    <w:p w14:paraId="14E2F571" w14:textId="1B9B599C" w:rsidR="008D5545" w:rsidRPr="00766471" w:rsidRDefault="002123CA" w:rsidP="008D5545">
      <w:pPr>
        <w:rPr>
          <w:rFonts w:ascii="3DS V2" w:hAnsi="3DS V2"/>
          <w:sz w:val="24"/>
          <w:szCs w:val="24"/>
        </w:rPr>
      </w:pPr>
      <w:r w:rsidRPr="00766471">
        <w:rPr>
          <w:rFonts w:ascii="3DS V2" w:hAnsi="3DS V2"/>
          <w:sz w:val="24"/>
          <w:szCs w:val="24"/>
        </w:rPr>
        <w:t xml:space="preserve">Dans </w:t>
      </w:r>
      <w:r w:rsidR="00FF0D6A">
        <w:rPr>
          <w:rFonts w:ascii="3DS V2" w:hAnsi="3DS V2"/>
          <w:sz w:val="24"/>
          <w:szCs w:val="24"/>
        </w:rPr>
        <w:t>CATIA</w:t>
      </w:r>
      <w:r w:rsidRPr="00766471">
        <w:rPr>
          <w:rFonts w:ascii="3DS V2" w:hAnsi="3DS V2"/>
          <w:sz w:val="24"/>
          <w:szCs w:val="24"/>
        </w:rPr>
        <w:t xml:space="preserve">, l’objet </w:t>
      </w:r>
      <w:r w:rsidR="0025602A" w:rsidRPr="00766471">
        <w:rPr>
          <w:rFonts w:ascii="3DS V2" w:hAnsi="3DS V2"/>
          <w:sz w:val="24"/>
          <w:szCs w:val="24"/>
        </w:rPr>
        <w:t>logique</w:t>
      </w:r>
      <w:r w:rsidRPr="00766471">
        <w:rPr>
          <w:rFonts w:ascii="3DS V2" w:hAnsi="3DS V2"/>
          <w:sz w:val="24"/>
          <w:szCs w:val="24"/>
        </w:rPr>
        <w:t xml:space="preserve"> et l’objet </w:t>
      </w:r>
      <w:r w:rsidR="0025602A" w:rsidRPr="00766471">
        <w:rPr>
          <w:rFonts w:ascii="3DS V2" w:hAnsi="3DS V2"/>
          <w:sz w:val="24"/>
          <w:szCs w:val="24"/>
        </w:rPr>
        <w:t>physique</w:t>
      </w:r>
      <w:r w:rsidRPr="00766471">
        <w:rPr>
          <w:rFonts w:ascii="3DS V2" w:hAnsi="3DS V2"/>
          <w:sz w:val="24"/>
          <w:szCs w:val="24"/>
        </w:rPr>
        <w:t xml:space="preserve"> ne sont pas la même chose. Chacun sa définition et comportement. Par contre, ces deux types d’objet portent le même nom</w:t>
      </w:r>
      <w:r w:rsidR="00BE562A" w:rsidRPr="00766471">
        <w:rPr>
          <w:rFonts w:ascii="3DS V2" w:hAnsi="3DS V2"/>
          <w:sz w:val="24"/>
          <w:szCs w:val="24"/>
        </w:rPr>
        <w:t>, i</w:t>
      </w:r>
      <w:r w:rsidRPr="00766471">
        <w:rPr>
          <w:rFonts w:ascii="3DS V2" w:hAnsi="3DS V2"/>
          <w:sz w:val="24"/>
          <w:szCs w:val="24"/>
        </w:rPr>
        <w:t>ls sont donc est relié par ce nom</w:t>
      </w:r>
      <w:r w:rsidR="00BE562A" w:rsidRPr="00766471">
        <w:rPr>
          <w:rFonts w:ascii="3DS V2" w:hAnsi="3DS V2"/>
          <w:sz w:val="24"/>
          <w:szCs w:val="24"/>
        </w:rPr>
        <w:t xml:space="preserve"> en commun</w:t>
      </w:r>
      <w:r w:rsidRPr="00766471">
        <w:rPr>
          <w:rFonts w:ascii="3DS V2" w:hAnsi="3DS V2"/>
          <w:sz w:val="24"/>
          <w:szCs w:val="24"/>
        </w:rPr>
        <w:t xml:space="preserve">. </w:t>
      </w:r>
      <w:r w:rsidR="00611CA0">
        <w:rPr>
          <w:rFonts w:ascii="3DS V2" w:hAnsi="3DS V2"/>
          <w:sz w:val="24"/>
          <w:szCs w:val="24"/>
        </w:rPr>
        <w:t xml:space="preserve">Une allocation automatique </w:t>
      </w:r>
      <w:r w:rsidR="001B7AEA" w:rsidRPr="00766471">
        <w:rPr>
          <w:rFonts w:ascii="3DS V2" w:hAnsi="3DS V2"/>
          <w:sz w:val="24"/>
          <w:szCs w:val="24"/>
        </w:rPr>
        <w:t>est un projet mixte entre le niveau « </w:t>
      </w:r>
      <w:r w:rsidR="001B7AEA" w:rsidRPr="009B189C">
        <w:rPr>
          <w:rFonts w:ascii="3DS V2" w:hAnsi="3DS V2"/>
          <w:sz w:val="24"/>
          <w:szCs w:val="24"/>
        </w:rPr>
        <w:t>logical</w:t>
      </w:r>
      <w:r w:rsidR="001B7AEA" w:rsidRPr="00766471">
        <w:rPr>
          <w:rFonts w:ascii="3DS V2" w:hAnsi="3DS V2"/>
          <w:sz w:val="24"/>
          <w:szCs w:val="24"/>
        </w:rPr>
        <w:t> » et le niveau « </w:t>
      </w:r>
      <w:r w:rsidR="001B7AEA" w:rsidRPr="009B189C">
        <w:rPr>
          <w:rFonts w:ascii="3DS V2" w:hAnsi="3DS V2"/>
          <w:sz w:val="24"/>
          <w:szCs w:val="24"/>
        </w:rPr>
        <w:t>physical</w:t>
      </w:r>
      <w:r w:rsidR="001B7AEA" w:rsidRPr="00766471">
        <w:rPr>
          <w:rFonts w:ascii="3DS V2" w:hAnsi="3DS V2"/>
          <w:sz w:val="24"/>
          <w:szCs w:val="24"/>
        </w:rPr>
        <w:t> »</w:t>
      </w:r>
      <w:r w:rsidR="00611CA0">
        <w:rPr>
          <w:rFonts w:ascii="3DS V2" w:hAnsi="3DS V2"/>
          <w:sz w:val="24"/>
          <w:szCs w:val="24"/>
        </w:rPr>
        <w:t xml:space="preserve">, elle </w:t>
      </w:r>
      <w:r w:rsidR="00067A08" w:rsidRPr="00766471">
        <w:rPr>
          <w:rFonts w:ascii="3DS V2" w:hAnsi="3DS V2"/>
          <w:sz w:val="24"/>
          <w:szCs w:val="24"/>
        </w:rPr>
        <w:t xml:space="preserve">a besoin ces deux objets </w:t>
      </w:r>
      <w:r w:rsidR="007C184F">
        <w:rPr>
          <w:rFonts w:ascii="3DS V2" w:hAnsi="3DS V2"/>
          <w:sz w:val="24"/>
          <w:szCs w:val="24"/>
        </w:rPr>
        <w:t xml:space="preserve">de cavité </w:t>
      </w:r>
      <w:r w:rsidR="00067A08" w:rsidRPr="00766471">
        <w:rPr>
          <w:rFonts w:ascii="3DS V2" w:hAnsi="3DS V2"/>
          <w:sz w:val="24"/>
          <w:szCs w:val="24"/>
        </w:rPr>
        <w:t xml:space="preserve">en même temps : </w:t>
      </w:r>
      <w:r w:rsidR="007C184F">
        <w:rPr>
          <w:rFonts w:ascii="3DS V2" w:hAnsi="3DS V2"/>
          <w:sz w:val="24"/>
          <w:szCs w:val="24"/>
        </w:rPr>
        <w:t>La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7F2560">
        <w:rPr>
          <w:rFonts w:ascii="3DS V2" w:hAnsi="3DS V2"/>
          <w:sz w:val="24"/>
          <w:szCs w:val="24"/>
        </w:rPr>
        <w:t>une</w:t>
      </w:r>
      <w:r w:rsidR="004E5B9D" w:rsidRPr="00766471">
        <w:rPr>
          <w:rFonts w:ascii="3DS V2" w:hAnsi="3DS V2"/>
          <w:sz w:val="24"/>
          <w:szCs w:val="24"/>
        </w:rPr>
        <w:t xml:space="preserve"> connexion entre </w:t>
      </w:r>
      <w:r w:rsidR="007C184F">
        <w:rPr>
          <w:rFonts w:ascii="3DS V2" w:hAnsi="3DS V2"/>
          <w:sz w:val="24"/>
          <w:szCs w:val="24"/>
        </w:rPr>
        <w:t>elle</w:t>
      </w:r>
      <w:r w:rsidR="004E5B9D" w:rsidRPr="00766471">
        <w:rPr>
          <w:rFonts w:ascii="3DS V2" w:hAnsi="3DS V2"/>
          <w:sz w:val="24"/>
          <w:szCs w:val="24"/>
        </w:rPr>
        <w:t xml:space="preserve"> et fil.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procède la coordonnée 3D, qui est crucial pour le calcul de liste d’adjacence. </w:t>
      </w:r>
      <w:r w:rsidR="003C6CDC" w:rsidRPr="00766471">
        <w:rPr>
          <w:rFonts w:ascii="3DS V2" w:hAnsi="3DS V2"/>
          <w:sz w:val="24"/>
          <w:szCs w:val="24"/>
        </w:rPr>
        <w:t>La création d’un nouvel component</w:t>
      </w:r>
      <w:r w:rsidR="00657C4E">
        <w:rPr>
          <w:rFonts w:ascii="3DS V2" w:hAnsi="3DS V2"/>
          <w:sz w:val="24"/>
          <w:szCs w:val="24"/>
        </w:rPr>
        <w:t xml:space="preserve"> de cavité</w:t>
      </w:r>
      <w:r w:rsidR="003C6CDC" w:rsidRPr="00766471">
        <w:rPr>
          <w:rFonts w:ascii="3DS V2" w:hAnsi="3DS V2"/>
          <w:sz w:val="24"/>
          <w:szCs w:val="24"/>
        </w:rPr>
        <w:t xml:space="preserve">, qui faire une combinaison des objets des deux niveaux, est donc nécessaire. </w:t>
      </w:r>
    </w:p>
    <w:p w14:paraId="217455F0" w14:textId="16BD737E" w:rsidR="003C6CDC" w:rsidRPr="00766471" w:rsidRDefault="003C6CDC" w:rsidP="008D5545">
      <w:pPr>
        <w:rPr>
          <w:rFonts w:ascii="3DS V2" w:hAnsi="3DS V2"/>
          <w:sz w:val="24"/>
          <w:szCs w:val="24"/>
        </w:rPr>
      </w:pPr>
      <w:r w:rsidRPr="00766471">
        <w:rPr>
          <w:rFonts w:ascii="3DS V2" w:hAnsi="3DS V2"/>
          <w:sz w:val="24"/>
          <w:szCs w:val="24"/>
        </w:rPr>
        <w:t xml:space="preserve">Il y a deux possibilités </w:t>
      </w:r>
      <w:r w:rsidR="00AF6323">
        <w:rPr>
          <w:rFonts w:ascii="3DS V2" w:hAnsi="3DS V2"/>
          <w:sz w:val="24"/>
          <w:szCs w:val="24"/>
        </w:rPr>
        <w:t xml:space="preserve">le faire </w:t>
      </w:r>
      <w:r w:rsidR="00E45EEE" w:rsidRPr="00766471">
        <w:rPr>
          <w:rFonts w:ascii="3DS V2" w:hAnsi="3DS V2"/>
          <w:sz w:val="24"/>
          <w:szCs w:val="24"/>
        </w:rPr>
        <w:t xml:space="preserve">: soit on garder un </w:t>
      </w:r>
      <w:r w:rsidR="006B5BE5" w:rsidRPr="00766471">
        <w:rPr>
          <w:rFonts w:ascii="3DS V2" w:hAnsi="3DS V2"/>
          <w:sz w:val="24"/>
          <w:szCs w:val="24"/>
        </w:rPr>
        <w:t xml:space="preserve">smart </w:t>
      </w:r>
      <w:r w:rsidR="00690A17">
        <w:rPr>
          <w:rFonts w:ascii="3DS V2" w:hAnsi="3DS V2"/>
          <w:sz w:val="24"/>
          <w:szCs w:val="24"/>
        </w:rPr>
        <w:t>pointeur</w:t>
      </w:r>
      <w:r w:rsidR="00E45EEE" w:rsidRPr="00766471">
        <w:rPr>
          <w:rFonts w:ascii="3DS V2" w:hAnsi="3DS V2"/>
          <w:sz w:val="24"/>
          <w:szCs w:val="24"/>
        </w:rPr>
        <w:t xml:space="preserve"> pour chaque objet :</w:t>
      </w:r>
    </w:p>
    <w:p w14:paraId="3DD4DF26" w14:textId="77777777"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class</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CATELEditor3DCavity</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public</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CATBaseUnknown</w:t>
      </w:r>
    </w:p>
    <w:p w14:paraId="53A0EE7B" w14:textId="3C48CB2C"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2783923B" w14:textId="5901AFE0"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private</w:t>
      </w:r>
      <w:r>
        <w:rPr>
          <w:rFonts w:ascii="Cascadia Mono" w:hAnsi="Cascadia Mono" w:cs="Cascadia Mono"/>
          <w:noProof/>
          <w:color w:val="000000"/>
          <w:sz w:val="19"/>
          <w:szCs w:val="19"/>
          <w:lang w:val="en-US"/>
        </w:rPr>
        <w:t>:</w:t>
      </w:r>
    </w:p>
    <w:p w14:paraId="7D8D9FFF" w14:textId="52F895C1"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CATBaseUnknown</w:t>
      </w:r>
      <w:r>
        <w:rPr>
          <w:rFonts w:ascii="Cascadia Mono" w:hAnsi="Cascadia Mono" w:cs="Cascadia Mono"/>
          <w:noProof/>
          <w:color w:val="000000"/>
          <w:sz w:val="19"/>
          <w:szCs w:val="19"/>
          <w:lang w:val="en-US"/>
        </w:rPr>
        <w:t>&gt; _sr</w:t>
      </w:r>
      <w:r w:rsidR="004C25BE">
        <w:rPr>
          <w:rFonts w:ascii="Cascadia Mono" w:hAnsi="Cascadia Mono" w:cs="Cascadia Mono"/>
          <w:noProof/>
          <w:color w:val="000000"/>
          <w:sz w:val="19"/>
          <w:szCs w:val="19"/>
          <w:lang w:val="en-US"/>
        </w:rPr>
        <w:t>PhysicalObj</w:t>
      </w:r>
      <w:r>
        <w:rPr>
          <w:rFonts w:ascii="Cascadia Mono" w:hAnsi="Cascadia Mono" w:cs="Cascadia Mono"/>
          <w:noProof/>
          <w:color w:val="000000"/>
          <w:sz w:val="19"/>
          <w:szCs w:val="19"/>
          <w:lang w:val="en-US"/>
        </w:rPr>
        <w:t>;</w:t>
      </w:r>
      <w:r w:rsidR="0090760A" w:rsidRPr="0090760A">
        <w:rPr>
          <w:rFonts w:ascii="Cascadia Mono" w:hAnsi="Cascadia Mono" w:cs="Cascadia Mono"/>
          <w:noProof/>
          <w:color w:val="008000"/>
          <w:sz w:val="19"/>
          <w:szCs w:val="19"/>
          <w:lang w:val="en-US"/>
        </w:rPr>
        <w:t xml:space="preserve"> </w:t>
      </w:r>
      <w:r w:rsidR="0090760A">
        <w:rPr>
          <w:rFonts w:ascii="Cascadia Mono" w:hAnsi="Cascadia Mono" w:cs="Cascadia Mono"/>
          <w:noProof/>
          <w:color w:val="008000"/>
          <w:sz w:val="19"/>
          <w:szCs w:val="19"/>
          <w:lang w:val="en-US"/>
        </w:rPr>
        <w:t>//Locigal object pointer</w:t>
      </w:r>
    </w:p>
    <w:p w14:paraId="224E3C4E" w14:textId="0BF79A73" w:rsidR="00E45EEE" w:rsidRDefault="0043573A"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CATBaseUnknown</w:t>
      </w:r>
      <w:r>
        <w:rPr>
          <w:rFonts w:ascii="Cascadia Mono" w:hAnsi="Cascadia Mono" w:cs="Cascadia Mono"/>
          <w:noProof/>
          <w:color w:val="000000"/>
          <w:sz w:val="19"/>
          <w:szCs w:val="19"/>
          <w:lang w:val="en-US"/>
        </w:rPr>
        <w:t>&gt; _srPhysicalObj;</w:t>
      </w:r>
      <w:r w:rsidR="0090760A">
        <w:rPr>
          <w:rFonts w:ascii="Cascadia Mono" w:hAnsi="Cascadia Mono" w:cs="Cascadia Mono"/>
          <w:noProof/>
          <w:color w:val="000000"/>
          <w:sz w:val="19"/>
          <w:szCs w:val="19"/>
          <w:lang w:val="en-US"/>
        </w:rPr>
        <w:t xml:space="preserve"> </w:t>
      </w:r>
      <w:r w:rsidR="0090760A">
        <w:rPr>
          <w:rFonts w:ascii="Cascadia Mono" w:hAnsi="Cascadia Mono" w:cs="Cascadia Mono"/>
          <w:noProof/>
          <w:color w:val="008000"/>
          <w:sz w:val="19"/>
          <w:szCs w:val="19"/>
          <w:lang w:val="en-US"/>
        </w:rPr>
        <w:t>//Physical object pointer</w:t>
      </w:r>
    </w:p>
    <w:p w14:paraId="072E1358" w14:textId="09DED260"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public</w:t>
      </w:r>
      <w:r>
        <w:rPr>
          <w:rFonts w:ascii="Cascadia Mono" w:hAnsi="Cascadia Mono" w:cs="Cascadia Mono"/>
          <w:noProof/>
          <w:color w:val="000000"/>
          <w:sz w:val="19"/>
          <w:szCs w:val="19"/>
          <w:lang w:val="en-US"/>
        </w:rPr>
        <w:t>:</w:t>
      </w:r>
    </w:p>
    <w:p w14:paraId="506AB2D0" w14:textId="5377F720" w:rsidR="00E45EEE" w:rsidRDefault="00E45EEE" w:rsidP="002A43E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sidR="002A43EB">
        <w:rPr>
          <w:rFonts w:ascii="Cascadia Mono" w:hAnsi="Cascadia Mono" w:cs="Cascadia Mono"/>
          <w:noProof/>
          <w:color w:val="008000"/>
          <w:sz w:val="19"/>
          <w:szCs w:val="19"/>
          <w:lang w:val="en-US"/>
        </w:rPr>
        <w:t>//……</w:t>
      </w:r>
    </w:p>
    <w:p w14:paraId="3A191351" w14:textId="2E02DC1A"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CATELEditor3DCavity(</w:t>
      </w:r>
      <w:r>
        <w:rPr>
          <w:rFonts w:ascii="Cascadia Mono" w:hAnsi="Cascadia Mono" w:cs="Cascadia Mono"/>
          <w:noProof/>
          <w:color w:val="0000FF"/>
          <w:sz w:val="19"/>
          <w:szCs w:val="19"/>
          <w:lang w:val="en-US"/>
        </w:rPr>
        <w:t>CATBaseUnknown</w:t>
      </w:r>
      <w:r>
        <w:rPr>
          <w:rFonts w:ascii="Cascadia Mono" w:hAnsi="Cascadia Mono" w:cs="Cascadia Mono"/>
          <w:noProof/>
          <w:color w:val="000000"/>
          <w:sz w:val="19"/>
          <w:szCs w:val="19"/>
          <w:lang w:val="en-US"/>
        </w:rPr>
        <w:t>*</w:t>
      </w:r>
      <w:r w:rsidR="0043573A">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ipLogicalPin</w:t>
      </w:r>
      <w:r>
        <w:rPr>
          <w:rFonts w:ascii="Cascadia Mono" w:hAnsi="Cascadia Mono" w:cs="Cascadia Mono"/>
          <w:noProof/>
          <w:color w:val="000000"/>
          <w:sz w:val="19"/>
          <w:szCs w:val="19"/>
          <w:lang w:val="en-US"/>
        </w:rPr>
        <w:t xml:space="preserve">, </w:t>
      </w:r>
    </w:p>
    <w:p w14:paraId="6F06CB16" w14:textId="625733B2"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eastAsia="zh-CN"/>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0043573A">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CATBaseUnknown</w:t>
      </w:r>
      <w:r>
        <w:rPr>
          <w:rFonts w:ascii="Cascadia Mono" w:hAnsi="Cascadia Mono" w:cs="Cascadia Mono"/>
          <w:noProof/>
          <w:color w:val="000000"/>
          <w:sz w:val="19"/>
          <w:szCs w:val="19"/>
          <w:lang w:val="en-US"/>
        </w:rPr>
        <w:t>*</w:t>
      </w:r>
      <w:r w:rsidR="0043573A">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ipPhysicalPort</w:t>
      </w:r>
      <w:r>
        <w:rPr>
          <w:rFonts w:ascii="Cascadia Mono" w:hAnsi="Cascadia Mono" w:cs="Cascadia Mono"/>
          <w:noProof/>
          <w:color w:val="000000"/>
          <w:sz w:val="19"/>
          <w:szCs w:val="19"/>
          <w:lang w:val="en-US"/>
        </w:rPr>
        <w:t>);</w:t>
      </w:r>
    </w:p>
    <w:p w14:paraId="39E1A63D" w14:textId="77777777" w:rsidR="0063793E" w:rsidRPr="009B189C" w:rsidRDefault="00E45EEE" w:rsidP="00C2006D">
      <w:pPr>
        <w:autoSpaceDE w:val="0"/>
        <w:autoSpaceDN w:val="0"/>
        <w:adjustRightInd w:val="0"/>
        <w:spacing w:after="0" w:line="240" w:lineRule="auto"/>
        <w:rPr>
          <w:rFonts w:ascii="Cascadia Mono" w:hAnsi="Cascadia Mono" w:cs="Cascadia Mono"/>
          <w:noProof/>
          <w:color w:val="008000"/>
          <w:sz w:val="19"/>
          <w:szCs w:val="19"/>
        </w:rPr>
      </w:pPr>
      <w:r>
        <w:rPr>
          <w:rFonts w:ascii="Cascadia Mono" w:hAnsi="Cascadia Mono" w:cs="Cascadia Mono"/>
          <w:noProof/>
          <w:color w:val="000000"/>
          <w:sz w:val="19"/>
          <w:szCs w:val="19"/>
          <w:lang w:val="en-US"/>
        </w:rPr>
        <w:tab/>
      </w:r>
      <w:r w:rsidR="0063793E" w:rsidRPr="009B189C">
        <w:rPr>
          <w:rFonts w:ascii="Cascadia Mono" w:hAnsi="Cascadia Mono" w:cs="Cascadia Mono"/>
          <w:noProof/>
          <w:color w:val="008000"/>
          <w:sz w:val="19"/>
          <w:szCs w:val="19"/>
        </w:rPr>
        <w:t>//……</w:t>
      </w:r>
    </w:p>
    <w:p w14:paraId="3B63F110" w14:textId="7DB5F45A" w:rsidR="00064BFB" w:rsidRPr="009B189C" w:rsidRDefault="00E45EEE" w:rsidP="00C2006D">
      <w:pPr>
        <w:autoSpaceDE w:val="0"/>
        <w:autoSpaceDN w:val="0"/>
        <w:adjustRightInd w:val="0"/>
        <w:spacing w:after="0" w:line="240" w:lineRule="auto"/>
        <w:rPr>
          <w:rFonts w:ascii="Cascadia Mono" w:hAnsi="Cascadia Mono" w:cs="Cascadia Mono"/>
          <w:noProof/>
          <w:color w:val="000000"/>
          <w:sz w:val="19"/>
          <w:szCs w:val="19"/>
        </w:rPr>
      </w:pPr>
      <w:r w:rsidRPr="009B189C">
        <w:rPr>
          <w:rFonts w:ascii="Cascadia Mono" w:hAnsi="Cascadia Mono" w:cs="Cascadia Mono"/>
          <w:noProof/>
          <w:color w:val="000000"/>
          <w:sz w:val="19"/>
          <w:szCs w:val="19"/>
        </w:rPr>
        <w:t>};</w:t>
      </w:r>
    </w:p>
    <w:p w14:paraId="486C179B" w14:textId="77777777" w:rsidR="0048575E" w:rsidRPr="009B189C" w:rsidRDefault="0048575E" w:rsidP="00C2006D">
      <w:pPr>
        <w:autoSpaceDE w:val="0"/>
        <w:autoSpaceDN w:val="0"/>
        <w:adjustRightInd w:val="0"/>
        <w:spacing w:after="0" w:line="240" w:lineRule="auto"/>
        <w:rPr>
          <w:rFonts w:ascii="Cascadia Mono" w:hAnsi="Cascadia Mono" w:cs="Cascadia Mono"/>
          <w:noProof/>
          <w:color w:val="000000"/>
          <w:sz w:val="19"/>
          <w:szCs w:val="19"/>
        </w:rPr>
      </w:pPr>
    </w:p>
    <w:p w14:paraId="0645FB40" w14:textId="12A5CF06" w:rsidR="0025570F" w:rsidRDefault="0048575E" w:rsidP="004403F4">
      <w:pPr>
        <w:rPr>
          <w:rFonts w:ascii="3DS V2" w:hAnsi="3DS V2"/>
          <w:sz w:val="24"/>
          <w:szCs w:val="24"/>
        </w:rPr>
      </w:pPr>
      <w:r w:rsidRPr="00766471">
        <w:rPr>
          <w:rFonts w:ascii="3DS V2" w:hAnsi="3DS V2"/>
          <w:sz w:val="24"/>
          <w:szCs w:val="24"/>
        </w:rPr>
        <w:t>C’est l’approche plus simple et intuitiv</w:t>
      </w:r>
      <w:r w:rsidR="006B5BE5" w:rsidRPr="00766471">
        <w:rPr>
          <w:rFonts w:ascii="3DS V2" w:hAnsi="3DS V2"/>
          <w:sz w:val="24"/>
          <w:szCs w:val="24"/>
        </w:rPr>
        <w:t xml:space="preserve">e. Avec ces deux </w:t>
      </w:r>
      <w:r w:rsidR="00690A17">
        <w:rPr>
          <w:rFonts w:ascii="3DS V2" w:hAnsi="3DS V2"/>
          <w:sz w:val="24"/>
          <w:szCs w:val="24"/>
        </w:rPr>
        <w:t>pointeur</w:t>
      </w:r>
      <w:r w:rsidR="006B5BE5" w:rsidRPr="00766471">
        <w:rPr>
          <w:rFonts w:ascii="3DS V2" w:hAnsi="3DS V2"/>
          <w:sz w:val="24"/>
          <w:szCs w:val="24"/>
        </w:rPr>
        <w:t xml:space="preserve">s, il est </w:t>
      </w:r>
      <w:r w:rsidR="00234C0F" w:rsidRPr="00766471">
        <w:rPr>
          <w:rFonts w:ascii="3DS V2" w:hAnsi="3DS V2"/>
          <w:sz w:val="24"/>
          <w:szCs w:val="24"/>
        </w:rPr>
        <w:t xml:space="preserve">toujours </w:t>
      </w:r>
      <w:r w:rsidR="006B5BE5" w:rsidRPr="00766471">
        <w:rPr>
          <w:rFonts w:ascii="3DS V2" w:hAnsi="3DS V2"/>
          <w:sz w:val="24"/>
          <w:szCs w:val="24"/>
        </w:rPr>
        <w:t>possible</w:t>
      </w:r>
      <w:r w:rsidR="00234C0F" w:rsidRPr="00766471">
        <w:rPr>
          <w:rFonts w:ascii="3DS V2" w:hAnsi="3DS V2"/>
          <w:sz w:val="24"/>
          <w:szCs w:val="24"/>
        </w:rPr>
        <w:t xml:space="preserve"> de l’exploiter pour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p>
    <w:p w14:paraId="043CA56F" w14:textId="736A2836" w:rsidR="005C67FC" w:rsidRDefault="00E37A34" w:rsidP="004403F4">
      <w:pPr>
        <w:rPr>
          <w:rFonts w:ascii="3DS V2" w:hAnsi="3DS V2"/>
          <w:sz w:val="24"/>
          <w:szCs w:val="24"/>
        </w:rPr>
      </w:pPr>
      <w:r w:rsidRPr="00766471">
        <w:rPr>
          <w:rFonts w:ascii="3DS V2" w:hAnsi="3DS V2"/>
          <w:sz w:val="24"/>
          <w:szCs w:val="24"/>
        </w:rPr>
        <w:t xml:space="preserve">Néanmoins, l’inconvénient </w:t>
      </w:r>
      <w:r w:rsidR="0025570F">
        <w:rPr>
          <w:rFonts w:ascii="3DS V2" w:hAnsi="3DS V2"/>
          <w:sz w:val="24"/>
          <w:szCs w:val="24"/>
        </w:rPr>
        <w:t xml:space="preserve">de cette méthode </w:t>
      </w:r>
      <w:r w:rsidRPr="00766471">
        <w:rPr>
          <w:rFonts w:ascii="3DS V2" w:hAnsi="3DS V2"/>
          <w:sz w:val="24"/>
          <w:szCs w:val="24"/>
        </w:rPr>
        <w:t xml:space="preserve">est très </w:t>
      </w:r>
      <w:r w:rsidR="008F4FE6" w:rsidRPr="00766471">
        <w:rPr>
          <w:rFonts w:ascii="3DS V2" w:hAnsi="3DS V2"/>
          <w:sz w:val="24"/>
          <w:szCs w:val="24"/>
        </w:rPr>
        <w:t>clair</w:t>
      </w:r>
      <w:r w:rsidRPr="00766471">
        <w:rPr>
          <w:rFonts w:ascii="3DS V2" w:hAnsi="3DS V2"/>
          <w:sz w:val="24"/>
          <w:szCs w:val="24"/>
        </w:rPr>
        <w:t xml:space="preserve"> : </w:t>
      </w:r>
      <w:r w:rsidR="00E210E1" w:rsidRPr="00766471">
        <w:rPr>
          <w:rFonts w:ascii="3DS V2" w:hAnsi="3DS V2"/>
          <w:sz w:val="24"/>
          <w:szCs w:val="24"/>
        </w:rPr>
        <w:t>Théoriquement, o</w:t>
      </w:r>
      <w:r w:rsidRPr="00766471">
        <w:rPr>
          <w:rFonts w:ascii="3DS V2" w:hAnsi="3DS V2"/>
          <w:sz w:val="24"/>
          <w:szCs w:val="24"/>
        </w:rPr>
        <w:t xml:space="preserve">n </w:t>
      </w:r>
      <w:r w:rsidR="00E210E1" w:rsidRPr="00766471">
        <w:rPr>
          <w:rFonts w:ascii="3DS V2" w:hAnsi="3DS V2"/>
          <w:sz w:val="24"/>
          <w:szCs w:val="24"/>
        </w:rPr>
        <w:t>ne possède pas la propriété</w:t>
      </w:r>
      <w:r w:rsidR="00C4577D" w:rsidRPr="00766471">
        <w:rPr>
          <w:rFonts w:ascii="3DS V2" w:hAnsi="3DS V2"/>
          <w:sz w:val="24"/>
          <w:szCs w:val="24"/>
        </w:rPr>
        <w:t xml:space="preserve"> d</w:t>
      </w:r>
      <w:r w:rsidRPr="00766471">
        <w:rPr>
          <w:rFonts w:ascii="3DS V2" w:hAnsi="3DS V2"/>
          <w:sz w:val="24"/>
          <w:szCs w:val="24"/>
        </w:rPr>
        <w:t xml:space="preserve">es </w:t>
      </w:r>
      <w:r w:rsidR="00C4577D" w:rsidRPr="00766471">
        <w:rPr>
          <w:rFonts w:ascii="3DS V2" w:hAnsi="3DS V2"/>
          <w:sz w:val="24"/>
          <w:szCs w:val="24"/>
        </w:rPr>
        <w:t xml:space="preserve">objets. </w:t>
      </w:r>
      <w:r w:rsidR="003E78E0" w:rsidRPr="00766471">
        <w:rPr>
          <w:rFonts w:ascii="3DS V2" w:hAnsi="3DS V2"/>
          <w:sz w:val="24"/>
          <w:szCs w:val="24"/>
        </w:rPr>
        <w:t xml:space="preserve">Utiliser un smart </w:t>
      </w:r>
      <w:r w:rsidR="00690A17">
        <w:rPr>
          <w:rFonts w:ascii="3DS V2" w:hAnsi="3DS V2"/>
          <w:sz w:val="24"/>
          <w:szCs w:val="24"/>
        </w:rPr>
        <w:t>pointeur</w:t>
      </w:r>
      <w:r w:rsidR="003E78E0" w:rsidRPr="00766471">
        <w:rPr>
          <w:rFonts w:ascii="3DS V2" w:hAnsi="3DS V2"/>
          <w:sz w:val="24"/>
          <w:szCs w:val="24"/>
        </w:rPr>
        <w:t xml:space="preserve"> pour un objet dont on ne possède pas la propriété peut entraîner des suppressions multiples ou inappropriées, provoquant des fuites mémoire ou des comportements indéfinis, et cela introduit une confusion de la possession : l’objet pourrait ne pas être supprimé lorsqu’il le faudrait, car le compteur de références reste à 1 à cause d’existence de ce </w:t>
      </w:r>
      <w:r w:rsidR="00690A17">
        <w:rPr>
          <w:rFonts w:ascii="3DS V2" w:hAnsi="3DS V2"/>
          <w:sz w:val="24"/>
          <w:szCs w:val="24"/>
        </w:rPr>
        <w:t>pointeur</w:t>
      </w:r>
      <w:r w:rsidR="003E78E0" w:rsidRPr="00766471">
        <w:rPr>
          <w:rFonts w:ascii="3DS V2" w:hAnsi="3DS V2"/>
          <w:sz w:val="24"/>
          <w:szCs w:val="24"/>
        </w:rPr>
        <w:t>.</w:t>
      </w:r>
      <w:r w:rsidR="0032350F" w:rsidRPr="00766471">
        <w:rPr>
          <w:rFonts w:ascii="3DS V2" w:hAnsi="3DS V2"/>
          <w:sz w:val="24"/>
          <w:szCs w:val="24"/>
        </w:rPr>
        <w:t xml:space="preserve"> </w:t>
      </w:r>
      <w:r w:rsidR="004403F4" w:rsidRPr="00766471">
        <w:rPr>
          <w:rFonts w:ascii="3DS V2" w:hAnsi="3DS V2"/>
          <w:sz w:val="24"/>
          <w:szCs w:val="24"/>
        </w:rPr>
        <w:t xml:space="preserve">Dans le cas de l’utilisation de pointeurs classiques, si l’objet est détruit à un moment donné, toute tentative de l’utiliser </w:t>
      </w:r>
      <w:r w:rsidR="00EB2530" w:rsidRPr="00766471">
        <w:rPr>
          <w:rFonts w:ascii="3DS V2" w:hAnsi="3DS V2"/>
          <w:sz w:val="24"/>
          <w:szCs w:val="24"/>
        </w:rPr>
        <w:t>ce</w:t>
      </w:r>
      <w:r w:rsidR="004403F4" w:rsidRPr="00766471">
        <w:rPr>
          <w:rFonts w:ascii="3DS V2" w:hAnsi="3DS V2"/>
          <w:sz w:val="24"/>
          <w:szCs w:val="24"/>
        </w:rPr>
        <w:t xml:space="preserve"> </w:t>
      </w:r>
      <w:r w:rsidR="00690A17">
        <w:rPr>
          <w:rFonts w:ascii="3DS V2" w:hAnsi="3DS V2"/>
          <w:sz w:val="24"/>
          <w:szCs w:val="24"/>
        </w:rPr>
        <w:t>pointeur</w:t>
      </w:r>
      <w:r w:rsidR="004403F4" w:rsidRPr="00766471">
        <w:rPr>
          <w:rFonts w:ascii="3DS V2" w:hAnsi="3DS V2"/>
          <w:sz w:val="24"/>
          <w:szCs w:val="24"/>
        </w:rPr>
        <w:t xml:space="preserve"> sera nécessairement invalide</w:t>
      </w:r>
      <w:r w:rsidR="005C67FC">
        <w:rPr>
          <w:rFonts w:ascii="3DS V2" w:hAnsi="3DS V2"/>
          <w:sz w:val="24"/>
          <w:szCs w:val="24"/>
        </w:rPr>
        <w:t xml:space="preserve"> et immédiatement causer le crash de programme.</w:t>
      </w:r>
    </w:p>
    <w:p w14:paraId="28566020" w14:textId="4FA72522" w:rsidR="00C61950" w:rsidRDefault="005C67FC" w:rsidP="004403F4">
      <w:pPr>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DB04D5">
        <w:rPr>
          <w:rFonts w:ascii="3DS V2" w:hAnsi="3DS V2"/>
          <w:sz w:val="24"/>
          <w:szCs w:val="24"/>
        </w:rPr>
        <w:t>au moment de</w:t>
      </w:r>
      <w:r>
        <w:rPr>
          <w:rFonts w:ascii="3DS V2" w:hAnsi="3DS V2"/>
          <w:sz w:val="24"/>
          <w:szCs w:val="24"/>
        </w:rPr>
        <w:t xml:space="preserve"> l’initialisation. Le coût de copie des propriétés</w:t>
      </w:r>
      <w:r w:rsidR="00CB4FCC">
        <w:rPr>
          <w:rFonts w:ascii="3DS V2" w:hAnsi="3DS V2"/>
          <w:sz w:val="24"/>
          <w:szCs w:val="24"/>
        </w:rPr>
        <w:t>,</w:t>
      </w:r>
      <w:r w:rsidR="00ED7C57">
        <w:rPr>
          <w:rFonts w:ascii="3DS V2" w:hAnsi="3DS V2"/>
          <w:sz w:val="24"/>
          <w:szCs w:val="24"/>
        </w:rPr>
        <w:t xml:space="preserve"> comme les petites chaînes de caractères ou nombre à virgule flottant</w:t>
      </w:r>
      <w:r w:rsidR="00CB4FCC">
        <w:rPr>
          <w:rFonts w:ascii="3DS V2" w:hAnsi="3DS V2"/>
          <w:sz w:val="24"/>
          <w:szCs w:val="24"/>
        </w:rPr>
        <w:t>,</w:t>
      </w:r>
      <w:r w:rsidR="00ED7C57">
        <w:rPr>
          <w:rFonts w:ascii="3DS V2" w:hAnsi="3DS V2"/>
          <w:sz w:val="24"/>
          <w:szCs w:val="24"/>
        </w:rPr>
        <w:t xml:space="preserve"> </w:t>
      </w:r>
      <w:r>
        <w:rPr>
          <w:rFonts w:ascii="3DS V2" w:hAnsi="3DS V2"/>
          <w:sz w:val="24"/>
          <w:szCs w:val="24"/>
        </w:rPr>
        <w:t xml:space="preserve">est </w:t>
      </w:r>
      <w:r w:rsidR="003776F3">
        <w:rPr>
          <w:rFonts w:ascii="3DS V2" w:hAnsi="3DS V2"/>
          <w:sz w:val="24"/>
          <w:szCs w:val="24"/>
        </w:rPr>
        <w:t>assez raisonnable</w:t>
      </w:r>
      <w:r w:rsidR="00ED7C57">
        <w:rPr>
          <w:rFonts w:ascii="3DS V2" w:hAnsi="3DS V2"/>
          <w:sz w:val="24"/>
          <w:szCs w:val="24"/>
        </w:rPr>
        <w:t xml:space="preserve">. De cette façon nous possédons nous-même les informations que nous avons besoin et nous 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l’appel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peut coûter très cher pour un objet dans CATIA. </w:t>
      </w:r>
      <w:r w:rsidR="00C61950">
        <w:rPr>
          <w:rFonts w:ascii="3DS V2" w:hAnsi="3DS V2"/>
          <w:sz w:val="24"/>
          <w:szCs w:val="24"/>
        </w:rPr>
        <w:t>Ce processus de récupération</w:t>
      </w:r>
      <w:r w:rsidR="003F62CA">
        <w:rPr>
          <w:rFonts w:ascii="3DS V2" w:hAnsi="3DS V2"/>
          <w:sz w:val="24"/>
          <w:szCs w:val="24"/>
        </w:rPr>
        <w:t xml:space="preserve"> est composé de 3 </w:t>
      </w:r>
      <w:r w:rsidR="00676AE3">
        <w:rPr>
          <w:rFonts w:ascii="3DS V2" w:hAnsi="3DS V2"/>
          <w:sz w:val="24"/>
          <w:szCs w:val="24"/>
        </w:rPr>
        <w:t>étape</w:t>
      </w:r>
      <w:r w:rsidR="003F62CA">
        <w:rPr>
          <w:rFonts w:ascii="3DS V2" w:hAnsi="3DS V2"/>
          <w:sz w:val="24"/>
          <w:szCs w:val="24"/>
        </w:rPr>
        <w:t xml:space="preserve"> générale. </w:t>
      </w:r>
    </w:p>
    <w:p w14:paraId="277E80A7" w14:textId="32672CED" w:rsidR="00A81575" w:rsidRPr="00A81575" w:rsidRDefault="00834F18" w:rsidP="00A81575">
      <w:pPr>
        <w:rPr>
          <w:rFonts w:ascii="3DS V2" w:hAnsi="3DS V2"/>
          <w:sz w:val="24"/>
          <w:szCs w:val="24"/>
        </w:rPr>
      </w:pPr>
      <w:r>
        <w:rPr>
          <w:rFonts w:ascii="3DS V2" w:hAnsi="3DS V2"/>
          <w:b/>
          <w:bCs/>
          <w:sz w:val="24"/>
          <w:szCs w:val="24"/>
        </w:rPr>
        <w:lastRenderedPageBreak/>
        <w:t xml:space="preserve">Etape 1 : </w:t>
      </w:r>
      <w:r w:rsidR="00A81575" w:rsidRPr="00A81575">
        <w:rPr>
          <w:rFonts w:ascii="3DS V2" w:hAnsi="3DS V2"/>
          <w:b/>
          <w:bCs/>
          <w:sz w:val="24"/>
          <w:szCs w:val="24"/>
        </w:rPr>
        <w:t xml:space="preserve">Extraction des </w:t>
      </w:r>
      <w:r w:rsidR="006E0859">
        <w:rPr>
          <w:rFonts w:ascii="3DS V2" w:hAnsi="3DS V2"/>
          <w:b/>
          <w:bCs/>
          <w:sz w:val="24"/>
          <w:szCs w:val="24"/>
        </w:rPr>
        <w:t xml:space="preserve">cavités </w:t>
      </w:r>
      <w:r w:rsidR="00A81575" w:rsidRPr="00A81575">
        <w:rPr>
          <w:rFonts w:ascii="3DS V2" w:hAnsi="3DS V2"/>
          <w:b/>
          <w:bCs/>
          <w:sz w:val="24"/>
          <w:szCs w:val="24"/>
        </w:rPr>
        <w:t xml:space="preserve">logiques à partir de </w:t>
      </w:r>
      <w:r w:rsidR="00A676EF">
        <w:rPr>
          <w:rFonts w:ascii="3DS V2" w:hAnsi="3DS V2"/>
          <w:b/>
          <w:bCs/>
          <w:sz w:val="24"/>
          <w:szCs w:val="24"/>
        </w:rPr>
        <w:t>« </w:t>
      </w:r>
      <w:r w:rsidR="00A81575" w:rsidRPr="00A81575">
        <w:rPr>
          <w:rFonts w:ascii="3DS V2" w:hAnsi="3DS V2"/>
          <w:b/>
          <w:bCs/>
          <w:sz w:val="24"/>
          <w:szCs w:val="24"/>
        </w:rPr>
        <w:t>VOD</w:t>
      </w:r>
      <w:r w:rsidR="00A676EF">
        <w:rPr>
          <w:rFonts w:ascii="3DS V2" w:hAnsi="3DS V2"/>
          <w:b/>
          <w:bCs/>
          <w:sz w:val="24"/>
          <w:szCs w:val="24"/>
        </w:rPr>
        <w:t> »</w:t>
      </w:r>
      <w:r w:rsidR="00A81575" w:rsidRPr="00A81575">
        <w:rPr>
          <w:rFonts w:ascii="3DS V2" w:hAnsi="3DS V2"/>
          <w:b/>
          <w:bCs/>
          <w:sz w:val="24"/>
          <w:szCs w:val="24"/>
        </w:rPr>
        <w:t xml:space="preserve"> du </w:t>
      </w:r>
      <w:r w:rsidR="006E0859">
        <w:rPr>
          <w:rFonts w:ascii="3DS V2" w:hAnsi="3DS V2"/>
          <w:b/>
          <w:bCs/>
          <w:sz w:val="24"/>
          <w:szCs w:val="24"/>
        </w:rPr>
        <w:t>connecter</w:t>
      </w:r>
    </w:p>
    <w:p w14:paraId="320C75E9" w14:textId="75A7D832" w:rsidR="00043FBD" w:rsidRDefault="00341928" w:rsidP="00A81575">
      <w:pPr>
        <w:rPr>
          <w:rFonts w:ascii="3DS V2" w:hAnsi="3DS V2"/>
          <w:sz w:val="24"/>
          <w:szCs w:val="24"/>
        </w:rPr>
      </w:pPr>
      <w:r>
        <w:rPr>
          <w:rFonts w:ascii="3DS V2" w:hAnsi="3DS V2"/>
          <w:sz w:val="24"/>
          <w:szCs w:val="24"/>
        </w:rPr>
        <w:t>Tout est partir du</w:t>
      </w:r>
      <w:r w:rsidR="00A81575" w:rsidRPr="00A81575">
        <w:rPr>
          <w:rFonts w:ascii="3DS V2" w:hAnsi="3DS V2"/>
          <w:sz w:val="24"/>
          <w:szCs w:val="24"/>
        </w:rPr>
        <w:t xml:space="preserve"> paramètre d’entrée, </w:t>
      </w:r>
      <w:r>
        <w:rPr>
          <w:rFonts w:ascii="3DS V2" w:hAnsi="3DS V2"/>
          <w:sz w:val="24"/>
          <w:szCs w:val="24"/>
        </w:rPr>
        <w:t>le «</w:t>
      </w:r>
      <w:r w:rsidR="00FF6CB5">
        <w:rPr>
          <w:rFonts w:ascii="3DS V2" w:hAnsi="3DS V2"/>
          <w:sz w:val="24"/>
          <w:szCs w:val="24"/>
        </w:rPr>
        <w:t xml:space="preserve"> </w:t>
      </w:r>
      <w:r w:rsidRPr="009B189C">
        <w:rPr>
          <w:rFonts w:ascii="3DS V2" w:hAnsi="3DS V2"/>
          <w:sz w:val="24"/>
          <w:szCs w:val="24"/>
        </w:rPr>
        <w:t>Virtual Object Descriptor</w:t>
      </w:r>
      <w:r w:rsidR="00FF6CB5" w:rsidRPr="009B189C">
        <w:rPr>
          <w:rFonts w:ascii="3DS V2" w:hAnsi="3DS V2"/>
          <w:sz w:val="24"/>
          <w:szCs w:val="24"/>
        </w:rPr>
        <w:t xml:space="preserve"> </w:t>
      </w:r>
      <w:r>
        <w:rPr>
          <w:rFonts w:ascii="3DS V2" w:hAnsi="3DS V2"/>
          <w:sz w:val="24"/>
          <w:szCs w:val="24"/>
        </w:rPr>
        <w:t>» du connect</w:t>
      </w:r>
      <w:r w:rsidR="001874CD">
        <w:rPr>
          <w:rFonts w:ascii="3DS V2" w:hAnsi="3DS V2"/>
          <w:sz w:val="24"/>
          <w:szCs w:val="24"/>
        </w:rPr>
        <w:t>o</w:t>
      </w:r>
      <w:r>
        <w:rPr>
          <w:rFonts w:ascii="3DS V2" w:hAnsi="3DS V2"/>
          <w:sz w:val="24"/>
          <w:szCs w:val="24"/>
        </w:rPr>
        <w:t xml:space="preserve">r. </w:t>
      </w:r>
      <w:r w:rsidR="00085FF6" w:rsidRPr="00085FF6">
        <w:rPr>
          <w:rFonts w:ascii="3DS V2" w:hAnsi="3DS V2"/>
          <w:sz w:val="24"/>
          <w:szCs w:val="24"/>
        </w:rPr>
        <w:t xml:space="preserve">C’est </w:t>
      </w:r>
      <w:r w:rsidR="00C67EFD">
        <w:rPr>
          <w:rFonts w:ascii="3DS V2" w:hAnsi="3DS V2"/>
          <w:sz w:val="24"/>
          <w:szCs w:val="24"/>
        </w:rPr>
        <w:t>le</w:t>
      </w:r>
      <w:r w:rsidR="00085FF6" w:rsidRPr="00085FF6">
        <w:rPr>
          <w:rFonts w:ascii="3DS V2" w:hAnsi="3DS V2"/>
          <w:sz w:val="24"/>
          <w:szCs w:val="24"/>
        </w:rPr>
        <w:t xml:space="preserve"> descripteur numérique d</w:t>
      </w:r>
      <w:r w:rsidR="00C67EFD">
        <w:rPr>
          <w:rFonts w:ascii="3DS V2" w:hAnsi="3DS V2"/>
          <w:sz w:val="24"/>
          <w:szCs w:val="24"/>
        </w:rPr>
        <w:t xml:space="preserve">’objet </w:t>
      </w:r>
      <w:r w:rsidR="00085FF6" w:rsidRPr="00085FF6">
        <w:rPr>
          <w:rFonts w:ascii="3DS V2" w:hAnsi="3DS V2"/>
          <w:sz w:val="24"/>
          <w:szCs w:val="24"/>
        </w:rPr>
        <w:t>dans le système PLM. Il permet d’accéder à toutes les informations associées à cet objet</w:t>
      </w:r>
      <w:r w:rsidR="007F0B2B">
        <w:rPr>
          <w:rFonts w:ascii="3DS V2" w:hAnsi="3DS V2"/>
          <w:sz w:val="24"/>
          <w:szCs w:val="24"/>
        </w:rPr>
        <w:t xml:space="preserve">. </w:t>
      </w:r>
    </w:p>
    <w:p w14:paraId="355A4727" w14:textId="0F726153" w:rsidR="00A81575" w:rsidRPr="00A81575" w:rsidRDefault="00085FF6" w:rsidP="00A81575">
      <w:pPr>
        <w:rPr>
          <w:rFonts w:ascii="3DS V2" w:hAnsi="3DS V2"/>
          <w:sz w:val="24"/>
          <w:szCs w:val="24"/>
        </w:rPr>
      </w:pPr>
      <w:r>
        <w:rPr>
          <w:rFonts w:ascii="3DS V2" w:hAnsi="3DS V2"/>
          <w:sz w:val="24"/>
          <w:szCs w:val="24"/>
        </w:rPr>
        <w:t>Avec ce descript</w:t>
      </w:r>
      <w:r w:rsidR="00BA5890">
        <w:rPr>
          <w:rFonts w:ascii="3DS V2" w:hAnsi="3DS V2"/>
          <w:sz w:val="24"/>
          <w:szCs w:val="24"/>
        </w:rPr>
        <w:t>eur</w:t>
      </w:r>
      <w:r>
        <w:rPr>
          <w:rFonts w:ascii="3DS V2" w:hAnsi="3DS V2"/>
          <w:sz w:val="24"/>
          <w:szCs w:val="24"/>
        </w:rPr>
        <w:t>, o</w:t>
      </w:r>
      <w:r w:rsidR="00A81575" w:rsidRPr="00A81575">
        <w:rPr>
          <w:rFonts w:ascii="3DS V2" w:hAnsi="3DS V2"/>
          <w:sz w:val="24"/>
          <w:szCs w:val="24"/>
        </w:rPr>
        <w:t xml:space="preserve">n récupère </w:t>
      </w:r>
      <w:r w:rsidR="00BA5890">
        <w:rPr>
          <w:rFonts w:ascii="3DS V2" w:hAnsi="3DS V2"/>
          <w:sz w:val="24"/>
          <w:szCs w:val="24"/>
        </w:rPr>
        <w:t>l’instance de connector</w:t>
      </w:r>
      <w:r w:rsidR="00A81575" w:rsidRPr="00A81575">
        <w:rPr>
          <w:rFonts w:ascii="3DS V2" w:hAnsi="3DS V2"/>
          <w:sz w:val="24"/>
          <w:szCs w:val="24"/>
        </w:rPr>
        <w:t xml:space="preserve"> </w:t>
      </w:r>
      <w:r w:rsidR="008342A6">
        <w:rPr>
          <w:rFonts w:ascii="3DS V2" w:hAnsi="3DS V2"/>
          <w:sz w:val="24"/>
          <w:szCs w:val="24"/>
        </w:rPr>
        <w:t xml:space="preserve">et consulter </w:t>
      </w:r>
      <w:r w:rsidR="0001614D">
        <w:rPr>
          <w:rFonts w:ascii="3DS V2" w:hAnsi="3DS V2"/>
          <w:sz w:val="24"/>
          <w:szCs w:val="24"/>
        </w:rPr>
        <w:t xml:space="preserve">la référence </w:t>
      </w:r>
      <w:r w:rsidR="0001614D" w:rsidRPr="00A81575">
        <w:rPr>
          <w:rFonts w:ascii="3DS V2" w:hAnsi="3DS V2"/>
          <w:sz w:val="24"/>
          <w:szCs w:val="24"/>
        </w:rPr>
        <w:t>associée</w:t>
      </w:r>
      <w:r w:rsidR="00D12BFE">
        <w:rPr>
          <w:rFonts w:ascii="3DS V2" w:hAnsi="3DS V2"/>
          <w:sz w:val="24"/>
          <w:szCs w:val="24"/>
        </w:rPr>
        <w:t xml:space="preserve"> </w:t>
      </w:r>
      <w:r w:rsidR="008342A6">
        <w:rPr>
          <w:rFonts w:ascii="3DS V2" w:hAnsi="3DS V2"/>
          <w:sz w:val="24"/>
          <w:szCs w:val="24"/>
        </w:rPr>
        <w:t xml:space="preserve">de cette instance. </w:t>
      </w:r>
      <w:r w:rsidR="00A81575" w:rsidRPr="00A81575">
        <w:rPr>
          <w:rFonts w:ascii="3DS V2" w:hAnsi="3DS V2"/>
          <w:sz w:val="24"/>
          <w:szCs w:val="24"/>
        </w:rPr>
        <w:t xml:space="preserve">À partir de </w:t>
      </w:r>
      <w:r w:rsidR="008342A6">
        <w:rPr>
          <w:rFonts w:ascii="3DS V2" w:hAnsi="3DS V2"/>
          <w:sz w:val="24"/>
          <w:szCs w:val="24"/>
        </w:rPr>
        <w:t>la</w:t>
      </w:r>
      <w:r w:rsidR="00A81575" w:rsidRPr="00A81575">
        <w:rPr>
          <w:rFonts w:ascii="3DS V2" w:hAnsi="3DS V2"/>
          <w:sz w:val="24"/>
          <w:szCs w:val="24"/>
        </w:rPr>
        <w:t xml:space="preserve"> référence, on obtient les </w:t>
      </w:r>
      <w:r w:rsidR="00437782">
        <w:rPr>
          <w:rFonts w:ascii="3DS V2" w:hAnsi="3DS V2"/>
          <w:sz w:val="24"/>
          <w:szCs w:val="24"/>
        </w:rPr>
        <w:t>« </w:t>
      </w:r>
      <w:r w:rsidR="00A81575" w:rsidRPr="00A81575">
        <w:rPr>
          <w:rFonts w:ascii="3DS V2" w:hAnsi="3DS V2"/>
          <w:sz w:val="24"/>
          <w:szCs w:val="24"/>
        </w:rPr>
        <w:t>ports</w:t>
      </w:r>
      <w:r w:rsidR="00437782">
        <w:rPr>
          <w:rFonts w:ascii="3DS V2" w:hAnsi="3DS V2"/>
          <w:sz w:val="24"/>
          <w:szCs w:val="24"/>
        </w:rPr>
        <w:t> »</w:t>
      </w:r>
      <w:r w:rsidR="00A81575" w:rsidRPr="00A81575">
        <w:rPr>
          <w:rFonts w:ascii="3DS V2" w:hAnsi="3DS V2"/>
          <w:sz w:val="24"/>
          <w:szCs w:val="24"/>
        </w:rPr>
        <w:t xml:space="preserve"> du connect</w:t>
      </w:r>
      <w:r w:rsidR="008342A6">
        <w:rPr>
          <w:rFonts w:ascii="3DS V2" w:hAnsi="3DS V2"/>
          <w:sz w:val="24"/>
          <w:szCs w:val="24"/>
        </w:rPr>
        <w:t>o</w:t>
      </w:r>
      <w:r w:rsidR="00A81575" w:rsidRPr="00A81575">
        <w:rPr>
          <w:rFonts w:ascii="3DS V2" w:hAnsi="3DS V2"/>
          <w:sz w:val="24"/>
          <w:szCs w:val="24"/>
        </w:rPr>
        <w:t xml:space="preserve">r, puis leurs </w:t>
      </w:r>
      <w:r w:rsidR="00782FA9">
        <w:rPr>
          <w:rFonts w:ascii="3DS V2" w:hAnsi="3DS V2"/>
          <w:sz w:val="24"/>
          <w:szCs w:val="24"/>
        </w:rPr>
        <w:t>cavités</w:t>
      </w:r>
      <w:r w:rsidR="00A81575" w:rsidRPr="00A81575">
        <w:rPr>
          <w:rFonts w:ascii="3DS V2" w:hAnsi="3DS V2"/>
          <w:sz w:val="24"/>
          <w:szCs w:val="24"/>
        </w:rPr>
        <w:t xml:space="preserve"> logiques internes.</w:t>
      </w:r>
    </w:p>
    <w:p w14:paraId="63687D9B" w14:textId="6BFCC035" w:rsidR="00A81575" w:rsidRPr="00A81575" w:rsidRDefault="00834F18" w:rsidP="00A81575">
      <w:pPr>
        <w:rPr>
          <w:rFonts w:ascii="3DS V2" w:hAnsi="3DS V2"/>
          <w:sz w:val="24"/>
          <w:szCs w:val="24"/>
        </w:rPr>
      </w:pPr>
      <w:r>
        <w:rPr>
          <w:rFonts w:ascii="3DS V2" w:hAnsi="3DS V2"/>
          <w:b/>
          <w:bCs/>
          <w:sz w:val="24"/>
          <w:szCs w:val="24"/>
        </w:rPr>
        <w:t xml:space="preserve">Etape 2 : </w:t>
      </w:r>
      <w:r w:rsidR="00A81575" w:rsidRPr="00A81575">
        <w:rPr>
          <w:rFonts w:ascii="3DS V2" w:hAnsi="3DS V2"/>
          <w:b/>
          <w:bCs/>
          <w:sz w:val="24"/>
          <w:szCs w:val="24"/>
        </w:rPr>
        <w:t>Récupération des coordonnées physiques des ports</w:t>
      </w:r>
    </w:p>
    <w:p w14:paraId="47DA7C92" w14:textId="1D8BF995" w:rsidR="00A81575" w:rsidRPr="00A81575" w:rsidRDefault="00A81575" w:rsidP="00A81575">
      <w:pPr>
        <w:rPr>
          <w:rFonts w:ascii="3DS V2" w:hAnsi="3DS V2"/>
          <w:sz w:val="24"/>
          <w:szCs w:val="24"/>
        </w:rPr>
      </w:pPr>
      <w:r w:rsidRPr="00A81575">
        <w:rPr>
          <w:rFonts w:ascii="3DS V2" w:hAnsi="3DS V2"/>
          <w:sz w:val="24"/>
          <w:szCs w:val="24"/>
        </w:rPr>
        <w:t xml:space="preserve">On accède à une information dans l’objet logique appelé </w:t>
      </w:r>
      <w:r w:rsidR="0001614D">
        <w:rPr>
          <w:rFonts w:ascii="3DS V2" w:hAnsi="3DS V2"/>
          <w:sz w:val="24"/>
          <w:szCs w:val="24"/>
        </w:rPr>
        <w:t>« </w:t>
      </w:r>
      <w:r w:rsidRPr="00A81575">
        <w:rPr>
          <w:rFonts w:ascii="3DS V2" w:hAnsi="3DS V2"/>
          <w:sz w:val="24"/>
          <w:szCs w:val="24"/>
        </w:rPr>
        <w:t>PredefinedPartNumber</w:t>
      </w:r>
      <w:r w:rsidR="0001614D">
        <w:rPr>
          <w:rFonts w:ascii="3DS V2" w:hAnsi="3DS V2"/>
          <w:sz w:val="24"/>
          <w:szCs w:val="24"/>
        </w:rPr>
        <w:t> »</w:t>
      </w:r>
      <w:r w:rsidRPr="00A81575">
        <w:rPr>
          <w:rFonts w:ascii="3DS V2" w:hAnsi="3DS V2"/>
          <w:sz w:val="24"/>
          <w:szCs w:val="24"/>
        </w:rPr>
        <w:t>, qui donne un indice sur le composant physique correspondant.</w:t>
      </w:r>
      <w:r w:rsidR="0001614D">
        <w:rPr>
          <w:rFonts w:ascii="3DS V2" w:hAnsi="3DS V2"/>
          <w:sz w:val="24"/>
          <w:szCs w:val="24"/>
        </w:rPr>
        <w:t xml:space="preserve"> </w:t>
      </w:r>
      <w:r w:rsidRPr="00A81575">
        <w:rPr>
          <w:rFonts w:ascii="3DS V2" w:hAnsi="3DS V2"/>
          <w:sz w:val="24"/>
          <w:szCs w:val="24"/>
        </w:rPr>
        <w:t xml:space="preserve">À partir de </w:t>
      </w:r>
      <w:r w:rsidR="0001614D">
        <w:rPr>
          <w:rFonts w:ascii="3DS V2" w:hAnsi="3DS V2"/>
          <w:sz w:val="24"/>
          <w:szCs w:val="24"/>
        </w:rPr>
        <w:t>lui</w:t>
      </w:r>
      <w:r w:rsidRPr="00A81575">
        <w:rPr>
          <w:rFonts w:ascii="3DS V2" w:hAnsi="3DS V2"/>
          <w:sz w:val="24"/>
          <w:szCs w:val="24"/>
        </w:rPr>
        <w:t xml:space="preserve">, on interroge </w:t>
      </w:r>
      <w:r w:rsidR="00BC7179">
        <w:rPr>
          <w:rFonts w:ascii="3DS V2" w:hAnsi="3DS V2"/>
          <w:sz w:val="24"/>
          <w:szCs w:val="24"/>
        </w:rPr>
        <w:t xml:space="preserve">la </w:t>
      </w:r>
      <w:r w:rsidRPr="00A81575">
        <w:rPr>
          <w:rFonts w:ascii="3DS V2" w:hAnsi="3DS V2"/>
          <w:sz w:val="24"/>
          <w:szCs w:val="24"/>
        </w:rPr>
        <w:t>base de données pour obtenir l’identifiant du composant physique.</w:t>
      </w:r>
    </w:p>
    <w:p w14:paraId="23E9BE43" w14:textId="77777777" w:rsidR="00A81575" w:rsidRPr="00A81575" w:rsidRDefault="00A81575" w:rsidP="00A81575">
      <w:pPr>
        <w:rPr>
          <w:rFonts w:ascii="3DS V2" w:hAnsi="3DS V2"/>
          <w:sz w:val="24"/>
          <w:szCs w:val="24"/>
        </w:rPr>
      </w:pPr>
      <w:r w:rsidRPr="00A81575">
        <w:rPr>
          <w:rFonts w:ascii="3DS V2" w:hAnsi="3DS V2"/>
          <w:sz w:val="24"/>
          <w:szCs w:val="24"/>
        </w:rPr>
        <w:t>Si tout est trouvé, on charge ce composant physique en mémoire (ou on le récupère depuis un cache), et on l’interroge pour obtenir la liste de ses ports physiques de type "Cavity".</w:t>
      </w:r>
    </w:p>
    <w:p w14:paraId="19D1B472" w14:textId="1B4B5488" w:rsidR="00026BBB" w:rsidRDefault="00834F18" w:rsidP="00A81575">
      <w:pPr>
        <w:rPr>
          <w:rFonts w:ascii="3DS V2" w:hAnsi="3DS V2"/>
          <w:sz w:val="24"/>
          <w:szCs w:val="24"/>
        </w:rPr>
      </w:pPr>
      <w:r>
        <w:rPr>
          <w:rFonts w:ascii="3DS V2" w:hAnsi="3DS V2"/>
          <w:b/>
          <w:bCs/>
          <w:sz w:val="24"/>
          <w:szCs w:val="24"/>
        </w:rPr>
        <w:t xml:space="preserve">Etape 3 : </w:t>
      </w:r>
      <w:r w:rsidR="00A81575" w:rsidRPr="00A81575">
        <w:rPr>
          <w:rFonts w:ascii="3DS V2" w:hAnsi="3DS V2"/>
          <w:b/>
          <w:bCs/>
          <w:sz w:val="24"/>
          <w:szCs w:val="24"/>
        </w:rPr>
        <w:t>Association logique ↔ physique</w:t>
      </w:r>
    </w:p>
    <w:p w14:paraId="0A05B7B9" w14:textId="6E020F0A" w:rsidR="0038552A" w:rsidRDefault="00026BBB" w:rsidP="00A81575">
      <w:pPr>
        <w:rPr>
          <w:rFonts w:ascii="3DS V2" w:hAnsi="3DS V2"/>
          <w:sz w:val="24"/>
          <w:szCs w:val="24"/>
        </w:rPr>
      </w:pPr>
      <w:r>
        <w:rPr>
          <w:rFonts w:ascii="3DS V2" w:hAnsi="3DS V2"/>
          <w:sz w:val="24"/>
          <w:szCs w:val="24"/>
        </w:rPr>
        <w:t xml:space="preserve">Si les processus précédents ont </w:t>
      </w:r>
      <w:r w:rsidR="00E7489C">
        <w:rPr>
          <w:rFonts w:ascii="3DS V2" w:hAnsi="3DS V2"/>
          <w:sz w:val="24"/>
          <w:szCs w:val="24"/>
        </w:rPr>
        <w:t>fonctionné</w:t>
      </w:r>
      <w:r>
        <w:rPr>
          <w:rFonts w:ascii="3DS V2" w:hAnsi="3DS V2"/>
          <w:sz w:val="24"/>
          <w:szCs w:val="24"/>
        </w:rPr>
        <w:t xml:space="preserve"> correctement, </w:t>
      </w:r>
      <w:r w:rsidR="002B0328">
        <w:rPr>
          <w:rFonts w:ascii="3DS V2" w:hAnsi="3DS V2"/>
          <w:sz w:val="24"/>
          <w:szCs w:val="24"/>
        </w:rPr>
        <w:t xml:space="preserve">on peut </w:t>
      </w:r>
      <w:r w:rsidR="002B0328" w:rsidRPr="00A81575">
        <w:rPr>
          <w:rFonts w:ascii="3DS V2" w:hAnsi="3DS V2"/>
          <w:sz w:val="24"/>
          <w:szCs w:val="24"/>
        </w:rPr>
        <w:t xml:space="preserve">associe </w:t>
      </w:r>
      <w:r w:rsidR="002B0328">
        <w:rPr>
          <w:rFonts w:ascii="3DS V2" w:hAnsi="3DS V2"/>
          <w:sz w:val="24"/>
          <w:szCs w:val="24"/>
        </w:rPr>
        <w:t>les cavités</w:t>
      </w:r>
      <w:r w:rsidR="00A81575" w:rsidRPr="00A81575">
        <w:rPr>
          <w:rFonts w:ascii="3DS V2" w:hAnsi="3DS V2"/>
          <w:sz w:val="24"/>
          <w:szCs w:val="24"/>
        </w:rPr>
        <w:t xml:space="preserve"> logiques </w:t>
      </w:r>
      <w:r w:rsidR="002B0328">
        <w:rPr>
          <w:rFonts w:ascii="3DS V2" w:hAnsi="3DS V2"/>
          <w:sz w:val="24"/>
          <w:szCs w:val="24"/>
        </w:rPr>
        <w:t>et</w:t>
      </w:r>
      <w:r w:rsidR="00A81575" w:rsidRPr="00A81575">
        <w:rPr>
          <w:rFonts w:ascii="3DS V2" w:hAnsi="3DS V2"/>
          <w:sz w:val="24"/>
          <w:szCs w:val="24"/>
        </w:rPr>
        <w:t xml:space="preserve"> </w:t>
      </w:r>
      <w:r w:rsidR="002B0328">
        <w:rPr>
          <w:rFonts w:ascii="3DS V2" w:hAnsi="3DS V2"/>
          <w:sz w:val="24"/>
          <w:szCs w:val="24"/>
        </w:rPr>
        <w:t>les</w:t>
      </w:r>
      <w:r w:rsidR="00A81575" w:rsidRPr="00A81575">
        <w:rPr>
          <w:rFonts w:ascii="3DS V2" w:hAnsi="3DS V2"/>
          <w:sz w:val="24"/>
          <w:szCs w:val="24"/>
        </w:rPr>
        <w:t xml:space="preserve"> ports physiques un</w:t>
      </w:r>
      <w:r w:rsidR="002B0328">
        <w:rPr>
          <w:rFonts w:ascii="3DS V2" w:hAnsi="3DS V2"/>
          <w:sz w:val="24"/>
          <w:szCs w:val="24"/>
        </w:rPr>
        <w:t>e</w:t>
      </w:r>
      <w:r w:rsidR="00A81575" w:rsidRPr="00A81575">
        <w:rPr>
          <w:rFonts w:ascii="3DS V2" w:hAnsi="3DS V2"/>
          <w:sz w:val="24"/>
          <w:szCs w:val="24"/>
        </w:rPr>
        <w:t xml:space="preserve"> à un</w:t>
      </w:r>
      <w:r w:rsidR="002B0328">
        <w:rPr>
          <w:rFonts w:ascii="3DS V2" w:hAnsi="3DS V2"/>
          <w:sz w:val="24"/>
          <w:szCs w:val="24"/>
        </w:rPr>
        <w:t>e</w:t>
      </w:r>
      <w:r w:rsidR="00A81575" w:rsidRPr="00A81575">
        <w:rPr>
          <w:rFonts w:ascii="3DS V2" w:hAnsi="3DS V2"/>
          <w:sz w:val="24"/>
          <w:szCs w:val="24"/>
        </w:rPr>
        <w:t>.</w:t>
      </w:r>
      <w:r w:rsidR="002B0328">
        <w:rPr>
          <w:rFonts w:ascii="3DS V2" w:hAnsi="3DS V2"/>
          <w:sz w:val="24"/>
          <w:szCs w:val="24"/>
        </w:rPr>
        <w:t xml:space="preserve"> </w:t>
      </w:r>
      <w:r w:rsidR="00A81575" w:rsidRPr="00A81575">
        <w:rPr>
          <w:rFonts w:ascii="3DS V2" w:hAnsi="3DS V2"/>
          <w:sz w:val="24"/>
          <w:szCs w:val="24"/>
        </w:rPr>
        <w:t>Pour chaque paire, on crée un objet CATELEditor3DCavity</w:t>
      </w:r>
      <w:r w:rsidR="00545E25">
        <w:rPr>
          <w:rFonts w:ascii="3DS V2" w:hAnsi="3DS V2"/>
          <w:sz w:val="24"/>
          <w:szCs w:val="24"/>
        </w:rPr>
        <w:t xml:space="preserve">. Dans son constructeur, </w:t>
      </w:r>
      <w:r w:rsidR="00F715B0">
        <w:rPr>
          <w:rFonts w:ascii="3DS V2" w:hAnsi="3DS V2"/>
          <w:sz w:val="24"/>
          <w:szCs w:val="24"/>
        </w:rPr>
        <w:t xml:space="preserve">la propriété </w:t>
      </w:r>
      <w:r w:rsidR="00545E25">
        <w:rPr>
          <w:rFonts w:ascii="3DS V2" w:hAnsi="3DS V2"/>
          <w:sz w:val="24"/>
          <w:szCs w:val="24"/>
        </w:rPr>
        <w:t xml:space="preserve">« contact gauge » </w:t>
      </w:r>
      <w:r w:rsidR="00F715B0">
        <w:rPr>
          <w:rFonts w:ascii="3DS V2" w:hAnsi="3DS V2"/>
          <w:sz w:val="24"/>
          <w:szCs w:val="24"/>
        </w:rPr>
        <w:t xml:space="preserve">est récupérer </w:t>
      </w:r>
      <w:r w:rsidR="00545E25">
        <w:rPr>
          <w:rFonts w:ascii="3DS V2" w:hAnsi="3DS V2"/>
          <w:sz w:val="24"/>
          <w:szCs w:val="24"/>
        </w:rPr>
        <w:t>depuis</w:t>
      </w:r>
      <w:r w:rsidR="00F715B0">
        <w:rPr>
          <w:rFonts w:ascii="3DS V2" w:hAnsi="3DS V2"/>
          <w:sz w:val="24"/>
          <w:szCs w:val="24"/>
        </w:rPr>
        <w:t xml:space="preserve"> la</w:t>
      </w:r>
      <w:r w:rsidR="00545E25">
        <w:rPr>
          <w:rFonts w:ascii="3DS V2" w:hAnsi="3DS V2"/>
          <w:sz w:val="24"/>
          <w:szCs w:val="24"/>
        </w:rPr>
        <w:t xml:space="preserve"> cavité logique, </w:t>
      </w:r>
      <w:r w:rsidR="000E68BB">
        <w:rPr>
          <w:rFonts w:ascii="3DS V2" w:hAnsi="3DS V2"/>
          <w:sz w:val="24"/>
          <w:szCs w:val="24"/>
        </w:rPr>
        <w:t>ses coordonnées 3D</w:t>
      </w:r>
      <w:r w:rsidR="00545E25">
        <w:rPr>
          <w:rFonts w:ascii="3DS V2" w:hAnsi="3DS V2"/>
          <w:sz w:val="24"/>
          <w:szCs w:val="24"/>
        </w:rPr>
        <w:t xml:space="preserve"> depuis cavité physique, et son nom depuis les deux, pour vérifier que </w:t>
      </w:r>
      <w:r w:rsidR="002076D9">
        <w:rPr>
          <w:rFonts w:ascii="3DS V2" w:hAnsi="3DS V2"/>
          <w:sz w:val="24"/>
          <w:szCs w:val="24"/>
        </w:rPr>
        <w:t>l’association entre deux objet</w:t>
      </w:r>
      <w:r w:rsidR="004868A0">
        <w:rPr>
          <w:rFonts w:ascii="3DS V2" w:hAnsi="3DS V2"/>
          <w:sz w:val="24"/>
          <w:szCs w:val="24"/>
        </w:rPr>
        <w:t>s</w:t>
      </w:r>
      <w:r w:rsidR="002076D9">
        <w:rPr>
          <w:rFonts w:ascii="3DS V2" w:hAnsi="3DS V2"/>
          <w:sz w:val="24"/>
          <w:szCs w:val="24"/>
        </w:rPr>
        <w:t xml:space="preserve"> </w:t>
      </w:r>
      <w:r w:rsidR="00545E25">
        <w:rPr>
          <w:rFonts w:ascii="3DS V2" w:hAnsi="3DS V2"/>
          <w:sz w:val="24"/>
          <w:szCs w:val="24"/>
        </w:rPr>
        <w:t>est correcte.</w:t>
      </w:r>
    </w:p>
    <w:p w14:paraId="48EE5F19" w14:textId="2AAA3BFC" w:rsidR="00A81575" w:rsidRDefault="00A81575" w:rsidP="004403F4">
      <w:pPr>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xml:space="preserve">, nouvellement crée,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 xml:space="preserve">et que notre algorithme de triangulation Delaunay est conçu pour le cas 2D, il faut faire une réduction de dimensionnalité pour supprimer la troisième dimension inutile. CATIA propose des outils géométriques internes simple et puissant.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fait une triangulation Delaunay, pour la construction de la liste d’adjacence de cavité dans le connector actuel.</w:t>
      </w:r>
    </w:p>
    <w:p w14:paraId="06D79674" w14:textId="5448D270" w:rsidR="00FB1D7F" w:rsidRDefault="00E6104C" w:rsidP="006F1E6F">
      <w:pPr>
        <w:rPr>
          <w:rFonts w:ascii="3DS V2" w:hAnsi="3DS V2"/>
          <w:sz w:val="24"/>
          <w:szCs w:val="24"/>
        </w:rPr>
      </w:pPr>
      <w:r>
        <w:rPr>
          <w:rFonts w:ascii="3DS V2" w:hAnsi="3DS V2"/>
          <w:sz w:val="24"/>
          <w:szCs w:val="24"/>
        </w:rPr>
        <w:t xml:space="preserve">La nouvelle classe de câbles ne sont pas aussi complexe que la nouvelle classe cavité qui doit faire fusionner les objets de deux niveaux. </w:t>
      </w:r>
      <w:r w:rsidR="006F1E6F">
        <w:rPr>
          <w:rFonts w:ascii="3DS V2" w:hAnsi="3DS V2"/>
          <w:sz w:val="24"/>
          <w:szCs w:val="24"/>
        </w:rPr>
        <w:t>Elle</w:t>
      </w:r>
      <w:r w:rsidR="00EB5112">
        <w:rPr>
          <w:rFonts w:ascii="3DS V2" w:hAnsi="3DS V2"/>
          <w:sz w:val="24"/>
          <w:szCs w:val="24"/>
        </w:rPr>
        <w:t xml:space="preserve"> accepte le VOD du câble et trouver </w:t>
      </w:r>
      <w:r w:rsidR="00844098">
        <w:rPr>
          <w:rFonts w:ascii="3DS V2" w:hAnsi="3DS V2"/>
          <w:sz w:val="24"/>
          <w:szCs w:val="24"/>
        </w:rPr>
        <w:t xml:space="preserve">les fils logiques </w:t>
      </w:r>
      <w:r w:rsidR="00EB5112">
        <w:rPr>
          <w:rFonts w:ascii="3DS V2" w:hAnsi="3DS V2"/>
          <w:sz w:val="24"/>
          <w:szCs w:val="24"/>
        </w:rPr>
        <w:t>qui l’</w:t>
      </w:r>
      <w:r w:rsidR="00394F4D">
        <w:rPr>
          <w:rFonts w:ascii="3DS V2" w:hAnsi="3DS V2"/>
          <w:sz w:val="24"/>
          <w:szCs w:val="24"/>
        </w:rPr>
        <w:t>appartiennent</w:t>
      </w:r>
      <w:r w:rsidR="00836B4B">
        <w:rPr>
          <w:rFonts w:ascii="3DS V2" w:hAnsi="3DS V2"/>
          <w:sz w:val="24"/>
          <w:szCs w:val="24"/>
        </w:rPr>
        <w:t xml:space="preserve"> ainsi que la ségrégation du câble.</w:t>
      </w:r>
      <w:r w:rsidR="00BD4FC0">
        <w:rPr>
          <w:rFonts w:ascii="3DS V2" w:hAnsi="3DS V2"/>
          <w:sz w:val="24"/>
          <w:szCs w:val="24"/>
        </w:rPr>
        <w:t xml:space="preserve"> </w:t>
      </w:r>
      <w:r w:rsidR="00844098">
        <w:rPr>
          <w:rFonts w:ascii="3DS V2" w:hAnsi="3DS V2"/>
          <w:sz w:val="24"/>
          <w:szCs w:val="24"/>
        </w:rPr>
        <w:t>Elle passe le VOD et l’objet logique du fil au constructeur de la nouvelle classe de fil, qui construire son propre VOD et récupère sa taille en gauge.</w:t>
      </w:r>
      <w:r w:rsidR="009D54C0">
        <w:rPr>
          <w:rFonts w:ascii="3DS V2" w:hAnsi="3DS V2"/>
          <w:sz w:val="24"/>
          <w:szCs w:val="24"/>
        </w:rPr>
        <w:br w:type="page"/>
      </w:r>
      <w:bookmarkStart w:id="146" w:name="_Toc203728052"/>
    </w:p>
    <w:bookmarkEnd w:id="146"/>
    <w:p w14:paraId="31BDF67D" w14:textId="249574B8" w:rsidR="00FB1D7F" w:rsidRDefault="00FB1D7F" w:rsidP="00FB1D7F">
      <w:pPr>
        <w:pStyle w:val="Titre3"/>
        <w:rPr>
          <w:rFonts w:ascii="3DS V2" w:hAnsi="3DS V2"/>
          <w:sz w:val="32"/>
          <w:szCs w:val="32"/>
        </w:rPr>
      </w:pPr>
      <w:r>
        <w:rPr>
          <w:rFonts w:ascii="3DS V2" w:hAnsi="3DS V2"/>
          <w:sz w:val="32"/>
          <w:szCs w:val="32"/>
        </w:rPr>
        <w:lastRenderedPageBreak/>
        <w:t>Extension algorithmique</w:t>
      </w:r>
    </w:p>
    <w:p w14:paraId="22E1C8B0" w14:textId="0F58A8C0" w:rsidR="009061EA" w:rsidRDefault="004C2A6F">
      <w:pPr>
        <w:rPr>
          <w:rFonts w:ascii="3DS V2" w:hAnsi="3DS V2"/>
          <w:sz w:val="24"/>
          <w:szCs w:val="24"/>
        </w:rPr>
      </w:pPr>
      <w:r>
        <w:rPr>
          <w:rFonts w:ascii="3DS V2" w:hAnsi="3DS V2"/>
          <w:sz w:val="24"/>
          <w:szCs w:val="24"/>
        </w:rPr>
        <w:t xml:space="preserve">L’utilisation de STL est historiquement interdite </w:t>
      </w:r>
      <w:r w:rsidR="005160D4">
        <w:rPr>
          <w:rFonts w:ascii="3DS V2" w:hAnsi="3DS V2"/>
          <w:sz w:val="24"/>
          <w:szCs w:val="24"/>
        </w:rPr>
        <w:t>dans</w:t>
      </w:r>
      <w:r>
        <w:rPr>
          <w:rFonts w:ascii="3DS V2" w:hAnsi="3DS V2"/>
          <w:sz w:val="24"/>
          <w:szCs w:val="24"/>
        </w:rPr>
        <w:t xml:space="preserve"> Dassault Systèmes. Malgré cette interdiction a été enlevé depuis 2019, plus part de code continuer à fonctionner sans éléments de STL. Cela cause des problèmes pour la migration et intégration de code d</w:t>
      </w:r>
      <w:r w:rsidR="00EE3FD8">
        <w:rPr>
          <w:rFonts w:ascii="3DS V2" w:hAnsi="3DS V2"/>
          <w:sz w:val="24"/>
          <w:szCs w:val="24"/>
        </w:rPr>
        <w:t xml:space="preserve">’algorithme </w:t>
      </w:r>
      <w:r>
        <w:rPr>
          <w:rFonts w:ascii="3DS V2" w:hAnsi="3DS V2"/>
          <w:sz w:val="24"/>
          <w:szCs w:val="24"/>
        </w:rPr>
        <w:t>dans CATIA</w:t>
      </w:r>
      <w:r w:rsidR="00E23AE3">
        <w:rPr>
          <w:rFonts w:ascii="3DS V2" w:hAnsi="3DS V2"/>
          <w:sz w:val="24"/>
          <w:szCs w:val="24"/>
        </w:rPr>
        <w:t>.</w:t>
      </w:r>
      <w:r w:rsidR="009061EA">
        <w:rPr>
          <w:rFonts w:ascii="3DS V2" w:hAnsi="3DS V2"/>
          <w:sz w:val="24"/>
          <w:szCs w:val="24"/>
        </w:rPr>
        <w:t xml:space="preserve"> </w:t>
      </w:r>
      <w:r w:rsidR="00DE31B1">
        <w:rPr>
          <w:rFonts w:ascii="3DS V2" w:hAnsi="3DS V2"/>
          <w:sz w:val="24"/>
          <w:szCs w:val="24"/>
        </w:rPr>
        <w:t xml:space="preserve">Même </w:t>
      </w:r>
      <w:r w:rsidR="009061EA">
        <w:rPr>
          <w:rFonts w:ascii="3DS V2" w:hAnsi="3DS V2"/>
          <w:sz w:val="24"/>
          <w:szCs w:val="24"/>
        </w:rPr>
        <w:t>Il est possible de remplacer tous les outils de STL par les boucles et les instructions conditionnelles à la main, le mieux est de réécrire ces outils algorithmiques en imitant l’implémentation de STL pour les conteneurs CATOmx.</w:t>
      </w:r>
    </w:p>
    <w:p w14:paraId="2975AAA2" w14:textId="17DF27B6" w:rsidR="00DB002E" w:rsidRDefault="00DB002E">
      <w:pPr>
        <w:rPr>
          <w:rFonts w:ascii="3DS V2" w:hAnsi="3DS V2"/>
          <w:sz w:val="24"/>
          <w:szCs w:val="24"/>
          <w:lang w:eastAsia="zh-CN"/>
        </w:rPr>
      </w:pPr>
      <w:r>
        <w:rPr>
          <w:rFonts w:ascii="3DS V2" w:hAnsi="3DS V2"/>
          <w:sz w:val="24"/>
          <w:szCs w:val="24"/>
        </w:rPr>
        <w:t xml:space="preserve">La fonction d’outil plus utilisée est </w:t>
      </w:r>
      <w:r w:rsidRPr="009B189C">
        <w:rPr>
          <w:rFonts w:ascii="Cascadia Code" w:eastAsia="Times New Roman" w:hAnsi="Cascadia Code" w:cs="Cascadia Code"/>
          <w:noProof/>
          <w:color w:val="00B050"/>
          <w:sz w:val="20"/>
          <w:szCs w:val="20"/>
          <w:lang w:eastAsia="zh-CN"/>
        </w:rPr>
        <w:t>std</w:t>
      </w:r>
      <w:r w:rsidRPr="009B189C">
        <w:rPr>
          <w:rFonts w:ascii="Cascadia Code" w:eastAsia="Times New Roman" w:hAnsi="Cascadia Code" w:cs="Times New Roman"/>
          <w:noProof/>
          <w:color w:val="4472C4"/>
          <w:sz w:val="24"/>
          <w:szCs w:val="24"/>
          <w:lang w:eastAsia="zh-CN"/>
        </w:rPr>
        <w:t>::</w:t>
      </w:r>
      <w:r w:rsidRPr="009B189C">
        <w:rPr>
          <w:rFonts w:ascii="Cascadia Code" w:eastAsia="Times New Roman" w:hAnsi="Cascadia Code" w:cs="Cascadia Code"/>
          <w:noProof/>
          <w:color w:val="00B050"/>
          <w:sz w:val="20"/>
          <w:szCs w:val="20"/>
          <w:lang w:eastAsia="zh-CN"/>
        </w:rPr>
        <w:t>erase_if</w:t>
      </w:r>
      <w:r>
        <w:rPr>
          <w:rFonts w:ascii="3DS V2" w:hAnsi="3DS V2"/>
          <w:sz w:val="24"/>
          <w:szCs w:val="24"/>
        </w:rPr>
        <w:t xml:space="preserve">. Voici une version minimaliste de cette fonction : </w:t>
      </w:r>
    </w:p>
    <w:p w14:paraId="53D12CFC" w14:textId="019F4464" w:rsidR="00EE308D" w:rsidRDefault="00EE308D" w:rsidP="00EE308D">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13F6B4F0" w14:textId="48D9A2D4" w:rsidR="00EE308D" w:rsidRDefault="00EE308D" w:rsidP="00EE308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73311360" w14:textId="77777777" w:rsidR="00DB002E" w:rsidRDefault="00EE308D" w:rsidP="00DB002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9BCD8B8" w14:textId="71336DB8" w:rsidR="00DB002E" w:rsidRDefault="00EE308D" w:rsidP="008D6F68">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2BE7F71D" w14:textId="049EBACC" w:rsidR="00DB002E" w:rsidRDefault="00DB002E" w:rsidP="00DB002E">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ab/>
      </w:r>
      <w:r w:rsidR="008D6F68">
        <w:rPr>
          <w:rFonts w:ascii="Cascadia Mono" w:hAnsi="Cascadia Mono" w:cs="Cascadia Mono"/>
          <w:noProof/>
          <w:color w:val="0000FF"/>
          <w:sz w:val="19"/>
          <w:szCs w:val="19"/>
          <w:lang w:val="en-US"/>
        </w:rPr>
        <w:tab/>
      </w:r>
      <w:r w:rsidR="00EE308D">
        <w:rPr>
          <w:rFonts w:ascii="Cascadia Mono" w:hAnsi="Cascadia Mono" w:cs="Cascadia Mono"/>
          <w:noProof/>
          <w:color w:val="0000FF"/>
          <w:sz w:val="19"/>
          <w:szCs w:val="19"/>
          <w:lang w:val="en-US"/>
        </w:rPr>
        <w:t>if</w:t>
      </w:r>
      <w:r w:rsidR="00EE308D">
        <w:rPr>
          <w:rFonts w:ascii="Cascadia Mono" w:hAnsi="Cascadia Mono" w:cs="Cascadia Mono"/>
          <w:noProof/>
          <w:color w:val="000000"/>
          <w:sz w:val="19"/>
          <w:szCs w:val="19"/>
          <w:lang w:val="en-US"/>
        </w:rPr>
        <w:t xml:space="preserve"> (</w:t>
      </w:r>
      <w:r w:rsidR="00EE308D">
        <w:rPr>
          <w:rFonts w:ascii="Cascadia Mono" w:hAnsi="Cascadia Mono" w:cs="Cascadia Mono"/>
          <w:noProof/>
          <w:color w:val="808080"/>
          <w:sz w:val="19"/>
          <w:szCs w:val="19"/>
          <w:lang w:val="en-US"/>
        </w:rPr>
        <w:t>Pred</w:t>
      </w:r>
      <w:r w:rsidR="00EE308D">
        <w:rPr>
          <w:rFonts w:ascii="Cascadia Mono" w:hAnsi="Cascadia Mono" w:cs="Cascadia Mono"/>
          <w:noProof/>
          <w:color w:val="000000"/>
          <w:sz w:val="19"/>
          <w:szCs w:val="19"/>
          <w:lang w:val="en-US"/>
        </w:rPr>
        <w:t>(</w:t>
      </w:r>
      <w:r w:rsidR="00EE308D">
        <w:rPr>
          <w:rFonts w:ascii="Cascadia Mono" w:hAnsi="Cascadia Mono" w:cs="Cascadia Mono"/>
          <w:noProof/>
          <w:color w:val="808080"/>
          <w:sz w:val="19"/>
          <w:szCs w:val="19"/>
          <w:lang w:val="en-US"/>
        </w:rPr>
        <w:t>Arr</w:t>
      </w:r>
      <w:r w:rsidR="00EE308D">
        <w:rPr>
          <w:rFonts w:ascii="Cascadia Mono" w:hAnsi="Cascadia Mono" w:cs="Cascadia Mono"/>
          <w:noProof/>
          <w:color w:val="000000"/>
          <w:sz w:val="19"/>
          <w:szCs w:val="19"/>
          <w:lang w:val="en-US"/>
        </w:rPr>
        <w:t>[i]))</w:t>
      </w:r>
    </w:p>
    <w:p w14:paraId="32547AE0" w14:textId="5811557E" w:rsidR="00EE308D" w:rsidRDefault="00EE308D" w:rsidP="008D6F68">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4214D180" w14:textId="2C099B7E" w:rsidR="00EE308D" w:rsidRPr="009B189C" w:rsidRDefault="00EE308D" w:rsidP="00EE308D">
      <w:pPr>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sidRPr="009B189C">
        <w:rPr>
          <w:rFonts w:ascii="Cascadia Mono" w:hAnsi="Cascadia Mono" w:cs="Cascadia Mono"/>
          <w:noProof/>
          <w:color w:val="000000"/>
          <w:sz w:val="19"/>
          <w:szCs w:val="19"/>
        </w:rPr>
        <w:t>}</w:t>
      </w:r>
    </w:p>
    <w:p w14:paraId="079EF509" w14:textId="71C99613" w:rsidR="00DB002E" w:rsidRDefault="00DB002E" w:rsidP="00EE308D">
      <w:pPr>
        <w:rPr>
          <w:rFonts w:ascii="3DS V2" w:hAnsi="3DS V2"/>
          <w:sz w:val="24"/>
          <w:szCs w:val="24"/>
          <w:lang w:eastAsia="zh-CN"/>
        </w:rPr>
      </w:pPr>
      <w:r>
        <w:rPr>
          <w:rFonts w:ascii="3DS V2" w:hAnsi="3DS V2"/>
          <w:noProof/>
          <w:sz w:val="24"/>
          <w:szCs w:val="24"/>
        </w:rPr>
        <w:t xml:space="preserve">Elle donne le même résultat final que </w:t>
      </w:r>
      <w:r w:rsidR="00D03B06" w:rsidRPr="009B189C">
        <w:rPr>
          <w:rFonts w:ascii="Cascadia Code" w:eastAsia="Times New Roman" w:hAnsi="Cascadia Code" w:cs="Cascadia Code"/>
          <w:noProof/>
          <w:color w:val="00B050"/>
          <w:sz w:val="20"/>
          <w:szCs w:val="20"/>
          <w:lang w:eastAsia="zh-CN"/>
        </w:rPr>
        <w:t>std</w:t>
      </w:r>
      <w:r w:rsidR="00D03B06" w:rsidRPr="009B189C">
        <w:rPr>
          <w:rFonts w:ascii="Cascadia Code" w:eastAsia="Times New Roman" w:hAnsi="Cascadia Code" w:cs="Times New Roman"/>
          <w:noProof/>
          <w:color w:val="4472C4"/>
          <w:sz w:val="24"/>
          <w:szCs w:val="24"/>
          <w:lang w:eastAsia="zh-CN"/>
        </w:rPr>
        <w:t>::</w:t>
      </w:r>
      <w:r w:rsidR="00D03B06" w:rsidRPr="009B189C">
        <w:rPr>
          <w:rFonts w:ascii="Cascadia Code" w:eastAsia="Times New Roman" w:hAnsi="Cascadia Code" w:cs="Cascadia Code"/>
          <w:noProof/>
          <w:color w:val="00B050"/>
          <w:sz w:val="20"/>
          <w:szCs w:val="20"/>
          <w:lang w:eastAsia="zh-CN"/>
        </w:rPr>
        <w:t>erase_if</w:t>
      </w:r>
      <w:r w:rsidR="005F2245">
        <w:rPr>
          <w:rFonts w:ascii="3DS V2" w:hAnsi="3DS V2"/>
          <w:sz w:val="24"/>
          <w:szCs w:val="24"/>
        </w:rPr>
        <w:t xml:space="preserve">, sauf qu’elle </w:t>
      </w:r>
      <w:r w:rsidR="00E44209">
        <w:rPr>
          <w:rFonts w:ascii="3DS V2" w:hAnsi="3DS V2"/>
          <w:sz w:val="24"/>
          <w:szCs w:val="24"/>
        </w:rPr>
        <w:t xml:space="preserve">présente </w:t>
      </w:r>
      <w:r w:rsidR="005F2245">
        <w:rPr>
          <w:rFonts w:ascii="3DS V2" w:hAnsi="3DS V2"/>
          <w:sz w:val="24"/>
          <w:szCs w:val="24"/>
        </w:rPr>
        <w:t xml:space="preserve">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sidR="005F2245">
        <w:rPr>
          <w:rFonts w:ascii="3DS V2" w:hAnsi="3DS V2"/>
          <w:sz w:val="24"/>
          <w:szCs w:val="24"/>
        </w:rPr>
        <w:t xml:space="preserve"> dans le pire cas.</w:t>
      </w:r>
      <w:r w:rsidR="00476E64">
        <w:rPr>
          <w:rFonts w:ascii="3DS V2" w:hAnsi="3DS V2" w:hint="eastAsia"/>
          <w:sz w:val="24"/>
          <w:szCs w:val="24"/>
          <w:lang w:eastAsia="zh-CN"/>
        </w:rPr>
        <w:t xml:space="preserve"> </w:t>
      </w:r>
    </w:p>
    <w:p w14:paraId="5DAAF026" w14:textId="60C3352D" w:rsidR="000770A6" w:rsidRDefault="00476E64" w:rsidP="000770A6">
      <w:pPr>
        <w:autoSpaceDE w:val="0"/>
        <w:autoSpaceDN w:val="0"/>
        <w:adjustRightInd w:val="0"/>
        <w:spacing w:after="0" w:line="240" w:lineRule="auto"/>
        <w:rPr>
          <w:rFonts w:ascii="3DS V2" w:hAnsi="3DS V2"/>
        </w:rPr>
      </w:pPr>
      <w:r w:rsidRPr="00964EDB">
        <w:rPr>
          <w:rFonts w:ascii="3DS V2" w:hAnsi="3DS V2"/>
          <w:sz w:val="24"/>
          <w:szCs w:val="24"/>
          <w:lang w:eastAsia="zh-CN"/>
        </w:rPr>
        <w:t xml:space="preserve">La solution est dans le code source de STL. L’implémentation de </w:t>
      </w:r>
      <w:r w:rsidR="00581306">
        <w:rPr>
          <w:rFonts w:ascii="3DS V2" w:hAnsi="3DS V2"/>
          <w:sz w:val="24"/>
          <w:szCs w:val="24"/>
          <w:lang w:eastAsia="zh-CN"/>
        </w:rPr>
        <w:t>GCC</w:t>
      </w:r>
      <w:r w:rsidRPr="00964EDB">
        <w:rPr>
          <w:rFonts w:ascii="3DS V2" w:hAnsi="3DS V2"/>
          <w:sz w:val="24"/>
          <w:szCs w:val="24"/>
          <w:lang w:eastAsia="zh-CN"/>
        </w:rPr>
        <w:t xml:space="preserve"> et de MSVC ont appliqué la même stratégie : d’abord déplacer les éléments à conserver (donc ceux qui ne satisfont pas le prédicat) vers le début du tableau, ensuite supprimer la partie</w:t>
      </w:r>
      <w:r w:rsidR="00441D9D" w:rsidRPr="00964EDB">
        <w:rPr>
          <w:rFonts w:ascii="3DS V2" w:hAnsi="3DS V2"/>
          <w:sz w:val="24"/>
          <w:szCs w:val="24"/>
          <w:lang w:eastAsia="zh-CN"/>
        </w:rPr>
        <w:t xml:space="preserve"> </w:t>
      </w:r>
      <w:r w:rsidRPr="00964EDB">
        <w:rPr>
          <w:rFonts w:ascii="3DS V2" w:hAnsi="3DS V2"/>
          <w:sz w:val="24"/>
          <w:szCs w:val="24"/>
          <w:lang w:eastAsia="zh-CN"/>
        </w:rPr>
        <w:t>restante à la fin du tableau</w:t>
      </w:r>
      <w:r w:rsidR="00441D9D" w:rsidRPr="00964EDB">
        <w:rPr>
          <w:rFonts w:ascii="3DS V2" w:hAnsi="3DS V2"/>
          <w:sz w:val="24"/>
          <w:szCs w:val="24"/>
          <w:lang w:eastAsia="zh-CN"/>
        </w:rPr>
        <w:t xml:space="preserve"> en une seule opération</w:t>
      </w:r>
      <w:r w:rsidRPr="00964EDB">
        <w:rPr>
          <w:rFonts w:ascii="3DS V2" w:hAnsi="3DS V2"/>
          <w:sz w:val="24"/>
          <w:szCs w:val="24"/>
          <w:lang w:eastAsia="zh-CN"/>
        </w:rPr>
        <w:t>.</w:t>
      </w:r>
      <w:r w:rsidR="000770A6" w:rsidRPr="00964EDB">
        <w:rPr>
          <w:rFonts w:ascii="3DS V2" w:hAnsi="3DS V2"/>
          <w:sz w:val="24"/>
          <w:szCs w:val="24"/>
          <w:lang w:eastAsia="zh-CN"/>
        </w:rPr>
        <w:t xml:space="preserve"> Avec cette méthode on n’a que besoins de réallouer une fois la mémoire et la complexité temporelle devient </w:t>
      </w:r>
      <m:oMath>
        <m:r>
          <w:rPr>
            <w:rFonts w:ascii="Cambria Math" w:hAnsi="Cambria Math"/>
            <w:sz w:val="24"/>
            <w:szCs w:val="24"/>
          </w:rPr>
          <m:t>O(n)</m:t>
        </m:r>
      </m:oMath>
      <w:r w:rsidR="000770A6" w:rsidRPr="00964EDB">
        <w:rPr>
          <w:rFonts w:ascii="3DS V2" w:hAnsi="3DS V2"/>
          <w:sz w:val="24"/>
          <w:szCs w:val="24"/>
        </w:rPr>
        <w:t>. L’amélioration de performance est considérable</w:t>
      </w:r>
      <w:r w:rsidR="000770A6">
        <w:rPr>
          <w:rFonts w:ascii="3DS V2" w:hAnsi="3DS V2"/>
        </w:rPr>
        <w:t xml:space="preserve">. </w:t>
      </w:r>
    </w:p>
    <w:p w14:paraId="42BF6DEB" w14:textId="77777777" w:rsidR="00721825" w:rsidRDefault="00721825" w:rsidP="000770A6">
      <w:pPr>
        <w:autoSpaceDE w:val="0"/>
        <w:autoSpaceDN w:val="0"/>
        <w:adjustRightInd w:val="0"/>
        <w:spacing w:after="0" w:line="240" w:lineRule="auto"/>
        <w:rPr>
          <w:rFonts w:ascii="3DS V2" w:hAnsi="3DS V2"/>
        </w:rPr>
      </w:pPr>
    </w:p>
    <w:p w14:paraId="6F3FD4BA" w14:textId="37AF5DB6" w:rsidR="000770A6" w:rsidRPr="009B189C" w:rsidRDefault="000770A6" w:rsidP="000770A6">
      <w:pPr>
        <w:autoSpaceDE w:val="0"/>
        <w:autoSpaceDN w:val="0"/>
        <w:adjustRightInd w:val="0"/>
        <w:spacing w:after="0" w:line="240" w:lineRule="auto"/>
        <w:ind w:firstLine="708"/>
        <w:rPr>
          <w:rFonts w:ascii="Cascadia Mono" w:hAnsi="Cascadia Mono" w:cs="Cascadia Mono"/>
          <w:noProof/>
          <w:color w:val="000000"/>
          <w:sz w:val="19"/>
          <w:szCs w:val="19"/>
        </w:rPr>
      </w:pPr>
      <w:r w:rsidRPr="009B189C">
        <w:rPr>
          <w:rFonts w:ascii="Cascadia Mono" w:hAnsi="Cascadia Mono" w:cs="Cascadia Mono"/>
          <w:noProof/>
          <w:color w:val="0000FF"/>
          <w:sz w:val="19"/>
          <w:szCs w:val="19"/>
        </w:rPr>
        <w:t>template</w:t>
      </w:r>
      <w:r w:rsidRPr="009B189C">
        <w:rPr>
          <w:rFonts w:ascii="Cascadia Mono" w:hAnsi="Cascadia Mono" w:cs="Cascadia Mono"/>
          <w:noProof/>
          <w:color w:val="000000"/>
          <w:sz w:val="19"/>
          <w:szCs w:val="19"/>
        </w:rPr>
        <w:t>&lt;</w:t>
      </w:r>
      <w:r w:rsidRPr="009B189C">
        <w:rPr>
          <w:rFonts w:ascii="Cascadia Mono" w:hAnsi="Cascadia Mono" w:cs="Cascadia Mono"/>
          <w:noProof/>
          <w:color w:val="0000FF"/>
          <w:sz w:val="19"/>
          <w:szCs w:val="19"/>
        </w:rPr>
        <w:t>typename</w:t>
      </w:r>
      <w:r w:rsidRPr="009B189C">
        <w:rPr>
          <w:rFonts w:ascii="Cascadia Mono" w:hAnsi="Cascadia Mono" w:cs="Cascadia Mono"/>
          <w:noProof/>
          <w:color w:val="000000"/>
          <w:sz w:val="19"/>
          <w:szCs w:val="19"/>
        </w:rPr>
        <w:t xml:space="preserve"> </w:t>
      </w:r>
      <w:r w:rsidRPr="009B189C">
        <w:rPr>
          <w:rFonts w:ascii="Cascadia Mono" w:hAnsi="Cascadia Mono" w:cs="Cascadia Mono"/>
          <w:noProof/>
          <w:color w:val="2B91AF"/>
          <w:sz w:val="19"/>
          <w:szCs w:val="19"/>
        </w:rPr>
        <w:t>T</w:t>
      </w:r>
      <w:r w:rsidRPr="009B189C">
        <w:rPr>
          <w:rFonts w:ascii="Cascadia Mono" w:hAnsi="Cascadia Mono" w:cs="Cascadia Mono"/>
          <w:noProof/>
          <w:color w:val="000000"/>
          <w:sz w:val="19"/>
          <w:szCs w:val="19"/>
        </w:rPr>
        <w:t xml:space="preserve">, </w:t>
      </w:r>
      <w:r w:rsidRPr="009B189C">
        <w:rPr>
          <w:rFonts w:ascii="Cascadia Mono" w:hAnsi="Cascadia Mono" w:cs="Cascadia Mono"/>
          <w:noProof/>
          <w:color w:val="0000FF"/>
          <w:sz w:val="19"/>
          <w:szCs w:val="19"/>
        </w:rPr>
        <w:t>typename</w:t>
      </w:r>
      <w:r w:rsidRPr="009B189C">
        <w:rPr>
          <w:rFonts w:ascii="Cascadia Mono" w:hAnsi="Cascadia Mono" w:cs="Cascadia Mono"/>
          <w:noProof/>
          <w:color w:val="000000"/>
          <w:sz w:val="19"/>
          <w:szCs w:val="19"/>
        </w:rPr>
        <w:t xml:space="preserve"> </w:t>
      </w:r>
      <w:r w:rsidRPr="009B189C">
        <w:rPr>
          <w:rFonts w:ascii="Cascadia Mono" w:hAnsi="Cascadia Mono" w:cs="Cascadia Mono"/>
          <w:noProof/>
          <w:color w:val="2B91AF"/>
          <w:sz w:val="19"/>
          <w:szCs w:val="19"/>
        </w:rPr>
        <w:t>UnaryPredicate</w:t>
      </w:r>
      <w:r w:rsidRPr="009B189C">
        <w:rPr>
          <w:rFonts w:ascii="Cascadia Mono" w:hAnsi="Cascadia Mono" w:cs="Cascadia Mono"/>
          <w:noProof/>
          <w:color w:val="000000"/>
          <w:sz w:val="19"/>
          <w:szCs w:val="19"/>
        </w:rPr>
        <w:t>&gt;</w:t>
      </w:r>
    </w:p>
    <w:p w14:paraId="7ED0D78E"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sidRPr="009B189C">
        <w:rPr>
          <w:rFonts w:ascii="Cascadia Mono" w:hAnsi="Cascadia Mono" w:cs="Cascadia Mono"/>
          <w:noProof/>
          <w:color w:val="000000"/>
          <w:sz w:val="19"/>
          <w:szCs w:val="19"/>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2CEA69A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37E5253B" w14:textId="3C489180"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w:t>
      </w:r>
      <w:r w:rsidR="006E496F">
        <w:rPr>
          <w:rFonts w:ascii="Cascadia Mono" w:hAnsi="Cascadia Mono" w:cs="Cascadia Mono"/>
          <w:noProof/>
          <w:color w:val="000000"/>
          <w:sz w:val="19"/>
          <w:szCs w:val="19"/>
          <w:lang w:val="en-US"/>
        </w:rPr>
        <w:t xml:space="preserve">  </w:t>
      </w:r>
      <w:r>
        <w:rPr>
          <w:rFonts w:ascii="Cascadia Mono" w:hAnsi="Cascadia Mono" w:cs="Cascadia Mono"/>
          <w:noProof/>
          <w:color w:val="000000"/>
          <w:sz w:val="19"/>
          <w:szCs w:val="19"/>
          <w:lang w:val="en-US"/>
        </w:rPr>
        <w:t>= 1;</w:t>
      </w:r>
    </w:p>
    <w:p w14:paraId="6CD22D49"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5620361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2CC7F1D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0D9584A6"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3C0E88FB"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14A9D343"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521A6F28"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5B2725C0" w14:textId="7DF90ED6"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07E016E3"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3ADAB7AA"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73C4CD3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6002D795"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681545F8"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132A28F1"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537163F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4014E055"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.RemoveAt(Write, RemoveCount, </w:t>
      </w:r>
      <w:r>
        <w:rPr>
          <w:rFonts w:ascii="Cascadia Mono" w:hAnsi="Cascadia Mono" w:cs="Cascadia Mono"/>
          <w:noProof/>
          <w:color w:val="6F008A"/>
          <w:sz w:val="19"/>
          <w:szCs w:val="19"/>
          <w:lang w:val="en-US"/>
        </w:rPr>
        <w:t>TRUE</w:t>
      </w:r>
      <w:r>
        <w:rPr>
          <w:rFonts w:ascii="Cascadia Mono" w:hAnsi="Cascadia Mono" w:cs="Cascadia Mono"/>
          <w:noProof/>
          <w:color w:val="000000"/>
          <w:sz w:val="19"/>
          <w:szCs w:val="19"/>
          <w:lang w:val="en-US"/>
        </w:rPr>
        <w:t>);</w:t>
      </w:r>
    </w:p>
    <w:p w14:paraId="7BEF0267" w14:textId="77777777" w:rsidR="000770A6" w:rsidRPr="009B189C" w:rsidRDefault="000770A6" w:rsidP="000770A6">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9B189C">
        <w:rPr>
          <w:rFonts w:ascii="Cascadia Mono" w:hAnsi="Cascadia Mono" w:cs="Cascadia Mono"/>
          <w:noProof/>
          <w:color w:val="000000"/>
          <w:sz w:val="19"/>
          <w:szCs w:val="19"/>
        </w:rPr>
        <w:t>}</w:t>
      </w:r>
    </w:p>
    <w:p w14:paraId="32FBF24A" w14:textId="77777777" w:rsidR="00964EDB" w:rsidRPr="009B189C" w:rsidRDefault="000770A6" w:rsidP="00964EDB">
      <w:pPr>
        <w:autoSpaceDE w:val="0"/>
        <w:autoSpaceDN w:val="0"/>
        <w:adjustRightInd w:val="0"/>
        <w:spacing w:after="0" w:line="240" w:lineRule="auto"/>
        <w:rPr>
          <w:rFonts w:ascii="Cascadia Mono" w:hAnsi="Cascadia Mono" w:cs="Cascadia Mono"/>
          <w:noProof/>
          <w:color w:val="000000"/>
          <w:sz w:val="19"/>
          <w:szCs w:val="19"/>
        </w:rPr>
      </w:pPr>
      <w:r w:rsidRPr="009B189C">
        <w:rPr>
          <w:rFonts w:ascii="Cascadia Mono" w:hAnsi="Cascadia Mono" w:cs="Cascadia Mono"/>
          <w:noProof/>
          <w:color w:val="000000"/>
          <w:sz w:val="19"/>
          <w:szCs w:val="19"/>
        </w:rPr>
        <w:tab/>
      </w:r>
      <w:r w:rsidRPr="009B189C">
        <w:rPr>
          <w:rFonts w:ascii="Cascadia Mono" w:hAnsi="Cascadia Mono" w:cs="Cascadia Mono"/>
          <w:noProof/>
          <w:color w:val="000000"/>
          <w:sz w:val="19"/>
          <w:szCs w:val="19"/>
        </w:rPr>
        <w:tab/>
      </w:r>
      <w:r w:rsidRPr="009B189C">
        <w:rPr>
          <w:rFonts w:ascii="Cascadia Mono" w:hAnsi="Cascadia Mono" w:cs="Cascadia Mono"/>
          <w:noProof/>
          <w:color w:val="0000FF"/>
          <w:sz w:val="19"/>
          <w:szCs w:val="19"/>
        </w:rPr>
        <w:t>return</w:t>
      </w:r>
      <w:r w:rsidRPr="009B189C">
        <w:rPr>
          <w:rFonts w:ascii="Cascadia Mono" w:hAnsi="Cascadia Mono" w:cs="Cascadia Mono"/>
          <w:noProof/>
          <w:color w:val="000000"/>
          <w:sz w:val="19"/>
          <w:szCs w:val="19"/>
        </w:rPr>
        <w:t xml:space="preserve"> RemoveCount;</w:t>
      </w:r>
    </w:p>
    <w:p w14:paraId="557F2959" w14:textId="105CC4ED" w:rsidR="009061EA" w:rsidRPr="009B189C" w:rsidRDefault="000770A6" w:rsidP="00B26CBE">
      <w:pPr>
        <w:autoSpaceDE w:val="0"/>
        <w:autoSpaceDN w:val="0"/>
        <w:adjustRightInd w:val="0"/>
        <w:spacing w:after="0" w:line="240" w:lineRule="auto"/>
        <w:rPr>
          <w:rFonts w:ascii="Cascadia Mono" w:hAnsi="Cascadia Mono" w:cs="Cascadia Mono"/>
          <w:noProof/>
          <w:color w:val="000000"/>
          <w:sz w:val="19"/>
          <w:szCs w:val="19"/>
        </w:rPr>
      </w:pPr>
      <w:r w:rsidRPr="009B189C">
        <w:rPr>
          <w:rFonts w:ascii="Cascadia Mono" w:hAnsi="Cascadia Mono" w:cs="Cascadia Mono"/>
          <w:noProof/>
          <w:color w:val="000000"/>
          <w:sz w:val="19"/>
          <w:szCs w:val="19"/>
        </w:rPr>
        <w:tab/>
        <w:t>}</w:t>
      </w:r>
    </w:p>
    <w:p w14:paraId="51FB74B7" w14:textId="63D22575" w:rsidR="00023904" w:rsidRDefault="00023904" w:rsidP="00B26CBE">
      <w:pPr>
        <w:autoSpaceDE w:val="0"/>
        <w:autoSpaceDN w:val="0"/>
        <w:adjustRightInd w:val="0"/>
        <w:spacing w:after="0" w:line="240" w:lineRule="auto"/>
        <w:rPr>
          <w:rFonts w:ascii="3DS V2" w:hAnsi="3DS V2"/>
          <w:sz w:val="24"/>
          <w:szCs w:val="24"/>
          <w:lang w:eastAsia="zh-CN"/>
        </w:rPr>
      </w:pPr>
      <w:r w:rsidRPr="00964EDB">
        <w:rPr>
          <w:rFonts w:ascii="3DS V2" w:hAnsi="3DS V2"/>
          <w:sz w:val="24"/>
          <w:szCs w:val="24"/>
          <w:lang w:eastAsia="zh-CN"/>
        </w:rPr>
        <w:lastRenderedPageBreak/>
        <w:t>La</w:t>
      </w:r>
    </w:p>
    <w:p w14:paraId="0FF3DBBE" w14:textId="77777777" w:rsidR="00023904" w:rsidRDefault="00023904">
      <w:pPr>
        <w:rPr>
          <w:rFonts w:ascii="3DS V2" w:hAnsi="3DS V2"/>
          <w:sz w:val="24"/>
          <w:szCs w:val="24"/>
          <w:lang w:eastAsia="zh-CN"/>
        </w:rPr>
      </w:pPr>
      <w:r>
        <w:rPr>
          <w:rFonts w:ascii="3DS V2" w:hAnsi="3DS V2"/>
          <w:sz w:val="24"/>
          <w:szCs w:val="24"/>
          <w:lang w:eastAsia="zh-CN"/>
        </w:rPr>
        <w:br w:type="page"/>
      </w:r>
    </w:p>
    <w:p w14:paraId="022BC285" w14:textId="77777777" w:rsidR="00023904" w:rsidRDefault="00023904" w:rsidP="00B26CBE">
      <w:pPr>
        <w:autoSpaceDE w:val="0"/>
        <w:autoSpaceDN w:val="0"/>
        <w:adjustRightInd w:val="0"/>
        <w:spacing w:after="0" w:line="240" w:lineRule="auto"/>
        <w:rPr>
          <w:rFonts w:ascii="3DS V2" w:hAnsi="3DS V2"/>
          <w:sz w:val="24"/>
          <w:szCs w:val="24"/>
        </w:rPr>
      </w:pPr>
    </w:p>
    <w:p w14:paraId="653AAC26" w14:textId="77777777" w:rsidR="004C2A6F" w:rsidRDefault="004C2A6F">
      <w:pPr>
        <w:rPr>
          <w:rFonts w:ascii="3DS V2" w:eastAsiaTheme="majorEastAsia" w:hAnsi="3DS V2" w:cstheme="majorBidi"/>
          <w:b/>
          <w:bCs/>
          <w:color w:val="005386"/>
          <w:sz w:val="32"/>
          <w:szCs w:val="32"/>
        </w:rPr>
      </w:pPr>
    </w:p>
    <w:p w14:paraId="4E301458" w14:textId="77777777" w:rsidR="004C2A6F" w:rsidRDefault="004C2A6F" w:rsidP="004C2A6F">
      <w:pPr>
        <w:pStyle w:val="Titre3"/>
        <w:rPr>
          <w:rFonts w:ascii="3DS V2" w:hAnsi="3DS V2"/>
          <w:sz w:val="32"/>
          <w:szCs w:val="32"/>
        </w:rPr>
      </w:pPr>
    </w:p>
    <w:p w14:paraId="400CD18C" w14:textId="7070BD3F" w:rsidR="009D54C0" w:rsidRDefault="009D54C0">
      <w:pPr>
        <w:rPr>
          <w:rFonts w:ascii="3DS V2" w:hAnsi="3DS V2"/>
          <w:sz w:val="24"/>
          <w:szCs w:val="24"/>
        </w:rPr>
      </w:pPr>
    </w:p>
    <w:p w14:paraId="0226FB35" w14:textId="77777777" w:rsidR="009B794D" w:rsidRDefault="009B794D" w:rsidP="004403F4">
      <w:pPr>
        <w:rPr>
          <w:rFonts w:ascii="3DS V2" w:hAnsi="3DS V2"/>
          <w:sz w:val="24"/>
          <w:szCs w:val="24"/>
        </w:rPr>
      </w:pPr>
    </w:p>
    <w:p w14:paraId="04F80D9A" w14:textId="58B63B12" w:rsidR="005C67FC" w:rsidRDefault="005C67FC" w:rsidP="004403F4">
      <w:pPr>
        <w:rPr>
          <w:rFonts w:ascii="3DS V2" w:hAnsi="3DS V2"/>
          <w:sz w:val="24"/>
          <w:szCs w:val="24"/>
        </w:rPr>
      </w:pPr>
    </w:p>
    <w:p w14:paraId="62050FAF" w14:textId="77777777" w:rsidR="005C67FC" w:rsidRPr="00766471" w:rsidRDefault="005C67FC" w:rsidP="004403F4">
      <w:pPr>
        <w:rPr>
          <w:rFonts w:ascii="3DS V2" w:hAnsi="3DS V2"/>
          <w:sz w:val="24"/>
          <w:szCs w:val="24"/>
        </w:rPr>
      </w:pPr>
    </w:p>
    <w:p w14:paraId="0CF95CF0" w14:textId="77777777" w:rsidR="00766471" w:rsidRPr="004403F4" w:rsidRDefault="00766471" w:rsidP="004403F4">
      <w:pPr>
        <w:rPr>
          <w:rFonts w:ascii="3DS V2" w:hAnsi="3DS V2"/>
        </w:rPr>
      </w:pPr>
    </w:p>
    <w:p w14:paraId="55C38D3C" w14:textId="77777777" w:rsidR="009B794D" w:rsidRDefault="009B794D" w:rsidP="009B794D">
      <w:pPr>
        <w:pStyle w:val="PartTitle"/>
        <w:ind w:left="720"/>
        <w:jc w:val="left"/>
        <w:rPr>
          <w:rFonts w:ascii="3DS V2" w:hAnsi="3DS V2"/>
          <w:b/>
          <w:bCs w:val="0"/>
          <w:color w:val="005386"/>
          <w:sz w:val="56"/>
          <w:szCs w:val="56"/>
          <w:lang w:val="fr-FR"/>
        </w:rPr>
      </w:pPr>
    </w:p>
    <w:p w14:paraId="1B52EFDA" w14:textId="77777777" w:rsidR="009B794D" w:rsidRDefault="009B794D" w:rsidP="009B794D">
      <w:pPr>
        <w:pStyle w:val="PartTitle"/>
        <w:ind w:left="720"/>
        <w:jc w:val="left"/>
        <w:rPr>
          <w:rFonts w:ascii="3DS V2" w:hAnsi="3DS V2"/>
          <w:b/>
          <w:bCs w:val="0"/>
          <w:color w:val="005386"/>
          <w:sz w:val="56"/>
          <w:szCs w:val="56"/>
          <w:lang w:val="fr-FR"/>
        </w:rPr>
      </w:pPr>
    </w:p>
    <w:p w14:paraId="5228A76F" w14:textId="5241C974" w:rsidR="009B794D" w:rsidRDefault="009B794D" w:rsidP="009B794D">
      <w:pPr>
        <w:pStyle w:val="PartTitle"/>
        <w:ind w:left="720"/>
        <w:jc w:val="left"/>
        <w:rPr>
          <w:rFonts w:ascii="3DS V2" w:hAnsi="3DS V2"/>
          <w:b/>
          <w:bCs w:val="0"/>
          <w:color w:val="005386"/>
          <w:sz w:val="56"/>
          <w:szCs w:val="56"/>
          <w:lang w:val="fr-FR"/>
        </w:rPr>
      </w:pPr>
      <w:bookmarkStart w:id="147" w:name="_Toc203728053"/>
      <w:r w:rsidRPr="009B794D">
        <w:rPr>
          <w:rFonts w:ascii="3DS V2" w:hAnsi="3DS V2"/>
          <w:b/>
          <w:bCs w:val="0"/>
          <w:color w:val="005386"/>
          <w:sz w:val="56"/>
          <w:szCs w:val="56"/>
          <w:lang w:val="fr-FR"/>
        </w:rPr>
        <w:t>Annexe</w:t>
      </w:r>
      <w:r>
        <w:rPr>
          <w:rFonts w:ascii="3DS V2" w:hAnsi="3DS V2"/>
          <w:b/>
          <w:bCs w:val="0"/>
          <w:color w:val="005386"/>
          <w:sz w:val="56"/>
          <w:szCs w:val="56"/>
          <w:lang w:val="fr-FR"/>
        </w:rPr>
        <w:t>s</w:t>
      </w:r>
      <w:bookmarkEnd w:id="147"/>
    </w:p>
    <w:p w14:paraId="40DA3D3C" w14:textId="77777777" w:rsidR="009B794D" w:rsidRDefault="009B794D">
      <w:pPr>
        <w:rPr>
          <w:rFonts w:ascii="3DS V2" w:eastAsiaTheme="majorEastAsia" w:hAnsi="3DS V2" w:cs="Arial"/>
          <w:b/>
          <w:color w:val="005386"/>
          <w:sz w:val="56"/>
          <w:szCs w:val="56"/>
        </w:rPr>
      </w:pPr>
      <w:r>
        <w:rPr>
          <w:rFonts w:ascii="3DS V2" w:hAnsi="3DS V2"/>
          <w:b/>
          <w:bCs/>
          <w:color w:val="005386"/>
          <w:sz w:val="56"/>
          <w:szCs w:val="56"/>
        </w:rPr>
        <w:br w:type="page"/>
      </w:r>
    </w:p>
    <w:p w14:paraId="30D6C022" w14:textId="7A784D43" w:rsidR="001906A5" w:rsidRDefault="001906A5" w:rsidP="009B794D">
      <w:pPr>
        <w:pStyle w:val="Titre2"/>
        <w:rPr>
          <w:rFonts w:ascii="3DS V2" w:hAnsi="3DS V2" w:cs="Arial"/>
          <w:sz w:val="40"/>
          <w:szCs w:val="40"/>
        </w:rPr>
      </w:pPr>
    </w:p>
    <w:p w14:paraId="5D79F9DD" w14:textId="5A1D0FCD" w:rsidR="001906A5" w:rsidRPr="001906A5" w:rsidRDefault="009B794D" w:rsidP="001906A5">
      <w:pPr>
        <w:pStyle w:val="Titre2"/>
        <w:rPr>
          <w:rFonts w:ascii="3DS V2" w:hAnsi="3DS V2" w:cs="Arial"/>
          <w:sz w:val="40"/>
          <w:szCs w:val="40"/>
        </w:rPr>
      </w:pPr>
      <w:bookmarkStart w:id="148" w:name="_Toc203728054"/>
      <w:r>
        <w:rPr>
          <w:rFonts w:ascii="3DS V2" w:hAnsi="3DS V2" w:cs="Arial"/>
          <w:sz w:val="40"/>
          <w:szCs w:val="40"/>
        </w:rPr>
        <w:t>Annexe 1</w:t>
      </w:r>
      <w:bookmarkEnd w:id="148"/>
      <w:r w:rsidR="008C16FE">
        <w:rPr>
          <w:rFonts w:ascii="3DS V2" w:hAnsi="3DS V2" w:cs="Arial"/>
          <w:sz w:val="40"/>
          <w:szCs w:val="40"/>
        </w:rPr>
        <w:t> : Référence</w:t>
      </w:r>
    </w:p>
    <w:bookmarkStart w:id="149" w:name="_Toc203728055" w:displacedByCustomXml="next"/>
    <w:sdt>
      <w:sdtPr>
        <w:rPr>
          <w:rFonts w:ascii="Arial" w:eastAsia="SimSun" w:hAnsi="Arial" w:cstheme="minorBidi"/>
          <w:b w:val="0"/>
          <w:bCs w:val="0"/>
          <w:color w:val="auto"/>
          <w:sz w:val="22"/>
          <w:szCs w:val="22"/>
        </w:rPr>
        <w:id w:val="1958670474"/>
        <w:docPartObj>
          <w:docPartGallery w:val="Bibliographies"/>
          <w:docPartUnique/>
        </w:docPartObj>
      </w:sdtPr>
      <w:sdtEndPr/>
      <w:sdtContent>
        <w:bookmarkEnd w:id="149" w:displacedByCustomXml="prev"/>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tessellations. </w:t>
              </w:r>
            </w:p>
            <w:p w14:paraId="3F2EB5E3" w14:textId="416FCC2B" w:rsidR="00E721F6" w:rsidRPr="009B189C" w:rsidRDefault="00E721F6" w:rsidP="0083160D">
              <w:pPr>
                <w:pStyle w:val="Bibliographie"/>
                <w:spacing w:line="240" w:lineRule="exact"/>
                <w:rPr>
                  <w:rFonts w:ascii="3DS V2" w:hAnsi="3DS V2"/>
                  <w:noProof/>
                  <w:lang w:val="en-US"/>
                  <w:rPrChange w:id="150" w:author="GOUTAUDIER Sébastien" w:date="2025-07-29T15:13:00Z">
                    <w:rPr>
                      <w:rFonts w:ascii="3DS V2" w:hAnsi="3DS V2"/>
                      <w:noProof/>
                    </w:rPr>
                  </w:rPrChange>
                </w:rPr>
              </w:pPr>
              <w:r w:rsidRPr="00E721F6">
                <w:rPr>
                  <w:rFonts w:ascii="3DS V2" w:hAnsi="3DS V2"/>
                  <w:b/>
                  <w:bCs/>
                  <w:noProof/>
                </w:rPr>
                <w:t xml:space="preserve">Bowyer, Adrian. </w:t>
              </w:r>
              <w:r w:rsidRPr="009B189C">
                <w:rPr>
                  <w:rFonts w:ascii="3DS V2" w:hAnsi="3DS V2"/>
                  <w:b/>
                  <w:bCs/>
                  <w:noProof/>
                  <w:lang w:val="en-US"/>
                  <w:rPrChange w:id="151" w:author="GOUTAUDIER Sébastien" w:date="2025-07-29T15:13:00Z">
                    <w:rPr>
                      <w:rFonts w:ascii="3DS V2" w:hAnsi="3DS V2"/>
                      <w:b/>
                      <w:bCs/>
                      <w:noProof/>
                    </w:rPr>
                  </w:rPrChange>
                </w:rPr>
                <w:t>1981.</w:t>
              </w:r>
              <w:r w:rsidRPr="009B189C">
                <w:rPr>
                  <w:rFonts w:ascii="3DS V2" w:hAnsi="3DS V2"/>
                  <w:noProof/>
                  <w:lang w:val="en-US"/>
                  <w:rPrChange w:id="152" w:author="GOUTAUDIER Sébastien" w:date="2025-07-29T15:13:00Z">
                    <w:rPr>
                      <w:rFonts w:ascii="3DS V2" w:hAnsi="3DS V2"/>
                      <w:noProof/>
                    </w:rPr>
                  </w:rPrChange>
                </w:rPr>
                <w:t xml:space="preserve"> 2, Bath : The Computer Journal, 1981, Vol. 24. 105</w:t>
              </w:r>
              <w:r w:rsidRPr="009B189C">
                <w:rPr>
                  <w:rFonts w:ascii="3DS V2" w:hAnsi="3DS V2"/>
                  <w:noProof/>
                  <w:lang w:val="en-US"/>
                  <w:rPrChange w:id="153" w:author="GOUTAUDIER Sébastien" w:date="2025-07-29T15:13:00Z">
                    <w:rPr>
                      <w:rFonts w:ascii="3DS V2" w:hAnsi="3DS V2"/>
                      <w:noProof/>
                    </w:rPr>
                  </w:rPrChange>
                </w:rPr>
                <w:noBreakHyphen/>
                <w:t>114.</w:t>
              </w:r>
            </w:p>
            <w:p w14:paraId="78F86150" w14:textId="77777777" w:rsidR="0083160D" w:rsidRPr="009B189C" w:rsidRDefault="0083160D" w:rsidP="0083160D">
              <w:pPr>
                <w:spacing w:line="240" w:lineRule="exact"/>
                <w:rPr>
                  <w:lang w:val="en-US"/>
                  <w:rPrChange w:id="154" w:author="GOUTAUDIER Sébastien" w:date="2025-07-29T15:13:00Z">
                    <w:rPr/>
                  </w:rPrChange>
                </w:rPr>
              </w:pPr>
            </w:p>
            <w:p w14:paraId="33613F6F" w14:textId="77777777" w:rsidR="0083160D" w:rsidRPr="009B189C" w:rsidRDefault="00E721F6" w:rsidP="0083160D">
              <w:pPr>
                <w:pStyle w:val="Bibliographie"/>
                <w:spacing w:line="240" w:lineRule="exact"/>
                <w:rPr>
                  <w:rFonts w:ascii="3DS V2" w:hAnsi="3DS V2"/>
                  <w:i/>
                  <w:iCs/>
                  <w:noProof/>
                  <w:lang w:val="en-US"/>
                  <w:rPrChange w:id="155" w:author="GOUTAUDIER Sébastien" w:date="2025-07-29T15:13:00Z">
                    <w:rPr>
                      <w:rFonts w:ascii="3DS V2" w:hAnsi="3DS V2"/>
                      <w:i/>
                      <w:iCs/>
                      <w:noProof/>
                    </w:rPr>
                  </w:rPrChange>
                </w:rPr>
              </w:pPr>
              <w:r w:rsidRPr="009B189C">
                <w:rPr>
                  <w:rFonts w:ascii="3DS V2" w:hAnsi="3DS V2"/>
                  <w:i/>
                  <w:iCs/>
                  <w:noProof/>
                  <w:lang w:val="en-US"/>
                  <w:rPrChange w:id="156" w:author="GOUTAUDIER Sébastien" w:date="2025-07-29T15:13:00Z">
                    <w:rPr>
                      <w:rFonts w:ascii="3DS V2" w:hAnsi="3DS V2"/>
                      <w:i/>
                      <w:iCs/>
                      <w:noProof/>
                    </w:rPr>
                  </w:rPrChange>
                </w:rPr>
                <w:t>Computing the n</w:t>
              </w:r>
              <w:r w:rsidRPr="009B189C">
                <w:rPr>
                  <w:rFonts w:ascii="3DS V2" w:hAnsi="3DS V2"/>
                  <w:i/>
                  <w:iCs/>
                  <w:noProof/>
                  <w:lang w:val="en-US"/>
                  <w:rPrChange w:id="157" w:author="GOUTAUDIER Sébastien" w:date="2025-07-29T15:13:00Z">
                    <w:rPr>
                      <w:rFonts w:ascii="3DS V2" w:hAnsi="3DS V2"/>
                      <w:i/>
                      <w:iCs/>
                      <w:noProof/>
                    </w:rPr>
                  </w:rPrChange>
                </w:rPr>
                <w:noBreakHyphen/>
                <w:t>dimensional Delaunay tessellation with application to Voronoi polytopes.</w:t>
              </w:r>
            </w:p>
            <w:p w14:paraId="7E049543" w14:textId="70A6358C" w:rsidR="00E721F6" w:rsidRPr="009B189C" w:rsidRDefault="00E721F6" w:rsidP="0083160D">
              <w:pPr>
                <w:pStyle w:val="Bibliographie"/>
                <w:spacing w:line="240" w:lineRule="exact"/>
                <w:rPr>
                  <w:rFonts w:ascii="3DS V2" w:hAnsi="3DS V2"/>
                  <w:noProof/>
                  <w:lang w:val="en-US"/>
                  <w:rPrChange w:id="158" w:author="GOUTAUDIER Sébastien" w:date="2025-07-29T15:13:00Z">
                    <w:rPr>
                      <w:rFonts w:ascii="3DS V2" w:hAnsi="3DS V2"/>
                      <w:noProof/>
                    </w:rPr>
                  </w:rPrChange>
                </w:rPr>
              </w:pPr>
              <w:r w:rsidRPr="009B189C">
                <w:rPr>
                  <w:rFonts w:ascii="3DS V2" w:hAnsi="3DS V2"/>
                  <w:i/>
                  <w:iCs/>
                  <w:noProof/>
                  <w:lang w:val="en-US"/>
                  <w:rPrChange w:id="159" w:author="GOUTAUDIER Sébastien" w:date="2025-07-29T15:13:00Z">
                    <w:rPr>
                      <w:rFonts w:ascii="3DS V2" w:hAnsi="3DS V2"/>
                      <w:i/>
                      <w:iCs/>
                      <w:noProof/>
                    </w:rPr>
                  </w:rPrChange>
                </w:rPr>
                <w:t xml:space="preserve"> </w:t>
              </w:r>
              <w:r w:rsidRPr="009B189C">
                <w:rPr>
                  <w:rFonts w:ascii="3DS V2" w:hAnsi="3DS V2"/>
                  <w:b/>
                  <w:bCs/>
                  <w:noProof/>
                  <w:lang w:val="en-US"/>
                  <w:rPrChange w:id="160" w:author="GOUTAUDIER Sébastien" w:date="2025-07-29T15:13:00Z">
                    <w:rPr>
                      <w:rFonts w:ascii="3DS V2" w:hAnsi="3DS V2"/>
                      <w:b/>
                      <w:bCs/>
                      <w:noProof/>
                    </w:rPr>
                  </w:rPrChange>
                </w:rPr>
                <w:t>Watson, David F. 1981.</w:t>
              </w:r>
              <w:r w:rsidRPr="009B189C">
                <w:rPr>
                  <w:rFonts w:ascii="3DS V2" w:hAnsi="3DS V2"/>
                  <w:noProof/>
                  <w:lang w:val="en-US"/>
                  <w:rPrChange w:id="161" w:author="GOUTAUDIER Sébastien" w:date="2025-07-29T15:13:00Z">
                    <w:rPr>
                      <w:rFonts w:ascii="3DS V2" w:hAnsi="3DS V2"/>
                      <w:noProof/>
                    </w:rPr>
                  </w:rPrChange>
                </w:rPr>
                <w:t xml:space="preserve"> 2, s.l. : The Computer Journal, 1981, Vol. 24.</w:t>
              </w:r>
            </w:p>
            <w:p w14:paraId="1524D799" w14:textId="77777777" w:rsidR="0083160D" w:rsidRPr="009B189C" w:rsidRDefault="0083160D" w:rsidP="0083160D">
              <w:pPr>
                <w:spacing w:line="240" w:lineRule="exact"/>
                <w:rPr>
                  <w:lang w:val="en-US"/>
                  <w:rPrChange w:id="162" w:author="GOUTAUDIER Sébastien" w:date="2025-07-29T15:13:00Z">
                    <w:rPr/>
                  </w:rPrChange>
                </w:rPr>
              </w:pPr>
            </w:p>
            <w:p w14:paraId="506765DB" w14:textId="77777777" w:rsidR="0083160D" w:rsidRPr="009B189C" w:rsidRDefault="00E721F6" w:rsidP="0083160D">
              <w:pPr>
                <w:pStyle w:val="Bibliographie"/>
                <w:spacing w:line="240" w:lineRule="exact"/>
                <w:rPr>
                  <w:rFonts w:ascii="3DS V2" w:hAnsi="3DS V2"/>
                  <w:i/>
                  <w:iCs/>
                  <w:noProof/>
                  <w:lang w:val="en-US"/>
                  <w:rPrChange w:id="163" w:author="GOUTAUDIER Sébastien" w:date="2025-07-29T15:13:00Z">
                    <w:rPr>
                      <w:rFonts w:ascii="3DS V2" w:hAnsi="3DS V2"/>
                      <w:i/>
                      <w:iCs/>
                      <w:noProof/>
                    </w:rPr>
                  </w:rPrChange>
                </w:rPr>
              </w:pPr>
              <w:r w:rsidRPr="009B189C">
                <w:rPr>
                  <w:rFonts w:ascii="3DS V2" w:hAnsi="3DS V2"/>
                  <w:i/>
                  <w:iCs/>
                  <w:noProof/>
                  <w:lang w:val="en-US"/>
                  <w:rPrChange w:id="164" w:author="GOUTAUDIER Sébastien" w:date="2025-07-29T15:13:00Z">
                    <w:rPr>
                      <w:rFonts w:ascii="3DS V2" w:hAnsi="3DS V2"/>
                      <w:i/>
                      <w:iCs/>
                      <w:noProof/>
                    </w:rPr>
                  </w:rPrChange>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9B189C">
                <w:rPr>
                  <w:rFonts w:ascii="3DS V2" w:hAnsi="3DS V2"/>
                  <w:i/>
                  <w:iCs/>
                  <w:noProof/>
                  <w:lang w:val="en-US"/>
                  <w:rPrChange w:id="165" w:author="GOUTAUDIER Sébastien" w:date="2025-07-29T15:13:00Z">
                    <w:rPr>
                      <w:rFonts w:ascii="3DS V2" w:hAnsi="3DS V2"/>
                      <w:i/>
                      <w:iCs/>
                      <w:noProof/>
                    </w:rPr>
                  </w:rPrChange>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6D71DDC5" w14:textId="4455AD80" w:rsidR="0083160D" w:rsidRPr="0083160D" w:rsidRDefault="00E721F6" w:rsidP="0083160D">
              <w:pPr>
                <w:spacing w:line="240" w:lineRule="exact"/>
              </w:pPr>
              <w:r w:rsidRPr="00E721F6">
                <w:rPr>
                  <w:rFonts w:ascii="3DS V2" w:hAnsi="3DS V2"/>
                  <w:b/>
                  <w:bCs/>
                </w:rPr>
                <w:fldChar w:fldCharType="end"/>
              </w:r>
            </w:p>
          </w:sdtContent>
        </w:sdt>
      </w:sdtContent>
    </w:sdt>
    <w:p w14:paraId="32B98EF8" w14:textId="77777777" w:rsidR="0083160D" w:rsidRDefault="0083160D" w:rsidP="0042549D">
      <w:pPr>
        <w:pStyle w:val="Titre1"/>
        <w:rPr>
          <w:rFonts w:ascii="3DS V2" w:hAnsi="3DS V2"/>
        </w:rPr>
      </w:pPr>
    </w:p>
    <w:p w14:paraId="280A28E6" w14:textId="77777777" w:rsidR="0083160D" w:rsidRDefault="0083160D">
      <w:pPr>
        <w:rPr>
          <w:rFonts w:ascii="3DS V2" w:eastAsiaTheme="majorEastAsia" w:hAnsi="3DS V2" w:cstheme="majorBidi"/>
          <w:b/>
          <w:bCs/>
          <w:color w:val="005386"/>
          <w:sz w:val="28"/>
          <w:szCs w:val="28"/>
        </w:rPr>
      </w:pPr>
      <w:r>
        <w:rPr>
          <w:rFonts w:ascii="3DS V2" w:hAnsi="3DS V2"/>
        </w:rPr>
        <w:br w:type="page"/>
      </w:r>
    </w:p>
    <w:p w14:paraId="2DC0B596" w14:textId="262FC2FA" w:rsidR="00FF6948" w:rsidRPr="009B189C" w:rsidRDefault="00FF6948" w:rsidP="00FF6948">
      <w:pPr>
        <w:pStyle w:val="Titre2"/>
        <w:rPr>
          <w:rFonts w:ascii="3DS V2" w:hAnsi="3DS V2" w:cs="Arial"/>
          <w:sz w:val="40"/>
          <w:szCs w:val="40"/>
          <w:lang w:val="en-US"/>
        </w:rPr>
      </w:pPr>
      <w:bookmarkStart w:id="166" w:name="_Toc203728056"/>
      <w:r w:rsidRPr="009B189C">
        <w:rPr>
          <w:rFonts w:ascii="3DS V2" w:hAnsi="3DS V2" w:cs="Arial"/>
          <w:sz w:val="40"/>
          <w:szCs w:val="40"/>
          <w:lang w:val="en-US"/>
        </w:rPr>
        <w:lastRenderedPageBreak/>
        <w:t xml:space="preserve">Annexe </w:t>
      </w:r>
      <w:proofErr w:type="gramStart"/>
      <w:r w:rsidRPr="009B189C">
        <w:rPr>
          <w:rFonts w:ascii="3DS V2" w:hAnsi="3DS V2" w:cs="Arial"/>
          <w:sz w:val="40"/>
          <w:szCs w:val="40"/>
          <w:lang w:val="en-US"/>
        </w:rPr>
        <w:t>2</w:t>
      </w:r>
      <w:bookmarkEnd w:id="166"/>
      <w:r w:rsidR="001D16D1" w:rsidRPr="009B189C">
        <w:rPr>
          <w:rFonts w:ascii="3DS V2" w:hAnsi="3DS V2" w:cs="Arial"/>
          <w:sz w:val="40"/>
          <w:szCs w:val="40"/>
          <w:lang w:val="en-US"/>
        </w:rPr>
        <w:t> :</w:t>
      </w:r>
      <w:proofErr w:type="gramEnd"/>
      <w:r w:rsidR="001D16D1" w:rsidRPr="009B189C">
        <w:rPr>
          <w:rFonts w:ascii="3DS V2" w:hAnsi="3DS V2" w:cs="Arial"/>
          <w:sz w:val="40"/>
          <w:szCs w:val="40"/>
          <w:lang w:val="en-US"/>
        </w:rPr>
        <w:t xml:space="preserve"> Code d’algorithmes</w:t>
      </w:r>
    </w:p>
    <w:p w14:paraId="5EB47FDB" w14:textId="020A4815" w:rsidR="00E721F6" w:rsidRPr="009B189C" w:rsidRDefault="00997C77" w:rsidP="0042549D">
      <w:pPr>
        <w:pStyle w:val="Titre1"/>
        <w:rPr>
          <w:rFonts w:ascii="3DS V2" w:hAnsi="3DS V2"/>
          <w:lang w:val="en-US"/>
        </w:rPr>
      </w:pPr>
      <w:bookmarkStart w:id="167" w:name="_Toc203728057"/>
      <w:r w:rsidRPr="009B189C">
        <w:rPr>
          <w:rFonts w:ascii="3DS V2" w:hAnsi="3DS V2"/>
          <w:lang w:val="en-US"/>
        </w:rPr>
        <w:t xml:space="preserve">Triangulation </w:t>
      </w:r>
      <w:proofErr w:type="gramStart"/>
      <w:r w:rsidRPr="009B189C">
        <w:rPr>
          <w:rFonts w:ascii="3DS V2" w:hAnsi="3DS V2"/>
          <w:lang w:val="en-US"/>
        </w:rPr>
        <w:t>Delaunay</w:t>
      </w:r>
      <w:r w:rsidR="003111E5" w:rsidRPr="009B189C">
        <w:rPr>
          <w:rFonts w:ascii="3DS V2" w:hAnsi="3DS V2"/>
          <w:lang w:val="en-US"/>
        </w:rPr>
        <w:t> :</w:t>
      </w:r>
      <w:proofErr w:type="gramEnd"/>
      <w:r w:rsidR="003A1B5E" w:rsidRPr="009B189C">
        <w:rPr>
          <w:rFonts w:ascii="3DS V2" w:hAnsi="3DS V2"/>
          <w:lang w:val="en-US"/>
        </w:rPr>
        <w:t xml:space="preserve"> </w:t>
      </w:r>
      <w:r w:rsidR="003111E5" w:rsidRPr="009B189C">
        <w:rPr>
          <w:rFonts w:ascii="3DS V2" w:hAnsi="3DS V2"/>
          <w:lang w:val="en-US"/>
        </w:rPr>
        <w:t>A</w:t>
      </w:r>
      <w:r w:rsidR="003A1B5E" w:rsidRPr="009B189C">
        <w:rPr>
          <w:rFonts w:ascii="3DS V2" w:hAnsi="3DS V2"/>
          <w:lang w:val="en-US"/>
        </w:rPr>
        <w:t>lgorithme Bowyer-Watson</w:t>
      </w:r>
      <w:bookmarkEnd w:id="167"/>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131408B3" w14:textId="628C6917" w:rsidR="0083160D" w:rsidRPr="009B189C" w:rsidRDefault="0083160D" w:rsidP="0083160D">
      <w:pPr>
        <w:pStyle w:val="Titre1"/>
        <w:rPr>
          <w:rFonts w:ascii="3DS V2" w:hAnsi="3DS V2"/>
          <w:lang w:val="en-US"/>
        </w:rPr>
      </w:pPr>
      <w:bookmarkStart w:id="168" w:name="_Toc203728058"/>
      <w:r>
        <w:rPr>
          <w:rFonts w:ascii="3DS V2" w:hAnsi="3DS V2"/>
          <w:lang w:val="en-US"/>
        </w:rPr>
        <w:t>S</w:t>
      </w:r>
      <w:r w:rsidRPr="0083160D">
        <w:rPr>
          <w:rFonts w:ascii="3DS V2" w:hAnsi="3DS V2"/>
          <w:lang w:val="en-US"/>
        </w:rPr>
        <w:t xml:space="preserve">mallest enclosing </w:t>
      </w:r>
      <w:proofErr w:type="gramStart"/>
      <w:r w:rsidRPr="0083160D">
        <w:rPr>
          <w:rFonts w:ascii="3DS V2" w:hAnsi="3DS V2"/>
          <w:lang w:val="en-US"/>
        </w:rPr>
        <w:t>circle</w:t>
      </w:r>
      <w:r w:rsidRPr="009B189C">
        <w:rPr>
          <w:rFonts w:ascii="3DS V2" w:hAnsi="3DS V2"/>
          <w:lang w:val="en-US"/>
        </w:rPr>
        <w:t> :</w:t>
      </w:r>
      <w:proofErr w:type="gramEnd"/>
      <w:r w:rsidRPr="009B189C">
        <w:rPr>
          <w:rFonts w:ascii="3DS V2" w:hAnsi="3DS V2"/>
          <w:lang w:val="en-US"/>
        </w:rPr>
        <w:t xml:space="preserve"> Algorithme Welzl</w:t>
      </w:r>
      <w:bookmarkEnd w:id="168"/>
    </w:p>
    <w:p w14:paraId="539F379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8F647D0" w14:textId="648ED235" w:rsidR="0083160D" w:rsidRPr="00997C77" w:rsidRDefault="0083160D"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p>
    <w:sectPr w:rsidR="0083160D" w:rsidRPr="00997C77" w:rsidSect="00C578C0">
      <w:headerReference w:type="default" r:id="rId37"/>
      <w:footerReference w:type="default" r:id="rId38"/>
      <w:pgSz w:w="11906" w:h="16838" w:code="9"/>
      <w:pgMar w:top="1440" w:right="1440" w:bottom="1440" w:left="1440" w:header="288" w:footer="165"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 w:author="GOUTAUDIER Sébastien" w:date="2025-07-29T17:03:00Z" w:initials="GS">
    <w:p w14:paraId="13F03223" w14:textId="2D8666D5" w:rsidR="002B2BA5" w:rsidRDefault="002B2BA5">
      <w:pPr>
        <w:pStyle w:val="Commentaire"/>
      </w:pPr>
      <w:r>
        <w:rPr>
          <w:rStyle w:val="Marquedecommentaire"/>
        </w:rPr>
        <w:annotationRef/>
      </w:r>
      <w:r>
        <w:t>Pour l’histoire, on doit avoir une image</w:t>
      </w:r>
    </w:p>
  </w:comment>
  <w:comment w:id="33" w:author="GOUTAUDIER Sébastien" w:date="2025-07-29T15:21:00Z" w:initials="GS">
    <w:p w14:paraId="511DFD45" w14:textId="3AED4728" w:rsidR="004A1A87" w:rsidRDefault="004A1A87">
      <w:pPr>
        <w:pStyle w:val="Commentaire"/>
      </w:pPr>
      <w:r>
        <w:rPr>
          <w:rStyle w:val="Marquedecommentaire"/>
        </w:rPr>
        <w:annotationRef/>
      </w:r>
      <w:r>
        <w:t>A vérifier mais CATIA a commencé chez Dassault Aviation</w:t>
      </w:r>
    </w:p>
  </w:comment>
  <w:comment w:id="35" w:author="GOUTAUDIER Sébastien" w:date="2025-07-29T15:22:00Z" w:initials="GS">
    <w:p w14:paraId="407E602D" w14:textId="4126DDD8" w:rsidR="0099284D" w:rsidRDefault="0099284D">
      <w:pPr>
        <w:pStyle w:val="Commentaire"/>
      </w:pPr>
      <w:r>
        <w:rPr>
          <w:rStyle w:val="Marquedecommentaire"/>
        </w:rPr>
        <w:annotationRef/>
      </w:r>
      <w:r>
        <w:t>A revoir</w:t>
      </w:r>
    </w:p>
  </w:comment>
  <w:comment w:id="36" w:author="GOUTAUDIER Sébastien" w:date="2025-07-29T15:23:00Z" w:initials="GS">
    <w:p w14:paraId="38D6A463" w14:textId="45FB5EAF" w:rsidR="00050176" w:rsidRDefault="00050176">
      <w:pPr>
        <w:pStyle w:val="Commentaire"/>
      </w:pPr>
      <w:r>
        <w:rPr>
          <w:rStyle w:val="Marquedecommentaire"/>
        </w:rPr>
        <w:annotationRef/>
      </w:r>
      <w:r>
        <w:t>A Revoir</w:t>
      </w:r>
    </w:p>
  </w:comment>
  <w:comment w:id="45" w:author="GOUTAUDIER Sébastien" w:date="2025-07-29T17:07:00Z" w:initials="GS">
    <w:p w14:paraId="73FEBEFE" w14:textId="77777777" w:rsidR="00FA744D" w:rsidRDefault="00FA744D">
      <w:pPr>
        <w:pStyle w:val="Commentaire"/>
      </w:pPr>
      <w:r>
        <w:rPr>
          <w:rStyle w:val="Marquedecommentaire"/>
        </w:rPr>
        <w:annotationRef/>
      </w:r>
      <w:r>
        <w:t>A revoir</w:t>
      </w:r>
    </w:p>
    <w:p w14:paraId="2A9F06E8" w14:textId="77777777" w:rsidR="00FA744D" w:rsidRDefault="00FA744D">
      <w:pPr>
        <w:pStyle w:val="Commentaire"/>
      </w:pPr>
      <w:r>
        <w:t>Meme principe pour l’auto, même si le stage était orienté aero</w:t>
      </w:r>
    </w:p>
    <w:p w14:paraId="1A4DFD68" w14:textId="77777777" w:rsidR="00FA744D" w:rsidRDefault="00FA744D">
      <w:pPr>
        <w:pStyle w:val="Commentaire"/>
      </w:pPr>
      <w:r>
        <w:t>Il faudrait parler de coupure, de derrivation</w:t>
      </w:r>
    </w:p>
    <w:p w14:paraId="0F6C9D72" w14:textId="793399AB" w:rsidR="00FA744D" w:rsidRDefault="00FA744D">
      <w:pPr>
        <w:pStyle w:val="Commentaire"/>
      </w:pPr>
      <w:r>
        <w:t>Montrer un schema de nets puis de wiring</w:t>
      </w:r>
    </w:p>
  </w:comment>
  <w:comment w:id="46" w:author="GOUTAUDIER Sébastien" w:date="2025-07-29T17:09:00Z" w:initials="GS">
    <w:p w14:paraId="4B9B33E6" w14:textId="662F9C97" w:rsidR="00FA744D" w:rsidRDefault="00FA744D">
      <w:pPr>
        <w:pStyle w:val="Commentaire"/>
      </w:pPr>
      <w:r>
        <w:rPr>
          <w:rStyle w:val="Marquedecommentaire"/>
        </w:rPr>
        <w:annotationRef/>
      </w:r>
      <w:r>
        <w:t xml:space="preserve">Parler aussi de concurrent engineering </w:t>
      </w:r>
    </w:p>
  </w:comment>
  <w:comment w:id="47" w:author="GOUTAUDIER Sébastien" w:date="2025-07-29T17:09:00Z" w:initials="GS">
    <w:p w14:paraId="2DD6D84D" w14:textId="77777777" w:rsidR="00FA744D" w:rsidRDefault="00FA744D">
      <w:pPr>
        <w:pStyle w:val="Commentaire"/>
      </w:pPr>
      <w:r>
        <w:rPr>
          <w:rStyle w:val="Marquedecommentaire"/>
        </w:rPr>
        <w:annotationRef/>
      </w:r>
      <w:r>
        <w:t>Il faut expliquer la problématique avant.</w:t>
      </w:r>
    </w:p>
    <w:p w14:paraId="49A5F839" w14:textId="77777777" w:rsidR="00FA744D" w:rsidRDefault="00FA744D">
      <w:pPr>
        <w:pStyle w:val="Commentaire"/>
      </w:pPr>
      <w:r>
        <w:t xml:space="preserve">On a enormement de fils </w:t>
      </w:r>
      <w:proofErr w:type="gramStart"/>
      <w:r>
        <w:t>a</w:t>
      </w:r>
      <w:proofErr w:type="gramEnd"/>
      <w:r>
        <w:t xml:space="preserve"> connecter eux connecteurs.</w:t>
      </w:r>
    </w:p>
    <w:p w14:paraId="4B972C63" w14:textId="3D79C22D" w:rsidR="00FA744D" w:rsidRDefault="00FA744D">
      <w:pPr>
        <w:pStyle w:val="Commentaire"/>
      </w:pPr>
      <w:r>
        <w:t>Ton but n’est pas de faire un algo, le but est d’aider les utilisateurs.</w:t>
      </w:r>
    </w:p>
  </w:comment>
  <w:comment w:id="48" w:author="GOUTAUDIER Sébastien" w:date="2025-07-29T17:11:00Z" w:initials="GS">
    <w:p w14:paraId="7429B10C" w14:textId="181D6CC5" w:rsidR="00FA744D" w:rsidRDefault="00FA744D">
      <w:pPr>
        <w:pStyle w:val="Commentaire"/>
      </w:pPr>
      <w:r>
        <w:rPr>
          <w:rStyle w:val="Marquedecommentaire"/>
        </w:rPr>
        <w:annotationRef/>
      </w:r>
      <w:r>
        <w:t>Bien subdiviser les contraintes : fils d’un cable, segration, etc….</w:t>
      </w:r>
    </w:p>
  </w:comment>
  <w:comment w:id="49" w:author="GOUTAUDIER Sébastien" w:date="2025-07-29T17:10:00Z" w:initials="GS">
    <w:p w14:paraId="031B1257" w14:textId="69336800" w:rsidR="00FA744D" w:rsidRDefault="00FA744D">
      <w:pPr>
        <w:pStyle w:val="Commentaire"/>
      </w:pPr>
      <w:r>
        <w:rPr>
          <w:rStyle w:val="Marquedecommentaire"/>
        </w:rPr>
        <w:annotationRef/>
      </w:r>
      <w:r>
        <w:t>Et la qualité du travail</w:t>
      </w:r>
    </w:p>
  </w:comment>
  <w:comment w:id="56" w:author="GOUTAUDIER Sébastien" w:date="2025-07-29T17:14:00Z" w:initials="GS">
    <w:p w14:paraId="3BE29244" w14:textId="5235FD22" w:rsidR="00FA744D" w:rsidRDefault="00FA744D">
      <w:pPr>
        <w:pStyle w:val="Commentaire"/>
      </w:pPr>
      <w:r>
        <w:rPr>
          <w:rStyle w:val="Marquedecommentaire"/>
        </w:rPr>
        <w:annotationRef/>
      </w:r>
      <w:r>
        <w:t>Je ne comprends pas</w:t>
      </w:r>
    </w:p>
  </w:comment>
  <w:comment w:id="57" w:author="GOUTAUDIER Sébastien" w:date="2025-07-29T17:15:00Z" w:initials="GS">
    <w:p w14:paraId="55A4E4AD" w14:textId="77777777" w:rsidR="00FA744D" w:rsidRDefault="00FA744D">
      <w:pPr>
        <w:pStyle w:val="Commentaire"/>
      </w:pPr>
      <w:r>
        <w:rPr>
          <w:rStyle w:val="Marquedecommentaire"/>
        </w:rPr>
        <w:annotationRef/>
      </w:r>
      <w:r>
        <w:t>Un connecteur ossede des cavités.</w:t>
      </w:r>
    </w:p>
    <w:p w14:paraId="7C3CD3D8" w14:textId="11B5FAFA" w:rsidR="00FA744D" w:rsidRDefault="00FA744D">
      <w:pPr>
        <w:pStyle w:val="Commentaire"/>
      </w:pPr>
      <w:r>
        <w:t>Il faut expliquer aussi les cavités.</w:t>
      </w:r>
    </w:p>
  </w:comment>
  <w:comment w:id="60" w:author="GOUTAUDIER Sébastien" w:date="2025-07-29T17:26:00Z" w:initials="GS">
    <w:p w14:paraId="0ECD3B1D" w14:textId="0BDC8E6A" w:rsidR="00071898" w:rsidRDefault="00071898">
      <w:pPr>
        <w:pStyle w:val="Commentaire"/>
      </w:pPr>
      <w:r>
        <w:rPr>
          <w:rStyle w:val="Marquedecommentaire"/>
        </w:rPr>
        <w:annotationRef/>
      </w:r>
      <w:r>
        <w:t xml:space="preserve">C’est quoi une seg ? </w:t>
      </w:r>
    </w:p>
  </w:comment>
  <w:comment w:id="62" w:author="GOUTAUDIER Sébastien" w:date="2025-07-29T17:27:00Z" w:initials="GS">
    <w:p w14:paraId="27501D39" w14:textId="585B0143" w:rsidR="00071898" w:rsidRDefault="00071898">
      <w:pPr>
        <w:pStyle w:val="Commentaire"/>
      </w:pPr>
      <w:r>
        <w:rPr>
          <w:rStyle w:val="Marquedecommentaire"/>
        </w:rPr>
        <w:annotationRef/>
      </w:r>
      <w:r>
        <w:t>Revoir.</w:t>
      </w:r>
    </w:p>
  </w:comment>
  <w:comment w:id="64" w:author="GOUTAUDIER Sébastien" w:date="2025-07-29T18:14:00Z" w:initials="GS">
    <w:p w14:paraId="0C0D9DBA" w14:textId="38CC89D4" w:rsidR="00272CFC" w:rsidRDefault="00272CFC">
      <w:pPr>
        <w:pStyle w:val="Commentaire"/>
      </w:pPr>
      <w:r>
        <w:rPr>
          <w:rStyle w:val="Marquedecommentaire"/>
        </w:rPr>
        <w:annotationRef/>
      </w:r>
      <w:r>
        <w:t xml:space="preserve">Cela répond </w:t>
      </w:r>
      <w:proofErr w:type="gramStart"/>
      <w:r>
        <w:t>a</w:t>
      </w:r>
      <w:proofErr w:type="gramEnd"/>
      <w:r>
        <w:t xml:space="preserve"> quelle problématique ? </w:t>
      </w:r>
    </w:p>
  </w:comment>
  <w:comment w:id="65" w:author="GOUTAUDIER Sébastien" w:date="2025-07-29T17:28:00Z" w:initials="GS">
    <w:p w14:paraId="364C53FD" w14:textId="15812F5E" w:rsidR="00071898" w:rsidRDefault="00071898">
      <w:pPr>
        <w:pStyle w:val="Commentaire"/>
      </w:pPr>
      <w:r>
        <w:rPr>
          <w:rStyle w:val="Marquedecommentaire"/>
        </w:rPr>
        <w:annotationRef/>
      </w:r>
      <w:r>
        <w:t>A partir d’une cavité</w:t>
      </w:r>
    </w:p>
  </w:comment>
  <w:comment w:id="74" w:author="GOUTAUDIER Sébastien" w:date="2025-07-29T17:29:00Z" w:initials="GS">
    <w:p w14:paraId="1EDE084D" w14:textId="2AC41C91" w:rsidR="00477F76" w:rsidRDefault="00477F76">
      <w:pPr>
        <w:pStyle w:val="Commentaire"/>
      </w:pPr>
      <w:r>
        <w:rPr>
          <w:rStyle w:val="Marquedecommentaire"/>
        </w:rPr>
        <w:annotationRef/>
      </w:r>
      <w:r>
        <w:t xml:space="preserve">Lesquels ? </w:t>
      </w:r>
      <w:r w:rsidR="00682654">
        <w:t xml:space="preserve">pourquoi ? </w:t>
      </w:r>
    </w:p>
  </w:comment>
  <w:comment w:id="75" w:author="GOUTAUDIER Sébastien" w:date="2025-07-29T17:29:00Z" w:initials="GS">
    <w:p w14:paraId="37CF1AA3" w14:textId="6B422C3C" w:rsidR="00477F76" w:rsidRDefault="00477F76">
      <w:pPr>
        <w:pStyle w:val="Commentaire"/>
      </w:pPr>
      <w:r>
        <w:rPr>
          <w:rStyle w:val="Marquedecommentaire"/>
        </w:rPr>
        <w:annotationRef/>
      </w:r>
      <w:r>
        <w:t xml:space="preserve">Lesquels ? </w:t>
      </w:r>
      <w:r w:rsidR="00682654">
        <w:t xml:space="preserve">pourquoi ? </w:t>
      </w:r>
    </w:p>
  </w:comment>
  <w:comment w:id="81" w:author="GOUTAUDIER Sébastien" w:date="2025-07-29T17:42:00Z" w:initials="GS">
    <w:p w14:paraId="3C3A8B58" w14:textId="39903207" w:rsidR="00667CCA" w:rsidRDefault="00667CCA">
      <w:pPr>
        <w:pStyle w:val="Commentaire"/>
      </w:pPr>
      <w:r>
        <w:rPr>
          <w:rStyle w:val="Marquedecommentaire"/>
        </w:rPr>
        <w:annotationRef/>
      </w:r>
      <w:proofErr w:type="gramStart"/>
      <w:r>
        <w:t>explication</w:t>
      </w:r>
      <w:proofErr w:type="gramEnd"/>
    </w:p>
  </w:comment>
  <w:comment w:id="84" w:author="GOUTAUDIER Sébastien" w:date="2025-07-29T18:10:00Z" w:initials="GS">
    <w:p w14:paraId="70FDDB0D" w14:textId="648FBB31" w:rsidR="00272CFC" w:rsidRDefault="00272CFC">
      <w:pPr>
        <w:pStyle w:val="Commentaire"/>
      </w:pPr>
      <w:r>
        <w:rPr>
          <w:rStyle w:val="Marquedecommentaire"/>
        </w:rPr>
        <w:annotationRef/>
      </w:r>
      <w:proofErr w:type="gramStart"/>
      <w:r>
        <w:t>explication</w:t>
      </w:r>
      <w:proofErr w:type="gramEnd"/>
      <w:r>
        <w:t xml:space="preserve"> </w:t>
      </w:r>
    </w:p>
  </w:comment>
  <w:comment w:id="86" w:author="GOUTAUDIER Sébastien" w:date="2025-07-29T18:11:00Z" w:initials="GS">
    <w:p w14:paraId="790D29EE" w14:textId="358CFC8E" w:rsidR="00272CFC" w:rsidRDefault="00272CFC">
      <w:pPr>
        <w:pStyle w:val="Commentaire"/>
      </w:pPr>
      <w:r>
        <w:rPr>
          <w:rStyle w:val="Marquedecommentaire"/>
        </w:rPr>
        <w:annotationRef/>
      </w:r>
      <w:proofErr w:type="gramStart"/>
      <w:r>
        <w:t>expliquer</w:t>
      </w:r>
      <w:proofErr w:type="gramEnd"/>
    </w:p>
  </w:comment>
  <w:comment w:id="87" w:author="GOUTAUDIER Sébastien" w:date="2025-07-29T18:12:00Z" w:initials="GS">
    <w:p w14:paraId="7CC19AEA" w14:textId="2A610037" w:rsidR="00272CFC" w:rsidRDefault="00272CFC">
      <w:pPr>
        <w:pStyle w:val="Commentaire"/>
      </w:pPr>
      <w:r>
        <w:rPr>
          <w:rStyle w:val="Marquedecommentaire"/>
        </w:rPr>
        <w:annotationRef/>
      </w:r>
    </w:p>
  </w:comment>
  <w:comment w:id="88" w:author="GOUTAUDIER Sébastien" w:date="2025-07-29T18:12:00Z" w:initials="GS">
    <w:p w14:paraId="73AB4483" w14:textId="58C0D292" w:rsidR="00272CFC" w:rsidRDefault="00272CFC">
      <w:pPr>
        <w:pStyle w:val="Commentaire"/>
      </w:pPr>
      <w:r>
        <w:rPr>
          <w:rStyle w:val="Marquedecommentaire"/>
        </w:rPr>
        <w:annotationRef/>
      </w:r>
      <w:proofErr w:type="gramStart"/>
      <w:r>
        <w:t>mal</w:t>
      </w:r>
      <w:proofErr w:type="gramEnd"/>
      <w:r>
        <w:t xml:space="preserve"> dit</w:t>
      </w:r>
    </w:p>
  </w:comment>
  <w:comment w:id="89" w:author="GOUTAUDIER Sébastien" w:date="2025-07-29T18:12:00Z" w:initials="GS">
    <w:p w14:paraId="68E74D7F" w14:textId="77777777" w:rsidR="00272CFC" w:rsidRDefault="00272CFC">
      <w:pPr>
        <w:pStyle w:val="Commentaire"/>
      </w:pPr>
      <w:r>
        <w:rPr>
          <w:rStyle w:val="Marquedecommentaire"/>
        </w:rPr>
        <w:annotationRef/>
      </w:r>
      <w:proofErr w:type="gramStart"/>
      <w:r>
        <w:t>soit</w:t>
      </w:r>
      <w:proofErr w:type="gramEnd"/>
      <w:r>
        <w:t xml:space="preserve"> T le temps</w:t>
      </w:r>
    </w:p>
    <w:p w14:paraId="7CC76B29" w14:textId="77777777" w:rsidR="00272CFC" w:rsidRDefault="00272CFC">
      <w:pPr>
        <w:pStyle w:val="Commentaire"/>
      </w:pPr>
      <w:proofErr w:type="gramStart"/>
      <w:r>
        <w:t>qu’est</w:t>
      </w:r>
      <w:proofErr w:type="gramEnd"/>
      <w:r>
        <w:t xml:space="preserve"> ce que d ? </w:t>
      </w:r>
    </w:p>
    <w:p w14:paraId="785B14C3" w14:textId="2E05C256" w:rsidR="00272CFC" w:rsidRDefault="00272CFC">
      <w:pPr>
        <w:pStyle w:val="Commentaire"/>
      </w:pPr>
      <w:proofErr w:type="gramStart"/>
      <w:r>
        <w:t>et</w:t>
      </w:r>
      <w:proofErr w:type="gramEnd"/>
      <w:r>
        <w:t xml:space="preserve"> b ? </w:t>
      </w:r>
    </w:p>
  </w:comment>
  <w:comment w:id="90" w:author="GOUTAUDIER Sébastien" w:date="2025-07-29T18:17:00Z" w:initials="GS">
    <w:p w14:paraId="513E256E" w14:textId="03EAA332" w:rsidR="00272CFC" w:rsidRDefault="00272CFC">
      <w:pPr>
        <w:pStyle w:val="Commentaire"/>
      </w:pPr>
      <w:r>
        <w:rPr>
          <w:rStyle w:val="Marquedecommentaire"/>
        </w:rPr>
        <w:annotationRef/>
      </w:r>
      <w:proofErr w:type="gramStart"/>
      <w:r>
        <w:t>c’st</w:t>
      </w:r>
      <w:proofErr w:type="gramEnd"/>
      <w:r>
        <w:t xml:space="preserve"> quoi la profondeur ? </w:t>
      </w:r>
    </w:p>
  </w:comment>
  <w:comment w:id="91" w:author="GOUTAUDIER Sébastien" w:date="2025-07-29T18:17:00Z" w:initials="GS">
    <w:p w14:paraId="2DFD33C9" w14:textId="0F6C852F" w:rsidR="00272CFC" w:rsidRDefault="00272CFC">
      <w:pPr>
        <w:pStyle w:val="Commentaire"/>
      </w:pPr>
      <w:r>
        <w:rPr>
          <w:rStyle w:val="Marquedecommentaire"/>
        </w:rPr>
        <w:annotationRef/>
      </w:r>
      <w:proofErr w:type="gramStart"/>
      <w:r>
        <w:t>expliquer</w:t>
      </w:r>
      <w:proofErr w:type="gramEnd"/>
    </w:p>
  </w:comment>
  <w:comment w:id="98" w:author="GOUTAUDIER Sébastien" w:date="2025-07-29T18:21:00Z" w:initials="GS">
    <w:p w14:paraId="1E921109" w14:textId="64A43A91" w:rsidR="00B7144D" w:rsidRDefault="00B7144D">
      <w:pPr>
        <w:pStyle w:val="Commentaire"/>
      </w:pPr>
      <w:r>
        <w:rPr>
          <w:rStyle w:val="Marquedecommentaire"/>
        </w:rPr>
        <w:annotationRef/>
      </w:r>
    </w:p>
  </w:comment>
  <w:comment w:id="99" w:author="GOUTAUDIER Sébastien" w:date="2025-07-29T18:21:00Z" w:initials="GS">
    <w:p w14:paraId="0B67C4A4" w14:textId="12BB6612" w:rsidR="00B7144D" w:rsidRDefault="00B7144D">
      <w:pPr>
        <w:pStyle w:val="Commentaire"/>
      </w:pPr>
      <w:r>
        <w:rPr>
          <w:rStyle w:val="Marquedecommentaire"/>
        </w:rPr>
        <w:annotationRef/>
      </w:r>
      <w:proofErr w:type="gramStart"/>
      <w:r>
        <w:t>cela</w:t>
      </w:r>
      <w:proofErr w:type="gramEnd"/>
      <w:r>
        <w:t xml:space="preserve"> ne correpond pas.</w:t>
      </w:r>
    </w:p>
  </w:comment>
  <w:comment w:id="102" w:author="GOUTAUDIER Sébastien" w:date="2025-07-29T18:23:00Z" w:initials="GS">
    <w:p w14:paraId="250A3863" w14:textId="3B3995CB" w:rsidR="00650ADB" w:rsidRDefault="00650ADB">
      <w:pPr>
        <w:pStyle w:val="Commentaire"/>
      </w:pPr>
      <w:r>
        <w:rPr>
          <w:rStyle w:val="Marquedecommentaire"/>
        </w:rPr>
        <w:annotationRef/>
      </w:r>
      <w:proofErr w:type="gramStart"/>
      <w:r>
        <w:t>expliquer</w:t>
      </w:r>
      <w:proofErr w:type="gramEnd"/>
    </w:p>
  </w:comment>
  <w:comment w:id="103" w:author="GOUTAUDIER Sébastien" w:date="2025-07-29T18:23:00Z" w:initials="GS">
    <w:p w14:paraId="2B346769" w14:textId="06294A42" w:rsidR="00650ADB" w:rsidRDefault="00650ADB">
      <w:pPr>
        <w:pStyle w:val="Commentaire"/>
      </w:pPr>
      <w:r>
        <w:rPr>
          <w:rStyle w:val="Marquedecommentaire"/>
        </w:rPr>
        <w:annotationRef/>
      </w:r>
      <w:proofErr w:type="gramStart"/>
      <w:r>
        <w:t>cela</w:t>
      </w:r>
      <w:proofErr w:type="gramEnd"/>
      <w:r>
        <w:t xml:space="preserve"> ne vaut rien dire</w:t>
      </w:r>
    </w:p>
  </w:comment>
  <w:comment w:id="104" w:author="GOUTAUDIER Sébastien" w:date="2025-07-29T18:23:00Z" w:initials="GS">
    <w:p w14:paraId="7912787A" w14:textId="6B451797" w:rsidR="00650ADB" w:rsidRDefault="00650ADB">
      <w:pPr>
        <w:pStyle w:val="Commentaire"/>
      </w:pPr>
      <w:r>
        <w:rPr>
          <w:rStyle w:val="Marquedecommentaire"/>
        </w:rPr>
        <w:annotationRef/>
      </w:r>
      <w:proofErr w:type="gramStart"/>
      <w:r>
        <w:t>mal</w:t>
      </w:r>
      <w:proofErr w:type="gramEnd"/>
      <w:r>
        <w:t xml:space="preserve"> dit</w:t>
      </w:r>
    </w:p>
  </w:comment>
  <w:comment w:id="109" w:author="GOUTAUDIER Sébastien" w:date="2025-07-29T18:25:00Z" w:initials="GS">
    <w:p w14:paraId="57815883" w14:textId="32994607" w:rsidR="00650ADB" w:rsidRDefault="00650ADB">
      <w:pPr>
        <w:pStyle w:val="Commentaire"/>
      </w:pPr>
      <w:r>
        <w:rPr>
          <w:rStyle w:val="Marquedecommentaire"/>
        </w:rPr>
        <w:annotationRef/>
      </w:r>
      <w:proofErr w:type="gramStart"/>
      <w:r>
        <w:t>en</w:t>
      </w:r>
      <w:proofErr w:type="gramEnd"/>
      <w:r>
        <w:t xml:space="preserve"> fait il n’ y a pas forcément  qu’une solution.a réécrire.</w:t>
      </w:r>
    </w:p>
  </w:comment>
  <w:comment w:id="110" w:author="GOUTAUDIER Sébastien" w:date="2025-07-29T18:26:00Z" w:initials="GS">
    <w:p w14:paraId="56973D8E" w14:textId="1F2BC4F4" w:rsidR="009F55DA" w:rsidRDefault="009F55DA">
      <w:pPr>
        <w:pStyle w:val="Commentaire"/>
      </w:pPr>
      <w:r>
        <w:rPr>
          <w:rStyle w:val="Marquedecommentaire"/>
        </w:rPr>
        <w:annotationRef/>
      </w:r>
      <w:r>
        <w:t>Explique les couleurs</w:t>
      </w:r>
    </w:p>
  </w:comment>
  <w:comment w:id="114" w:author="GOUTAUDIER Sébastien" w:date="2025-07-30T09:11:00Z" w:initials="GS">
    <w:p w14:paraId="4A428B6F" w14:textId="6522DFE2" w:rsidR="005A4F2E" w:rsidRDefault="005A4F2E">
      <w:pPr>
        <w:pStyle w:val="Commentaire"/>
      </w:pPr>
      <w:r>
        <w:rPr>
          <w:rStyle w:val="Marquedecommentaire"/>
        </w:rPr>
        <w:annotationRef/>
      </w:r>
      <w:r>
        <w:t>Mal dit</w:t>
      </w:r>
    </w:p>
  </w:comment>
  <w:comment w:id="129" w:author="GOUTAUDIER Sébastien" w:date="2025-07-30T09:27:00Z" w:initials="GS">
    <w:p w14:paraId="59699B99" w14:textId="773228E8" w:rsidR="001533FE" w:rsidRDefault="001533FE">
      <w:pPr>
        <w:pStyle w:val="Commentaire"/>
      </w:pPr>
      <w:r>
        <w:rPr>
          <w:rStyle w:val="Marquedecommentaire"/>
        </w:rPr>
        <w:annotationRef/>
      </w:r>
      <w:r>
        <w:t>???</w:t>
      </w:r>
    </w:p>
  </w:comment>
  <w:comment w:id="131" w:author="GOUTAUDIER Sébastien" w:date="2025-07-30T09:27:00Z" w:initials="GS">
    <w:p w14:paraId="5A583601" w14:textId="2FEB6FE1" w:rsidR="001533FE" w:rsidRDefault="001533FE">
      <w:pPr>
        <w:pStyle w:val="Commentaire"/>
      </w:pPr>
      <w:r>
        <w:rPr>
          <w:rStyle w:val="Marquedecommentaire"/>
        </w:rPr>
        <w:annotationRef/>
      </w:r>
      <w:r>
        <w:t>Alors ne pas le dire.</w:t>
      </w:r>
    </w:p>
  </w:comment>
  <w:comment w:id="132" w:author="GOUTAUDIER Sébastien" w:date="2025-07-30T09:27:00Z" w:initials="GS">
    <w:p w14:paraId="762FCCAC" w14:textId="61AFFCB2" w:rsidR="001533FE" w:rsidRDefault="001533FE">
      <w:pPr>
        <w:pStyle w:val="Commentaire"/>
      </w:pPr>
      <w:r>
        <w:rPr>
          <w:rStyle w:val="Marquedecommentaire"/>
        </w:rPr>
        <w:annotationRef/>
      </w:r>
      <w:r>
        <w:t xml:space="preserve">Quelques </w:t>
      </w:r>
      <w:proofErr w:type="gramStart"/>
      <w:r>
        <w:t>explications .</w:t>
      </w:r>
      <w:proofErr w:type="gramEnd"/>
    </w:p>
  </w:comment>
  <w:comment w:id="133" w:author="GOUTAUDIER Sébastien" w:date="2025-07-30T09:28:00Z" w:initials="GS">
    <w:p w14:paraId="377E10EE" w14:textId="738C73BA" w:rsidR="001533FE" w:rsidRDefault="001533FE">
      <w:pPr>
        <w:pStyle w:val="Commentaire"/>
      </w:pPr>
      <w:r>
        <w:rPr>
          <w:rStyle w:val="Marquedecommentaire"/>
        </w:rPr>
        <w:annotationRef/>
      </w:r>
      <w:r>
        <w:t xml:space="preserve">Cela ne se dit pas ! </w:t>
      </w:r>
    </w:p>
  </w:comment>
  <w:comment w:id="135" w:author="GOUTAUDIER Sébastien" w:date="2025-07-30T09:28:00Z" w:initials="GS">
    <w:p w14:paraId="6E408FFE" w14:textId="5ABB61AE" w:rsidR="001533FE" w:rsidRDefault="001533FE">
      <w:pPr>
        <w:pStyle w:val="Commentaire"/>
      </w:pPr>
      <w:r>
        <w:rPr>
          <w:rStyle w:val="Marquedecommentaire"/>
        </w:rPr>
        <w:annotationRef/>
      </w:r>
      <w:r>
        <w:t xml:space="preserve">Mettre des images ? </w:t>
      </w:r>
    </w:p>
  </w:comment>
  <w:comment w:id="138" w:author="GOUTAUDIER Sébastien" w:date="2025-07-30T09:29:00Z" w:initials="GS">
    <w:p w14:paraId="619F2B2C" w14:textId="78D96205" w:rsidR="001533FE" w:rsidRDefault="001533FE">
      <w:pPr>
        <w:pStyle w:val="Commentaire"/>
      </w:pPr>
      <w:r>
        <w:rPr>
          <w:rStyle w:val="Marquedecommentaire"/>
        </w:rPr>
        <w:annotationRef/>
      </w:r>
      <w:r>
        <w:t>Mal 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F03223" w15:done="0"/>
  <w15:commentEx w15:paraId="511DFD45" w15:done="0"/>
  <w15:commentEx w15:paraId="407E602D" w15:done="0"/>
  <w15:commentEx w15:paraId="38D6A463" w15:done="0"/>
  <w15:commentEx w15:paraId="0F6C9D72" w15:done="0"/>
  <w15:commentEx w15:paraId="4B9B33E6" w15:done="0"/>
  <w15:commentEx w15:paraId="4B972C63" w15:done="0"/>
  <w15:commentEx w15:paraId="7429B10C" w15:done="0"/>
  <w15:commentEx w15:paraId="031B1257" w15:done="0"/>
  <w15:commentEx w15:paraId="3BE29244" w15:done="0"/>
  <w15:commentEx w15:paraId="7C3CD3D8" w15:done="0"/>
  <w15:commentEx w15:paraId="0ECD3B1D" w15:done="0"/>
  <w15:commentEx w15:paraId="27501D39" w15:done="0"/>
  <w15:commentEx w15:paraId="0C0D9DBA" w15:done="0"/>
  <w15:commentEx w15:paraId="364C53FD" w15:done="0"/>
  <w15:commentEx w15:paraId="1EDE084D" w15:done="0"/>
  <w15:commentEx w15:paraId="37CF1AA3" w15:done="0"/>
  <w15:commentEx w15:paraId="3C3A8B58" w15:done="0"/>
  <w15:commentEx w15:paraId="70FDDB0D" w15:done="0"/>
  <w15:commentEx w15:paraId="790D29EE" w15:done="0"/>
  <w15:commentEx w15:paraId="7CC19AEA" w15:done="0"/>
  <w15:commentEx w15:paraId="73AB4483" w15:paraIdParent="7CC19AEA" w15:done="0"/>
  <w15:commentEx w15:paraId="785B14C3" w15:done="0"/>
  <w15:commentEx w15:paraId="513E256E" w15:done="0"/>
  <w15:commentEx w15:paraId="2DFD33C9" w15:done="0"/>
  <w15:commentEx w15:paraId="1E921109" w15:done="0"/>
  <w15:commentEx w15:paraId="0B67C4A4" w15:paraIdParent="1E921109" w15:done="0"/>
  <w15:commentEx w15:paraId="250A3863" w15:done="0"/>
  <w15:commentEx w15:paraId="2B346769" w15:done="0"/>
  <w15:commentEx w15:paraId="7912787A" w15:done="0"/>
  <w15:commentEx w15:paraId="57815883" w15:done="0"/>
  <w15:commentEx w15:paraId="56973D8E" w15:done="0"/>
  <w15:commentEx w15:paraId="4A428B6F" w15:done="0"/>
  <w15:commentEx w15:paraId="59699B99" w15:done="0"/>
  <w15:commentEx w15:paraId="5A583601" w15:done="0"/>
  <w15:commentEx w15:paraId="762FCCAC" w15:done="0"/>
  <w15:commentEx w15:paraId="377E10EE" w15:done="0"/>
  <w15:commentEx w15:paraId="6E408FFE" w15:done="0"/>
  <w15:commentEx w15:paraId="619F2B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337D62" w16cex:dateUtc="2025-07-29T15:03:00Z"/>
  <w16cex:commentExtensible w16cex:durableId="2C336594" w16cex:dateUtc="2025-07-29T13:21:00Z"/>
  <w16cex:commentExtensible w16cex:durableId="2C3365BD" w16cex:dateUtc="2025-07-29T13:22:00Z"/>
  <w16cex:commentExtensible w16cex:durableId="2C3365EC" w16cex:dateUtc="2025-07-29T13:23:00Z"/>
  <w16cex:commentExtensible w16cex:durableId="2C337E5A" w16cex:dateUtc="2025-07-29T15:07:00Z"/>
  <w16cex:commentExtensible w16cex:durableId="2C337EC4" w16cex:dateUtc="2025-07-29T15:09:00Z"/>
  <w16cex:commentExtensible w16cex:durableId="2C337EE3" w16cex:dateUtc="2025-07-29T15:09:00Z"/>
  <w16cex:commentExtensible w16cex:durableId="2C337F43" w16cex:dateUtc="2025-07-29T15:11:00Z"/>
  <w16cex:commentExtensible w16cex:durableId="2C337F1D" w16cex:dateUtc="2025-07-29T15:10:00Z"/>
  <w16cex:commentExtensible w16cex:durableId="2C338010" w16cex:dateUtc="2025-07-29T15:14:00Z"/>
  <w16cex:commentExtensible w16cex:durableId="2C338048" w16cex:dateUtc="2025-07-29T15:15:00Z"/>
  <w16cex:commentExtensible w16cex:durableId="2C3382CF" w16cex:dateUtc="2025-07-29T15:26:00Z"/>
  <w16cex:commentExtensible w16cex:durableId="2C3382F0" w16cex:dateUtc="2025-07-29T15:27:00Z"/>
  <w16cex:commentExtensible w16cex:durableId="2C338E05" w16cex:dateUtc="2025-07-29T16:14:00Z"/>
  <w16cex:commentExtensible w16cex:durableId="2C338321" w16cex:dateUtc="2025-07-29T15:28:00Z"/>
  <w16cex:commentExtensible w16cex:durableId="2C338369" w16cex:dateUtc="2025-07-29T15:29:00Z"/>
  <w16cex:commentExtensible w16cex:durableId="2C338375" w16cex:dateUtc="2025-07-29T15:29:00Z"/>
  <w16cex:commentExtensible w16cex:durableId="2C338683" w16cex:dateUtc="2025-07-29T15:42:00Z"/>
  <w16cex:commentExtensible w16cex:durableId="2C338D19" w16cex:dateUtc="2025-07-29T16:10:00Z"/>
  <w16cex:commentExtensible w16cex:durableId="2C338D6E" w16cex:dateUtc="2025-07-29T16:11:00Z"/>
  <w16cex:commentExtensible w16cex:durableId="2C338D7F" w16cex:dateUtc="2025-07-29T16:12:00Z"/>
  <w16cex:commentExtensible w16cex:durableId="2C338D80" w16cex:dateUtc="2025-07-29T16:12:00Z"/>
  <w16cex:commentExtensible w16cex:durableId="2C338DA3" w16cex:dateUtc="2025-07-29T16:12:00Z"/>
  <w16cex:commentExtensible w16cex:durableId="2C338ECB" w16cex:dateUtc="2025-07-29T16:17:00Z"/>
  <w16cex:commentExtensible w16cex:durableId="2C338EBE" w16cex:dateUtc="2025-07-29T16:17:00Z"/>
  <w16cex:commentExtensible w16cex:durableId="2C338F9E" w16cex:dateUtc="2025-07-29T16:21:00Z"/>
  <w16cex:commentExtensible w16cex:durableId="2C338F9F" w16cex:dateUtc="2025-07-29T16:21:00Z"/>
  <w16cex:commentExtensible w16cex:durableId="2C339004" w16cex:dateUtc="2025-07-29T16:23:00Z"/>
  <w16cex:commentExtensible w16cex:durableId="2C339011" w16cex:dateUtc="2025-07-29T16:23:00Z"/>
  <w16cex:commentExtensible w16cex:durableId="2C33902E" w16cex:dateUtc="2025-07-29T16:23:00Z"/>
  <w16cex:commentExtensible w16cex:durableId="2C33907F" w16cex:dateUtc="2025-07-29T16:25:00Z"/>
  <w16cex:commentExtensible w16cex:durableId="2C3390C8" w16cex:dateUtc="2025-07-29T16:26:00Z"/>
  <w16cex:commentExtensible w16cex:durableId="2C34605B" w16cex:dateUtc="2025-07-30T07:11:00Z"/>
  <w16cex:commentExtensible w16cex:durableId="2C3463E4" w16cex:dateUtc="2025-07-30T07:27:00Z"/>
  <w16cex:commentExtensible w16cex:durableId="2C3463F7" w16cex:dateUtc="2025-07-30T07:27:00Z"/>
  <w16cex:commentExtensible w16cex:durableId="2C346406" w16cex:dateUtc="2025-07-30T07:27:00Z"/>
  <w16cex:commentExtensible w16cex:durableId="2C346421" w16cex:dateUtc="2025-07-30T07:28:00Z"/>
  <w16cex:commentExtensible w16cex:durableId="2C346448" w16cex:dateUtc="2025-07-30T07:28:00Z"/>
  <w16cex:commentExtensible w16cex:durableId="2C346460" w16cex:dateUtc="2025-07-30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F03223" w16cid:durableId="2C337D62"/>
  <w16cid:commentId w16cid:paraId="511DFD45" w16cid:durableId="2C336594"/>
  <w16cid:commentId w16cid:paraId="407E602D" w16cid:durableId="2C3365BD"/>
  <w16cid:commentId w16cid:paraId="38D6A463" w16cid:durableId="2C3365EC"/>
  <w16cid:commentId w16cid:paraId="0F6C9D72" w16cid:durableId="2C337E5A"/>
  <w16cid:commentId w16cid:paraId="4B9B33E6" w16cid:durableId="2C337EC4"/>
  <w16cid:commentId w16cid:paraId="4B972C63" w16cid:durableId="2C337EE3"/>
  <w16cid:commentId w16cid:paraId="7429B10C" w16cid:durableId="2C337F43"/>
  <w16cid:commentId w16cid:paraId="031B1257" w16cid:durableId="2C337F1D"/>
  <w16cid:commentId w16cid:paraId="3BE29244" w16cid:durableId="2C338010"/>
  <w16cid:commentId w16cid:paraId="7C3CD3D8" w16cid:durableId="2C338048"/>
  <w16cid:commentId w16cid:paraId="0ECD3B1D" w16cid:durableId="2C3382CF"/>
  <w16cid:commentId w16cid:paraId="27501D39" w16cid:durableId="2C3382F0"/>
  <w16cid:commentId w16cid:paraId="0C0D9DBA" w16cid:durableId="2C338E05"/>
  <w16cid:commentId w16cid:paraId="364C53FD" w16cid:durableId="2C338321"/>
  <w16cid:commentId w16cid:paraId="1EDE084D" w16cid:durableId="2C338369"/>
  <w16cid:commentId w16cid:paraId="37CF1AA3" w16cid:durableId="2C338375"/>
  <w16cid:commentId w16cid:paraId="3C3A8B58" w16cid:durableId="2C338683"/>
  <w16cid:commentId w16cid:paraId="70FDDB0D" w16cid:durableId="2C338D19"/>
  <w16cid:commentId w16cid:paraId="790D29EE" w16cid:durableId="2C338D6E"/>
  <w16cid:commentId w16cid:paraId="7CC19AEA" w16cid:durableId="2C338D7F"/>
  <w16cid:commentId w16cid:paraId="73AB4483" w16cid:durableId="2C338D80"/>
  <w16cid:commentId w16cid:paraId="785B14C3" w16cid:durableId="2C338DA3"/>
  <w16cid:commentId w16cid:paraId="513E256E" w16cid:durableId="2C338ECB"/>
  <w16cid:commentId w16cid:paraId="2DFD33C9" w16cid:durableId="2C338EBE"/>
  <w16cid:commentId w16cid:paraId="1E921109" w16cid:durableId="2C338F9E"/>
  <w16cid:commentId w16cid:paraId="0B67C4A4" w16cid:durableId="2C338F9F"/>
  <w16cid:commentId w16cid:paraId="250A3863" w16cid:durableId="2C339004"/>
  <w16cid:commentId w16cid:paraId="2B346769" w16cid:durableId="2C339011"/>
  <w16cid:commentId w16cid:paraId="7912787A" w16cid:durableId="2C33902E"/>
  <w16cid:commentId w16cid:paraId="57815883" w16cid:durableId="2C33907F"/>
  <w16cid:commentId w16cid:paraId="56973D8E" w16cid:durableId="2C3390C8"/>
  <w16cid:commentId w16cid:paraId="4A428B6F" w16cid:durableId="2C34605B"/>
  <w16cid:commentId w16cid:paraId="59699B99" w16cid:durableId="2C3463E4"/>
  <w16cid:commentId w16cid:paraId="5A583601" w16cid:durableId="2C3463F7"/>
  <w16cid:commentId w16cid:paraId="762FCCAC" w16cid:durableId="2C346406"/>
  <w16cid:commentId w16cid:paraId="377E10EE" w16cid:durableId="2C346421"/>
  <w16cid:commentId w16cid:paraId="6E408FFE" w16cid:durableId="2C346448"/>
  <w16cid:commentId w16cid:paraId="619F2B2C" w16cid:durableId="2C3464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FF945" w14:textId="77777777" w:rsidR="00661287" w:rsidRDefault="00661287" w:rsidP="00584320">
      <w:pPr>
        <w:spacing w:after="0" w:line="240" w:lineRule="auto"/>
      </w:pPr>
      <w:r>
        <w:separator/>
      </w:r>
    </w:p>
  </w:endnote>
  <w:endnote w:type="continuationSeparator" w:id="0">
    <w:p w14:paraId="2FBF2385" w14:textId="77777777" w:rsidR="00661287" w:rsidRDefault="00661287" w:rsidP="00584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3DS V2">
    <w:panose1 w:val="00000000000000000000"/>
    <w:charset w:val="00"/>
    <w:family w:val="auto"/>
    <w:pitch w:val="variable"/>
    <w:sig w:usb0="A00000AF" w:usb1="4000206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4000F9FB" w:usb2="0004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1CF92" w14:textId="77777777" w:rsidR="00661287" w:rsidRDefault="00661287" w:rsidP="00584320">
      <w:pPr>
        <w:spacing w:after="0" w:line="240" w:lineRule="auto"/>
      </w:pPr>
      <w:r>
        <w:separator/>
      </w:r>
    </w:p>
  </w:footnote>
  <w:footnote w:type="continuationSeparator" w:id="0">
    <w:p w14:paraId="3F45D96A" w14:textId="77777777" w:rsidR="00661287" w:rsidRDefault="00661287" w:rsidP="00584320">
      <w:pPr>
        <w:spacing w:after="0" w:line="240" w:lineRule="auto"/>
      </w:pPr>
      <w:r>
        <w:continuationSeparator/>
      </w:r>
    </w:p>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Dassault Systèmes | Confidential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37"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Dassault Systèmes | Confidential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22" type="#_x0000_t75" style="width:83.25pt;height:83.25pt" o:bullet="t">
        <v:imagedata r:id="rId1" o:title="Bullets_3DS_level1"/>
      </v:shape>
    </w:pict>
  </w:numPicBullet>
  <w:numPicBullet w:numPicBulletId="1">
    <w:pict>
      <v:shape id="_x0000_i3523" type="#_x0000_t75" style="width:48pt;height:48pt" o:bullet="t">
        <v:imagedata r:id="rId2" o:title="Bullets_3DS_level2"/>
      </v:shape>
    </w:pict>
  </w:numPicBullet>
  <w:numPicBullet w:numPicBulletId="2">
    <w:pict>
      <v:shape id="_x0000_i3524" type="#_x0000_t75" style="width:17.25pt;height:17.25pt" o:bullet="t">
        <v:imagedata r:id="rId3" o:title="Bullets_3DS_level3"/>
      </v:shape>
    </w:pict>
  </w:numPicBullet>
  <w:numPicBullet w:numPicBulletId="3">
    <w:pict>
      <v:shape id="_x0000_i3525" type="#_x0000_t75" style="width:83.25pt;height:83.25pt" o:bullet="t">
        <v:imagedata r:id="rId4" o:title="Bullets_3DS_level3bis"/>
      </v:shape>
    </w:pict>
  </w:numPicBullet>
  <w:abstractNum w:abstractNumId="0" w15:restartNumberingAfterBreak="0">
    <w:nsid w:val="00241A63"/>
    <w:multiLevelType w:val="multilevel"/>
    <w:tmpl w:val="0DD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1E2BC8"/>
    <w:multiLevelType w:val="hybridMultilevel"/>
    <w:tmpl w:val="939E7EDE"/>
    <w:lvl w:ilvl="0" w:tplc="C3E826F6">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985CF1"/>
    <w:multiLevelType w:val="hybridMultilevel"/>
    <w:tmpl w:val="8D30FC12"/>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FC26CB4E">
      <w:start w:val="1"/>
      <w:numFmt w:val="bullet"/>
      <w:lvlText w:val=""/>
      <w:lvlPicBulletId w:val="3"/>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3A24A2"/>
    <w:multiLevelType w:val="hybridMultilevel"/>
    <w:tmpl w:val="333A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82D57"/>
    <w:multiLevelType w:val="hybridMultilevel"/>
    <w:tmpl w:val="5680046E"/>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AE042E"/>
    <w:multiLevelType w:val="hybridMultilevel"/>
    <w:tmpl w:val="916C64E8"/>
    <w:lvl w:ilvl="0" w:tplc="85ACB470">
      <w:start w:val="1"/>
      <w:numFmt w:val="bullet"/>
      <w:lvlText w:val=""/>
      <w:lvlPicBulletId w:val="0"/>
      <w:lvlJc w:val="left"/>
      <w:pPr>
        <w:ind w:left="720" w:hanging="360"/>
      </w:pPr>
      <w:rPr>
        <w:rFonts w:ascii="Symbol" w:hAnsi="Symbol" w:hint="default"/>
        <w:color w:val="auto"/>
      </w:rPr>
    </w:lvl>
    <w:lvl w:ilvl="1" w:tplc="A546F9F6">
      <w:start w:val="1"/>
      <w:numFmt w:val="bullet"/>
      <w:lvlText w:val=""/>
      <w:lvlPicBulletId w:val="1"/>
      <w:lvlJc w:val="left"/>
      <w:pPr>
        <w:ind w:left="1440" w:hanging="360"/>
      </w:pPr>
      <w:rPr>
        <w:rFonts w:ascii="Symbol" w:hAnsi="Symbol" w:hint="default"/>
        <w:color w:val="005386"/>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CC23D9"/>
    <w:multiLevelType w:val="hybridMultilevel"/>
    <w:tmpl w:val="085CEE3A"/>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85ACB470">
      <w:start w:val="1"/>
      <w:numFmt w:val="bullet"/>
      <w:lvlText w:val=""/>
      <w:lvlPicBulletId w:val="0"/>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DE4DA8"/>
    <w:multiLevelType w:val="hybridMultilevel"/>
    <w:tmpl w:val="D4181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C11D0"/>
    <w:multiLevelType w:val="hybridMultilevel"/>
    <w:tmpl w:val="3E4C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24680"/>
    <w:multiLevelType w:val="hybridMultilevel"/>
    <w:tmpl w:val="CBB226D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221387"/>
    <w:multiLevelType w:val="multilevel"/>
    <w:tmpl w:val="9AA64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94740"/>
    <w:multiLevelType w:val="hybridMultilevel"/>
    <w:tmpl w:val="7A4AFA3C"/>
    <w:lvl w:ilvl="0" w:tplc="91F856F6">
      <w:start w:val="1"/>
      <w:numFmt w:val="bullet"/>
      <w:lvlText w:val=""/>
      <w:lvlPicBulletId w:val="0"/>
      <w:lvlJc w:val="left"/>
      <w:pPr>
        <w:ind w:left="720" w:hanging="360"/>
      </w:pPr>
      <w:rPr>
        <w:rFonts w:ascii="Symbol" w:hAnsi="Symbol" w:hint="default"/>
        <w:color w:val="00538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0B1985"/>
    <w:multiLevelType w:val="multilevel"/>
    <w:tmpl w:val="7B7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A7195"/>
    <w:multiLevelType w:val="hybridMultilevel"/>
    <w:tmpl w:val="BC0A7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2004B1"/>
    <w:multiLevelType w:val="hybridMultilevel"/>
    <w:tmpl w:val="33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17480"/>
    <w:multiLevelType w:val="multilevel"/>
    <w:tmpl w:val="21D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C5D59"/>
    <w:multiLevelType w:val="multilevel"/>
    <w:tmpl w:val="C73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DF791B"/>
    <w:multiLevelType w:val="hybridMultilevel"/>
    <w:tmpl w:val="A83212B6"/>
    <w:lvl w:ilvl="0" w:tplc="040C000B">
      <w:start w:val="1"/>
      <w:numFmt w:val="bullet"/>
      <w:lvlText w:val=""/>
      <w:lvlJc w:val="left"/>
      <w:pPr>
        <w:ind w:left="720" w:hanging="360"/>
      </w:pPr>
      <w:rPr>
        <w:rFonts w:ascii="Wingdings" w:hAnsi="Wingdings" w:hint="default"/>
      </w:rPr>
    </w:lvl>
    <w:lvl w:ilvl="1" w:tplc="E4867DFC"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4F24E0"/>
    <w:multiLevelType w:val="hybridMultilevel"/>
    <w:tmpl w:val="A71E9382"/>
    <w:lvl w:ilvl="0" w:tplc="040C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D40396"/>
    <w:multiLevelType w:val="hybridMultilevel"/>
    <w:tmpl w:val="8952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F73B89"/>
    <w:multiLevelType w:val="hybridMultilevel"/>
    <w:tmpl w:val="57B8A2F8"/>
    <w:lvl w:ilvl="0" w:tplc="85ACB470">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46D7EBB"/>
    <w:multiLevelType w:val="hybridMultilevel"/>
    <w:tmpl w:val="FCA60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F1326E"/>
    <w:multiLevelType w:val="multilevel"/>
    <w:tmpl w:val="D19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A5A5347"/>
    <w:multiLevelType w:val="hybridMultilevel"/>
    <w:tmpl w:val="33F22BDC"/>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157C791E">
      <w:start w:val="1"/>
      <w:numFmt w:val="bullet"/>
      <w:lvlText w:val=""/>
      <w:lvlPicBulletId w:val="2"/>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D5231B6"/>
    <w:multiLevelType w:val="multilevel"/>
    <w:tmpl w:val="BA7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72D8A"/>
    <w:multiLevelType w:val="hybridMultilevel"/>
    <w:tmpl w:val="A57A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22798"/>
    <w:multiLevelType w:val="hybridMultilevel"/>
    <w:tmpl w:val="7A56A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
  </w:num>
  <w:num w:numId="3">
    <w:abstractNumId w:val="11"/>
  </w:num>
  <w:num w:numId="4">
    <w:abstractNumId w:val="20"/>
  </w:num>
  <w:num w:numId="5">
    <w:abstractNumId w:val="28"/>
  </w:num>
  <w:num w:numId="6">
    <w:abstractNumId w:val="21"/>
  </w:num>
  <w:num w:numId="7">
    <w:abstractNumId w:val="6"/>
  </w:num>
  <w:num w:numId="8">
    <w:abstractNumId w:val="2"/>
  </w:num>
  <w:num w:numId="9">
    <w:abstractNumId w:val="3"/>
  </w:num>
  <w:num w:numId="10">
    <w:abstractNumId w:val="25"/>
  </w:num>
  <w:num w:numId="11">
    <w:abstractNumId w:val="7"/>
  </w:num>
  <w:num w:numId="12">
    <w:abstractNumId w:val="31"/>
  </w:num>
  <w:num w:numId="13">
    <w:abstractNumId w:val="13"/>
  </w:num>
  <w:num w:numId="14">
    <w:abstractNumId w:val="29"/>
  </w:num>
  <w:num w:numId="15">
    <w:abstractNumId w:val="8"/>
  </w:num>
  <w:num w:numId="16">
    <w:abstractNumId w:val="4"/>
  </w:num>
  <w:num w:numId="17">
    <w:abstractNumId w:val="33"/>
  </w:num>
  <w:num w:numId="18">
    <w:abstractNumId w:val="22"/>
  </w:num>
  <w:num w:numId="19">
    <w:abstractNumId w:val="24"/>
  </w:num>
  <w:num w:numId="20">
    <w:abstractNumId w:val="23"/>
  </w:num>
  <w:num w:numId="21">
    <w:abstractNumId w:val="10"/>
  </w:num>
  <w:num w:numId="22">
    <w:abstractNumId w:val="15"/>
  </w:num>
  <w:num w:numId="23">
    <w:abstractNumId w:val="30"/>
  </w:num>
  <w:num w:numId="24">
    <w:abstractNumId w:val="14"/>
  </w:num>
  <w:num w:numId="25">
    <w:abstractNumId w:val="35"/>
  </w:num>
  <w:num w:numId="26">
    <w:abstractNumId w:val="0"/>
  </w:num>
  <w:num w:numId="27">
    <w:abstractNumId w:val="32"/>
  </w:num>
  <w:num w:numId="28">
    <w:abstractNumId w:val="27"/>
  </w:num>
  <w:num w:numId="29">
    <w:abstractNumId w:val="18"/>
  </w:num>
  <w:num w:numId="30">
    <w:abstractNumId w:val="9"/>
  </w:num>
  <w:num w:numId="31">
    <w:abstractNumId w:val="5"/>
  </w:num>
  <w:num w:numId="32">
    <w:abstractNumId w:val="17"/>
  </w:num>
  <w:num w:numId="33">
    <w:abstractNumId w:val="16"/>
  </w:num>
  <w:num w:numId="34">
    <w:abstractNumId w:val="26"/>
  </w:num>
  <w:num w:numId="35">
    <w:abstractNumId w:val="19"/>
  </w:num>
  <w:num w:numId="3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UTAUDIER Sébastien">
    <w15:presenceInfo w15:providerId="AD" w15:userId="S-1-5-21-2455101938-2081098319-3243300316-517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trackRevisions/>
  <w:defaultTabStop w:val="708"/>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34DF"/>
    <w:rsid w:val="000051C9"/>
    <w:rsid w:val="000100D2"/>
    <w:rsid w:val="00010C82"/>
    <w:rsid w:val="00011681"/>
    <w:rsid w:val="0001243F"/>
    <w:rsid w:val="00012884"/>
    <w:rsid w:val="00012937"/>
    <w:rsid w:val="00012C2D"/>
    <w:rsid w:val="000133DC"/>
    <w:rsid w:val="00013ED9"/>
    <w:rsid w:val="00014B8E"/>
    <w:rsid w:val="00014D3C"/>
    <w:rsid w:val="0001614D"/>
    <w:rsid w:val="000210EC"/>
    <w:rsid w:val="00021471"/>
    <w:rsid w:val="00023904"/>
    <w:rsid w:val="000239B5"/>
    <w:rsid w:val="00024C27"/>
    <w:rsid w:val="00026BBB"/>
    <w:rsid w:val="00026F8E"/>
    <w:rsid w:val="0002785F"/>
    <w:rsid w:val="00032D6A"/>
    <w:rsid w:val="0003300E"/>
    <w:rsid w:val="00034FAA"/>
    <w:rsid w:val="0003606A"/>
    <w:rsid w:val="000361F2"/>
    <w:rsid w:val="00040E55"/>
    <w:rsid w:val="00043FBD"/>
    <w:rsid w:val="00046AA9"/>
    <w:rsid w:val="00050048"/>
    <w:rsid w:val="00050176"/>
    <w:rsid w:val="000507A4"/>
    <w:rsid w:val="00055430"/>
    <w:rsid w:val="00061FD7"/>
    <w:rsid w:val="000637CE"/>
    <w:rsid w:val="00063C1B"/>
    <w:rsid w:val="0006421D"/>
    <w:rsid w:val="00064BFB"/>
    <w:rsid w:val="00067A08"/>
    <w:rsid w:val="00070463"/>
    <w:rsid w:val="00071898"/>
    <w:rsid w:val="000723DF"/>
    <w:rsid w:val="00072F1A"/>
    <w:rsid w:val="00073537"/>
    <w:rsid w:val="00075F3C"/>
    <w:rsid w:val="00076611"/>
    <w:rsid w:val="00076DB4"/>
    <w:rsid w:val="000770A6"/>
    <w:rsid w:val="00077BC3"/>
    <w:rsid w:val="000817CC"/>
    <w:rsid w:val="000835ED"/>
    <w:rsid w:val="00085FF6"/>
    <w:rsid w:val="00087080"/>
    <w:rsid w:val="000876C0"/>
    <w:rsid w:val="00095709"/>
    <w:rsid w:val="00095A4A"/>
    <w:rsid w:val="00096022"/>
    <w:rsid w:val="000976C8"/>
    <w:rsid w:val="000A0809"/>
    <w:rsid w:val="000A6029"/>
    <w:rsid w:val="000B04F3"/>
    <w:rsid w:val="000B564F"/>
    <w:rsid w:val="000B63AE"/>
    <w:rsid w:val="000B64CF"/>
    <w:rsid w:val="000B750E"/>
    <w:rsid w:val="000B7B73"/>
    <w:rsid w:val="000C1A2C"/>
    <w:rsid w:val="000C31E6"/>
    <w:rsid w:val="000D26F6"/>
    <w:rsid w:val="000D6800"/>
    <w:rsid w:val="000D7F82"/>
    <w:rsid w:val="000E1C6E"/>
    <w:rsid w:val="000E6008"/>
    <w:rsid w:val="000E68BB"/>
    <w:rsid w:val="000E6F87"/>
    <w:rsid w:val="000F106B"/>
    <w:rsid w:val="000F17BA"/>
    <w:rsid w:val="000F3AB7"/>
    <w:rsid w:val="00100ACF"/>
    <w:rsid w:val="0010285C"/>
    <w:rsid w:val="001059E4"/>
    <w:rsid w:val="00105B19"/>
    <w:rsid w:val="00106ED6"/>
    <w:rsid w:val="00110032"/>
    <w:rsid w:val="00110A37"/>
    <w:rsid w:val="00111299"/>
    <w:rsid w:val="00111A3B"/>
    <w:rsid w:val="001139A2"/>
    <w:rsid w:val="00113DF8"/>
    <w:rsid w:val="001166F1"/>
    <w:rsid w:val="00120B07"/>
    <w:rsid w:val="00121CC2"/>
    <w:rsid w:val="00124665"/>
    <w:rsid w:val="00125B1E"/>
    <w:rsid w:val="00136E35"/>
    <w:rsid w:val="00137446"/>
    <w:rsid w:val="00140E3E"/>
    <w:rsid w:val="0014349D"/>
    <w:rsid w:val="0014479D"/>
    <w:rsid w:val="00144BA7"/>
    <w:rsid w:val="00145307"/>
    <w:rsid w:val="0014622F"/>
    <w:rsid w:val="00152A2D"/>
    <w:rsid w:val="00152DE6"/>
    <w:rsid w:val="001533FE"/>
    <w:rsid w:val="00153CE4"/>
    <w:rsid w:val="00153D1D"/>
    <w:rsid w:val="00154C58"/>
    <w:rsid w:val="001575C7"/>
    <w:rsid w:val="0015777D"/>
    <w:rsid w:val="001614E8"/>
    <w:rsid w:val="00162C45"/>
    <w:rsid w:val="0016735C"/>
    <w:rsid w:val="0016763A"/>
    <w:rsid w:val="00167796"/>
    <w:rsid w:val="0017131F"/>
    <w:rsid w:val="00173E62"/>
    <w:rsid w:val="00174231"/>
    <w:rsid w:val="0017476C"/>
    <w:rsid w:val="00176404"/>
    <w:rsid w:val="00176F2E"/>
    <w:rsid w:val="0017728E"/>
    <w:rsid w:val="0018071A"/>
    <w:rsid w:val="00181505"/>
    <w:rsid w:val="00181D3B"/>
    <w:rsid w:val="0018465F"/>
    <w:rsid w:val="00185640"/>
    <w:rsid w:val="001856D5"/>
    <w:rsid w:val="00185D54"/>
    <w:rsid w:val="00186B1E"/>
    <w:rsid w:val="001874CD"/>
    <w:rsid w:val="00187B50"/>
    <w:rsid w:val="00190004"/>
    <w:rsid w:val="00190538"/>
    <w:rsid w:val="001906A5"/>
    <w:rsid w:val="001911ED"/>
    <w:rsid w:val="00195741"/>
    <w:rsid w:val="0019578B"/>
    <w:rsid w:val="00195DD1"/>
    <w:rsid w:val="0019798F"/>
    <w:rsid w:val="00197C57"/>
    <w:rsid w:val="00197F5A"/>
    <w:rsid w:val="001A1579"/>
    <w:rsid w:val="001A185B"/>
    <w:rsid w:val="001A3E8C"/>
    <w:rsid w:val="001A49F3"/>
    <w:rsid w:val="001A68A5"/>
    <w:rsid w:val="001A7AEF"/>
    <w:rsid w:val="001B0257"/>
    <w:rsid w:val="001B4583"/>
    <w:rsid w:val="001B646D"/>
    <w:rsid w:val="001B6587"/>
    <w:rsid w:val="001B7AEA"/>
    <w:rsid w:val="001C1A95"/>
    <w:rsid w:val="001C2DF2"/>
    <w:rsid w:val="001C6E70"/>
    <w:rsid w:val="001C7022"/>
    <w:rsid w:val="001D16D1"/>
    <w:rsid w:val="001D2BB5"/>
    <w:rsid w:val="001D493A"/>
    <w:rsid w:val="001E0E7E"/>
    <w:rsid w:val="001E613D"/>
    <w:rsid w:val="001F14E5"/>
    <w:rsid w:val="001F1F31"/>
    <w:rsid w:val="001F2FC5"/>
    <w:rsid w:val="001F3A25"/>
    <w:rsid w:val="001F3BBA"/>
    <w:rsid w:val="001F400F"/>
    <w:rsid w:val="001F4901"/>
    <w:rsid w:val="001F4B51"/>
    <w:rsid w:val="001F67EC"/>
    <w:rsid w:val="001F7BC2"/>
    <w:rsid w:val="00200196"/>
    <w:rsid w:val="00200D58"/>
    <w:rsid w:val="00203268"/>
    <w:rsid w:val="0020538A"/>
    <w:rsid w:val="002056B2"/>
    <w:rsid w:val="00205EDD"/>
    <w:rsid w:val="002076D9"/>
    <w:rsid w:val="00211878"/>
    <w:rsid w:val="002123CA"/>
    <w:rsid w:val="00212F6B"/>
    <w:rsid w:val="00214A45"/>
    <w:rsid w:val="0021570E"/>
    <w:rsid w:val="00217972"/>
    <w:rsid w:val="00220828"/>
    <w:rsid w:val="00221FDC"/>
    <w:rsid w:val="00222958"/>
    <w:rsid w:val="0022434B"/>
    <w:rsid w:val="00224DE6"/>
    <w:rsid w:val="00225199"/>
    <w:rsid w:val="002260BD"/>
    <w:rsid w:val="00226955"/>
    <w:rsid w:val="00226F4A"/>
    <w:rsid w:val="00226F6C"/>
    <w:rsid w:val="0023022E"/>
    <w:rsid w:val="00233699"/>
    <w:rsid w:val="00234C0F"/>
    <w:rsid w:val="002355C1"/>
    <w:rsid w:val="00236FD8"/>
    <w:rsid w:val="00237015"/>
    <w:rsid w:val="00237D31"/>
    <w:rsid w:val="0024134C"/>
    <w:rsid w:val="002414F3"/>
    <w:rsid w:val="00241B99"/>
    <w:rsid w:val="00243355"/>
    <w:rsid w:val="00244471"/>
    <w:rsid w:val="00244B01"/>
    <w:rsid w:val="00251307"/>
    <w:rsid w:val="00251A9B"/>
    <w:rsid w:val="00252CD7"/>
    <w:rsid w:val="00253349"/>
    <w:rsid w:val="002547B8"/>
    <w:rsid w:val="002556D6"/>
    <w:rsid w:val="0025570F"/>
    <w:rsid w:val="0025602A"/>
    <w:rsid w:val="002576FC"/>
    <w:rsid w:val="002623CD"/>
    <w:rsid w:val="00262833"/>
    <w:rsid w:val="002637E6"/>
    <w:rsid w:val="00264839"/>
    <w:rsid w:val="0026509D"/>
    <w:rsid w:val="00272CFC"/>
    <w:rsid w:val="002776A9"/>
    <w:rsid w:val="00277876"/>
    <w:rsid w:val="00277EB5"/>
    <w:rsid w:val="00280F5E"/>
    <w:rsid w:val="00281976"/>
    <w:rsid w:val="00282270"/>
    <w:rsid w:val="002830F3"/>
    <w:rsid w:val="0028692D"/>
    <w:rsid w:val="002879D7"/>
    <w:rsid w:val="00287A18"/>
    <w:rsid w:val="00292DAB"/>
    <w:rsid w:val="00294598"/>
    <w:rsid w:val="002956F6"/>
    <w:rsid w:val="00296129"/>
    <w:rsid w:val="002A3A6E"/>
    <w:rsid w:val="002A3D43"/>
    <w:rsid w:val="002A43EB"/>
    <w:rsid w:val="002A5639"/>
    <w:rsid w:val="002A6294"/>
    <w:rsid w:val="002B0328"/>
    <w:rsid w:val="002B0E77"/>
    <w:rsid w:val="002B270D"/>
    <w:rsid w:val="002B2BA5"/>
    <w:rsid w:val="002B3B87"/>
    <w:rsid w:val="002B51E4"/>
    <w:rsid w:val="002C1DC0"/>
    <w:rsid w:val="002C526F"/>
    <w:rsid w:val="002C707E"/>
    <w:rsid w:val="002D0BBC"/>
    <w:rsid w:val="002D1074"/>
    <w:rsid w:val="002D2A6E"/>
    <w:rsid w:val="002D38A7"/>
    <w:rsid w:val="002D6FE0"/>
    <w:rsid w:val="002E0970"/>
    <w:rsid w:val="002E2909"/>
    <w:rsid w:val="002E7E9D"/>
    <w:rsid w:val="002F0189"/>
    <w:rsid w:val="002F1242"/>
    <w:rsid w:val="002F139B"/>
    <w:rsid w:val="002F14A7"/>
    <w:rsid w:val="002F237F"/>
    <w:rsid w:val="002F4E0F"/>
    <w:rsid w:val="002F7CA2"/>
    <w:rsid w:val="003017E6"/>
    <w:rsid w:val="003026A3"/>
    <w:rsid w:val="00306ACD"/>
    <w:rsid w:val="003111E5"/>
    <w:rsid w:val="00311857"/>
    <w:rsid w:val="00314305"/>
    <w:rsid w:val="00321CC2"/>
    <w:rsid w:val="0032350F"/>
    <w:rsid w:val="003307DB"/>
    <w:rsid w:val="00331500"/>
    <w:rsid w:val="003328A9"/>
    <w:rsid w:val="00332D10"/>
    <w:rsid w:val="003331CA"/>
    <w:rsid w:val="00333519"/>
    <w:rsid w:val="00340CF4"/>
    <w:rsid w:val="00341928"/>
    <w:rsid w:val="00341F35"/>
    <w:rsid w:val="003420A7"/>
    <w:rsid w:val="0034320F"/>
    <w:rsid w:val="00343E53"/>
    <w:rsid w:val="00350538"/>
    <w:rsid w:val="00351349"/>
    <w:rsid w:val="00351943"/>
    <w:rsid w:val="0035202E"/>
    <w:rsid w:val="003525E9"/>
    <w:rsid w:val="00354670"/>
    <w:rsid w:val="00356252"/>
    <w:rsid w:val="00357E96"/>
    <w:rsid w:val="00360FB9"/>
    <w:rsid w:val="00362224"/>
    <w:rsid w:val="003637DA"/>
    <w:rsid w:val="003644FC"/>
    <w:rsid w:val="00372380"/>
    <w:rsid w:val="00374243"/>
    <w:rsid w:val="00374E45"/>
    <w:rsid w:val="0037582B"/>
    <w:rsid w:val="003776F3"/>
    <w:rsid w:val="0037785F"/>
    <w:rsid w:val="00377D85"/>
    <w:rsid w:val="00380D76"/>
    <w:rsid w:val="00384E90"/>
    <w:rsid w:val="0038552A"/>
    <w:rsid w:val="00387694"/>
    <w:rsid w:val="00387CB1"/>
    <w:rsid w:val="00390924"/>
    <w:rsid w:val="00391E9A"/>
    <w:rsid w:val="00394553"/>
    <w:rsid w:val="00394BCA"/>
    <w:rsid w:val="00394F4D"/>
    <w:rsid w:val="00397208"/>
    <w:rsid w:val="00397289"/>
    <w:rsid w:val="0039763F"/>
    <w:rsid w:val="00397B7B"/>
    <w:rsid w:val="003A1B5E"/>
    <w:rsid w:val="003A1BBA"/>
    <w:rsid w:val="003A29F5"/>
    <w:rsid w:val="003A349F"/>
    <w:rsid w:val="003A3F8A"/>
    <w:rsid w:val="003A4278"/>
    <w:rsid w:val="003A4500"/>
    <w:rsid w:val="003A7B66"/>
    <w:rsid w:val="003A7C4B"/>
    <w:rsid w:val="003B2DC2"/>
    <w:rsid w:val="003B556A"/>
    <w:rsid w:val="003B63E4"/>
    <w:rsid w:val="003B735C"/>
    <w:rsid w:val="003B7B9E"/>
    <w:rsid w:val="003C1633"/>
    <w:rsid w:val="003C197C"/>
    <w:rsid w:val="003C3684"/>
    <w:rsid w:val="003C59CA"/>
    <w:rsid w:val="003C6CDC"/>
    <w:rsid w:val="003C7C82"/>
    <w:rsid w:val="003D35DB"/>
    <w:rsid w:val="003D455B"/>
    <w:rsid w:val="003D470C"/>
    <w:rsid w:val="003D7056"/>
    <w:rsid w:val="003E10DB"/>
    <w:rsid w:val="003E78E0"/>
    <w:rsid w:val="003F0104"/>
    <w:rsid w:val="003F4BCC"/>
    <w:rsid w:val="003F62CA"/>
    <w:rsid w:val="003F64DA"/>
    <w:rsid w:val="003F76AE"/>
    <w:rsid w:val="0040325B"/>
    <w:rsid w:val="004042A3"/>
    <w:rsid w:val="004074C5"/>
    <w:rsid w:val="00410381"/>
    <w:rsid w:val="00412334"/>
    <w:rsid w:val="004129D1"/>
    <w:rsid w:val="0041418D"/>
    <w:rsid w:val="0041589A"/>
    <w:rsid w:val="00421E08"/>
    <w:rsid w:val="00423031"/>
    <w:rsid w:val="00423570"/>
    <w:rsid w:val="00425172"/>
    <w:rsid w:val="0042549D"/>
    <w:rsid w:val="00425FEA"/>
    <w:rsid w:val="00431A58"/>
    <w:rsid w:val="0043573A"/>
    <w:rsid w:val="00437782"/>
    <w:rsid w:val="00437FB2"/>
    <w:rsid w:val="004403F4"/>
    <w:rsid w:val="00441B78"/>
    <w:rsid w:val="00441D9D"/>
    <w:rsid w:val="004424B6"/>
    <w:rsid w:val="00443817"/>
    <w:rsid w:val="00443EEB"/>
    <w:rsid w:val="0044697C"/>
    <w:rsid w:val="00446D0B"/>
    <w:rsid w:val="00451FD3"/>
    <w:rsid w:val="0045308C"/>
    <w:rsid w:val="00453FAD"/>
    <w:rsid w:val="00454453"/>
    <w:rsid w:val="00454538"/>
    <w:rsid w:val="00455B7C"/>
    <w:rsid w:val="0046091D"/>
    <w:rsid w:val="00461CD3"/>
    <w:rsid w:val="00462352"/>
    <w:rsid w:val="0046367F"/>
    <w:rsid w:val="004657DD"/>
    <w:rsid w:val="00466521"/>
    <w:rsid w:val="004666A2"/>
    <w:rsid w:val="00466A49"/>
    <w:rsid w:val="004671EA"/>
    <w:rsid w:val="00473E84"/>
    <w:rsid w:val="004753F7"/>
    <w:rsid w:val="00476E64"/>
    <w:rsid w:val="00477F76"/>
    <w:rsid w:val="00480440"/>
    <w:rsid w:val="0048376F"/>
    <w:rsid w:val="004852F2"/>
    <w:rsid w:val="0048575E"/>
    <w:rsid w:val="00485AA1"/>
    <w:rsid w:val="0048621D"/>
    <w:rsid w:val="004868A0"/>
    <w:rsid w:val="0049074F"/>
    <w:rsid w:val="004916DF"/>
    <w:rsid w:val="00492B91"/>
    <w:rsid w:val="004938DF"/>
    <w:rsid w:val="004948A3"/>
    <w:rsid w:val="004948D7"/>
    <w:rsid w:val="00494F6E"/>
    <w:rsid w:val="00495AA4"/>
    <w:rsid w:val="00495C97"/>
    <w:rsid w:val="00497107"/>
    <w:rsid w:val="004A1A87"/>
    <w:rsid w:val="004A36C0"/>
    <w:rsid w:val="004B00D7"/>
    <w:rsid w:val="004B418B"/>
    <w:rsid w:val="004C1228"/>
    <w:rsid w:val="004C17F5"/>
    <w:rsid w:val="004C25BE"/>
    <w:rsid w:val="004C2A6F"/>
    <w:rsid w:val="004C4676"/>
    <w:rsid w:val="004C67C1"/>
    <w:rsid w:val="004C686B"/>
    <w:rsid w:val="004D1196"/>
    <w:rsid w:val="004D541E"/>
    <w:rsid w:val="004D5647"/>
    <w:rsid w:val="004D79AF"/>
    <w:rsid w:val="004E0E2A"/>
    <w:rsid w:val="004E5B9D"/>
    <w:rsid w:val="004F126F"/>
    <w:rsid w:val="004F2DC8"/>
    <w:rsid w:val="004F6877"/>
    <w:rsid w:val="004F749C"/>
    <w:rsid w:val="005005C8"/>
    <w:rsid w:val="00503481"/>
    <w:rsid w:val="00506230"/>
    <w:rsid w:val="005070FF"/>
    <w:rsid w:val="00507AF5"/>
    <w:rsid w:val="00511175"/>
    <w:rsid w:val="005111B6"/>
    <w:rsid w:val="00511AC3"/>
    <w:rsid w:val="0051218F"/>
    <w:rsid w:val="00512492"/>
    <w:rsid w:val="00512BD7"/>
    <w:rsid w:val="00515DC7"/>
    <w:rsid w:val="005160D4"/>
    <w:rsid w:val="00517948"/>
    <w:rsid w:val="005216D6"/>
    <w:rsid w:val="0052186A"/>
    <w:rsid w:val="00521CFE"/>
    <w:rsid w:val="005220F5"/>
    <w:rsid w:val="00522B0A"/>
    <w:rsid w:val="00522EC2"/>
    <w:rsid w:val="00523B23"/>
    <w:rsid w:val="00524861"/>
    <w:rsid w:val="00526358"/>
    <w:rsid w:val="00527EDB"/>
    <w:rsid w:val="005338C0"/>
    <w:rsid w:val="00533FE8"/>
    <w:rsid w:val="00536EBF"/>
    <w:rsid w:val="00537D23"/>
    <w:rsid w:val="00540B43"/>
    <w:rsid w:val="005431D1"/>
    <w:rsid w:val="00543867"/>
    <w:rsid w:val="0054439C"/>
    <w:rsid w:val="00545104"/>
    <w:rsid w:val="00545E25"/>
    <w:rsid w:val="005461EC"/>
    <w:rsid w:val="00546B94"/>
    <w:rsid w:val="00547B5F"/>
    <w:rsid w:val="00553ABF"/>
    <w:rsid w:val="00555D17"/>
    <w:rsid w:val="00557AAF"/>
    <w:rsid w:val="00561C40"/>
    <w:rsid w:val="0056288D"/>
    <w:rsid w:val="005634A3"/>
    <w:rsid w:val="0056570F"/>
    <w:rsid w:val="00565A4B"/>
    <w:rsid w:val="005667AD"/>
    <w:rsid w:val="00573544"/>
    <w:rsid w:val="00577910"/>
    <w:rsid w:val="00581306"/>
    <w:rsid w:val="00584320"/>
    <w:rsid w:val="0058502F"/>
    <w:rsid w:val="00586736"/>
    <w:rsid w:val="00587B56"/>
    <w:rsid w:val="00592042"/>
    <w:rsid w:val="00592E96"/>
    <w:rsid w:val="00593217"/>
    <w:rsid w:val="0059399D"/>
    <w:rsid w:val="00596EF6"/>
    <w:rsid w:val="005A36A3"/>
    <w:rsid w:val="005A4F2E"/>
    <w:rsid w:val="005A569C"/>
    <w:rsid w:val="005A56E0"/>
    <w:rsid w:val="005A5DD5"/>
    <w:rsid w:val="005A79DE"/>
    <w:rsid w:val="005A7C1A"/>
    <w:rsid w:val="005B52E8"/>
    <w:rsid w:val="005B569A"/>
    <w:rsid w:val="005B5DEC"/>
    <w:rsid w:val="005C1B41"/>
    <w:rsid w:val="005C2847"/>
    <w:rsid w:val="005C2905"/>
    <w:rsid w:val="005C368D"/>
    <w:rsid w:val="005C4A20"/>
    <w:rsid w:val="005C57BF"/>
    <w:rsid w:val="005C67FC"/>
    <w:rsid w:val="005C7CEA"/>
    <w:rsid w:val="005D1751"/>
    <w:rsid w:val="005D19F4"/>
    <w:rsid w:val="005D2558"/>
    <w:rsid w:val="005D66D5"/>
    <w:rsid w:val="005D6F4E"/>
    <w:rsid w:val="005E0BEA"/>
    <w:rsid w:val="005E14A2"/>
    <w:rsid w:val="005E3D7E"/>
    <w:rsid w:val="005E6F0F"/>
    <w:rsid w:val="005E7ED5"/>
    <w:rsid w:val="005F2245"/>
    <w:rsid w:val="005F5BE6"/>
    <w:rsid w:val="005F7614"/>
    <w:rsid w:val="0060242C"/>
    <w:rsid w:val="006036D1"/>
    <w:rsid w:val="00603711"/>
    <w:rsid w:val="00604590"/>
    <w:rsid w:val="006079CB"/>
    <w:rsid w:val="00607A22"/>
    <w:rsid w:val="00610495"/>
    <w:rsid w:val="00611CA0"/>
    <w:rsid w:val="00613255"/>
    <w:rsid w:val="00613F4A"/>
    <w:rsid w:val="0061785F"/>
    <w:rsid w:val="00620607"/>
    <w:rsid w:val="00621E3E"/>
    <w:rsid w:val="0062391F"/>
    <w:rsid w:val="00624292"/>
    <w:rsid w:val="00626076"/>
    <w:rsid w:val="00634290"/>
    <w:rsid w:val="006363BD"/>
    <w:rsid w:val="0063665F"/>
    <w:rsid w:val="00636C93"/>
    <w:rsid w:val="0063793E"/>
    <w:rsid w:val="00643456"/>
    <w:rsid w:val="00646800"/>
    <w:rsid w:val="00647375"/>
    <w:rsid w:val="00647DEC"/>
    <w:rsid w:val="00650ADB"/>
    <w:rsid w:val="00650C4A"/>
    <w:rsid w:val="0065432C"/>
    <w:rsid w:val="00655FE1"/>
    <w:rsid w:val="00656C66"/>
    <w:rsid w:val="00657C4E"/>
    <w:rsid w:val="00660837"/>
    <w:rsid w:val="00661287"/>
    <w:rsid w:val="006623E3"/>
    <w:rsid w:val="00664F47"/>
    <w:rsid w:val="00666350"/>
    <w:rsid w:val="00667C4F"/>
    <w:rsid w:val="00667CCA"/>
    <w:rsid w:val="00667DF0"/>
    <w:rsid w:val="006709DC"/>
    <w:rsid w:val="0067512E"/>
    <w:rsid w:val="006766A2"/>
    <w:rsid w:val="00676AE3"/>
    <w:rsid w:val="00680026"/>
    <w:rsid w:val="00681480"/>
    <w:rsid w:val="00681DC4"/>
    <w:rsid w:val="006821BC"/>
    <w:rsid w:val="00682231"/>
    <w:rsid w:val="00682654"/>
    <w:rsid w:val="0068273E"/>
    <w:rsid w:val="00683871"/>
    <w:rsid w:val="00685937"/>
    <w:rsid w:val="00685A92"/>
    <w:rsid w:val="00686C13"/>
    <w:rsid w:val="00687344"/>
    <w:rsid w:val="00690A17"/>
    <w:rsid w:val="00691EF7"/>
    <w:rsid w:val="0069364A"/>
    <w:rsid w:val="00693C38"/>
    <w:rsid w:val="00693E64"/>
    <w:rsid w:val="0069616F"/>
    <w:rsid w:val="006A113A"/>
    <w:rsid w:val="006A2D44"/>
    <w:rsid w:val="006A2DA8"/>
    <w:rsid w:val="006A3D87"/>
    <w:rsid w:val="006A44AF"/>
    <w:rsid w:val="006A6135"/>
    <w:rsid w:val="006A737E"/>
    <w:rsid w:val="006B0926"/>
    <w:rsid w:val="006B17EC"/>
    <w:rsid w:val="006B491C"/>
    <w:rsid w:val="006B5BE5"/>
    <w:rsid w:val="006C2198"/>
    <w:rsid w:val="006C66BB"/>
    <w:rsid w:val="006C6CE1"/>
    <w:rsid w:val="006D4E34"/>
    <w:rsid w:val="006E0859"/>
    <w:rsid w:val="006E2186"/>
    <w:rsid w:val="006E496F"/>
    <w:rsid w:val="006E4FC3"/>
    <w:rsid w:val="006E6E30"/>
    <w:rsid w:val="006E72A1"/>
    <w:rsid w:val="006F0C7E"/>
    <w:rsid w:val="006F1E6F"/>
    <w:rsid w:val="006F25F6"/>
    <w:rsid w:val="006F2839"/>
    <w:rsid w:val="006F34C7"/>
    <w:rsid w:val="006F4ED3"/>
    <w:rsid w:val="007013B2"/>
    <w:rsid w:val="00702307"/>
    <w:rsid w:val="007037F3"/>
    <w:rsid w:val="00703BA6"/>
    <w:rsid w:val="00705599"/>
    <w:rsid w:val="00707A99"/>
    <w:rsid w:val="00707F01"/>
    <w:rsid w:val="00714036"/>
    <w:rsid w:val="00714234"/>
    <w:rsid w:val="0071501A"/>
    <w:rsid w:val="00715183"/>
    <w:rsid w:val="00715677"/>
    <w:rsid w:val="0071667A"/>
    <w:rsid w:val="00720E40"/>
    <w:rsid w:val="00720F9A"/>
    <w:rsid w:val="00721825"/>
    <w:rsid w:val="00724AFF"/>
    <w:rsid w:val="007276FD"/>
    <w:rsid w:val="00727842"/>
    <w:rsid w:val="00731296"/>
    <w:rsid w:val="00731565"/>
    <w:rsid w:val="007317E6"/>
    <w:rsid w:val="00732F5A"/>
    <w:rsid w:val="007343FE"/>
    <w:rsid w:val="007345C3"/>
    <w:rsid w:val="007364AB"/>
    <w:rsid w:val="00741A08"/>
    <w:rsid w:val="00741E4A"/>
    <w:rsid w:val="00742078"/>
    <w:rsid w:val="00743E0E"/>
    <w:rsid w:val="007440A9"/>
    <w:rsid w:val="0074490C"/>
    <w:rsid w:val="007468F9"/>
    <w:rsid w:val="0074719A"/>
    <w:rsid w:val="00747597"/>
    <w:rsid w:val="00747C7B"/>
    <w:rsid w:val="00747E70"/>
    <w:rsid w:val="007501B8"/>
    <w:rsid w:val="00753217"/>
    <w:rsid w:val="00753467"/>
    <w:rsid w:val="007537B1"/>
    <w:rsid w:val="007553D3"/>
    <w:rsid w:val="007644BA"/>
    <w:rsid w:val="0076457E"/>
    <w:rsid w:val="007655D9"/>
    <w:rsid w:val="00766471"/>
    <w:rsid w:val="007724B0"/>
    <w:rsid w:val="00776037"/>
    <w:rsid w:val="0077724E"/>
    <w:rsid w:val="00780161"/>
    <w:rsid w:val="007814FB"/>
    <w:rsid w:val="00781889"/>
    <w:rsid w:val="00782FA9"/>
    <w:rsid w:val="00784B84"/>
    <w:rsid w:val="00790392"/>
    <w:rsid w:val="00791CCA"/>
    <w:rsid w:val="00792163"/>
    <w:rsid w:val="00792B57"/>
    <w:rsid w:val="00793D0A"/>
    <w:rsid w:val="0079640D"/>
    <w:rsid w:val="00796A18"/>
    <w:rsid w:val="0079765A"/>
    <w:rsid w:val="007A01EE"/>
    <w:rsid w:val="007A085F"/>
    <w:rsid w:val="007A40D9"/>
    <w:rsid w:val="007A481A"/>
    <w:rsid w:val="007A4D51"/>
    <w:rsid w:val="007A59D8"/>
    <w:rsid w:val="007B0766"/>
    <w:rsid w:val="007B13E9"/>
    <w:rsid w:val="007B2ACC"/>
    <w:rsid w:val="007B32B8"/>
    <w:rsid w:val="007B3B28"/>
    <w:rsid w:val="007B5D39"/>
    <w:rsid w:val="007B764E"/>
    <w:rsid w:val="007C0C0D"/>
    <w:rsid w:val="007C184F"/>
    <w:rsid w:val="007C392A"/>
    <w:rsid w:val="007C42CF"/>
    <w:rsid w:val="007C58D1"/>
    <w:rsid w:val="007C59B2"/>
    <w:rsid w:val="007C5E68"/>
    <w:rsid w:val="007D07D9"/>
    <w:rsid w:val="007D290B"/>
    <w:rsid w:val="007D4BAE"/>
    <w:rsid w:val="007D6F2A"/>
    <w:rsid w:val="007E057C"/>
    <w:rsid w:val="007E08B1"/>
    <w:rsid w:val="007E0E9E"/>
    <w:rsid w:val="007E1084"/>
    <w:rsid w:val="007E39F7"/>
    <w:rsid w:val="007E684F"/>
    <w:rsid w:val="007F0B2B"/>
    <w:rsid w:val="007F1378"/>
    <w:rsid w:val="007F15AB"/>
    <w:rsid w:val="007F2560"/>
    <w:rsid w:val="00800221"/>
    <w:rsid w:val="0080040E"/>
    <w:rsid w:val="008120F4"/>
    <w:rsid w:val="00816409"/>
    <w:rsid w:val="00816A76"/>
    <w:rsid w:val="008233F6"/>
    <w:rsid w:val="0082460F"/>
    <w:rsid w:val="00824723"/>
    <w:rsid w:val="00824925"/>
    <w:rsid w:val="0083160D"/>
    <w:rsid w:val="008319F3"/>
    <w:rsid w:val="008342A6"/>
    <w:rsid w:val="00834BE4"/>
    <w:rsid w:val="00834F18"/>
    <w:rsid w:val="0083501B"/>
    <w:rsid w:val="00835686"/>
    <w:rsid w:val="00836B4B"/>
    <w:rsid w:val="00840376"/>
    <w:rsid w:val="00841C0E"/>
    <w:rsid w:val="00842066"/>
    <w:rsid w:val="008424B2"/>
    <w:rsid w:val="00842B3C"/>
    <w:rsid w:val="00844098"/>
    <w:rsid w:val="008456AE"/>
    <w:rsid w:val="00845FFF"/>
    <w:rsid w:val="0085073F"/>
    <w:rsid w:val="00850C2A"/>
    <w:rsid w:val="00851893"/>
    <w:rsid w:val="0085206B"/>
    <w:rsid w:val="0085435E"/>
    <w:rsid w:val="00854D28"/>
    <w:rsid w:val="0085527A"/>
    <w:rsid w:val="008620A0"/>
    <w:rsid w:val="0086500C"/>
    <w:rsid w:val="00866683"/>
    <w:rsid w:val="008671B2"/>
    <w:rsid w:val="0087093B"/>
    <w:rsid w:val="00870987"/>
    <w:rsid w:val="008716A3"/>
    <w:rsid w:val="0087696A"/>
    <w:rsid w:val="008778CE"/>
    <w:rsid w:val="00881562"/>
    <w:rsid w:val="00881EAD"/>
    <w:rsid w:val="0088269D"/>
    <w:rsid w:val="00883A14"/>
    <w:rsid w:val="00883F0E"/>
    <w:rsid w:val="008842C6"/>
    <w:rsid w:val="00886920"/>
    <w:rsid w:val="00886BAB"/>
    <w:rsid w:val="00890312"/>
    <w:rsid w:val="00892659"/>
    <w:rsid w:val="0089314D"/>
    <w:rsid w:val="00895211"/>
    <w:rsid w:val="00895976"/>
    <w:rsid w:val="008A01D9"/>
    <w:rsid w:val="008A1B12"/>
    <w:rsid w:val="008A26E6"/>
    <w:rsid w:val="008A649F"/>
    <w:rsid w:val="008A6612"/>
    <w:rsid w:val="008B2338"/>
    <w:rsid w:val="008B24F8"/>
    <w:rsid w:val="008B2EBD"/>
    <w:rsid w:val="008B424F"/>
    <w:rsid w:val="008B50C9"/>
    <w:rsid w:val="008B5CE1"/>
    <w:rsid w:val="008C0691"/>
    <w:rsid w:val="008C16FE"/>
    <w:rsid w:val="008C195B"/>
    <w:rsid w:val="008C1FF8"/>
    <w:rsid w:val="008C2069"/>
    <w:rsid w:val="008C24DD"/>
    <w:rsid w:val="008C3A11"/>
    <w:rsid w:val="008C3AC8"/>
    <w:rsid w:val="008C41A9"/>
    <w:rsid w:val="008D18FA"/>
    <w:rsid w:val="008D1CA2"/>
    <w:rsid w:val="008D3192"/>
    <w:rsid w:val="008D41D9"/>
    <w:rsid w:val="008D4A2E"/>
    <w:rsid w:val="008D4C1D"/>
    <w:rsid w:val="008D5545"/>
    <w:rsid w:val="008D6A70"/>
    <w:rsid w:val="008D6F68"/>
    <w:rsid w:val="008E4467"/>
    <w:rsid w:val="008E6569"/>
    <w:rsid w:val="008F3D62"/>
    <w:rsid w:val="008F4FE6"/>
    <w:rsid w:val="008F6D40"/>
    <w:rsid w:val="008F7536"/>
    <w:rsid w:val="009025E5"/>
    <w:rsid w:val="0090396F"/>
    <w:rsid w:val="00904F91"/>
    <w:rsid w:val="009061EA"/>
    <w:rsid w:val="0090760A"/>
    <w:rsid w:val="0091163C"/>
    <w:rsid w:val="009158BD"/>
    <w:rsid w:val="00916438"/>
    <w:rsid w:val="009174CE"/>
    <w:rsid w:val="00927553"/>
    <w:rsid w:val="0092771E"/>
    <w:rsid w:val="009317D6"/>
    <w:rsid w:val="00932C44"/>
    <w:rsid w:val="00935570"/>
    <w:rsid w:val="00935B6B"/>
    <w:rsid w:val="00936A3A"/>
    <w:rsid w:val="0093790F"/>
    <w:rsid w:val="009406A2"/>
    <w:rsid w:val="009427B1"/>
    <w:rsid w:val="009475A8"/>
    <w:rsid w:val="009475CF"/>
    <w:rsid w:val="009509B5"/>
    <w:rsid w:val="00952AEB"/>
    <w:rsid w:val="00953636"/>
    <w:rsid w:val="0095417E"/>
    <w:rsid w:val="00956EC8"/>
    <w:rsid w:val="009605E8"/>
    <w:rsid w:val="00960A80"/>
    <w:rsid w:val="00961383"/>
    <w:rsid w:val="00964A46"/>
    <w:rsid w:val="00964EDB"/>
    <w:rsid w:val="0096665B"/>
    <w:rsid w:val="009711D1"/>
    <w:rsid w:val="00971C35"/>
    <w:rsid w:val="0097259B"/>
    <w:rsid w:val="00973350"/>
    <w:rsid w:val="009754F8"/>
    <w:rsid w:val="009842E1"/>
    <w:rsid w:val="0099284D"/>
    <w:rsid w:val="00992DC9"/>
    <w:rsid w:val="00994FF0"/>
    <w:rsid w:val="0099625C"/>
    <w:rsid w:val="00996D31"/>
    <w:rsid w:val="00997C77"/>
    <w:rsid w:val="009A25A9"/>
    <w:rsid w:val="009A365F"/>
    <w:rsid w:val="009A5245"/>
    <w:rsid w:val="009A627C"/>
    <w:rsid w:val="009B04ED"/>
    <w:rsid w:val="009B185A"/>
    <w:rsid w:val="009B189C"/>
    <w:rsid w:val="009B3D0C"/>
    <w:rsid w:val="009B449E"/>
    <w:rsid w:val="009B5F18"/>
    <w:rsid w:val="009B6D2C"/>
    <w:rsid w:val="009B794D"/>
    <w:rsid w:val="009C02F2"/>
    <w:rsid w:val="009C1446"/>
    <w:rsid w:val="009C1F2D"/>
    <w:rsid w:val="009C22E0"/>
    <w:rsid w:val="009C324F"/>
    <w:rsid w:val="009C4672"/>
    <w:rsid w:val="009C5979"/>
    <w:rsid w:val="009C6791"/>
    <w:rsid w:val="009C7E5D"/>
    <w:rsid w:val="009D0B06"/>
    <w:rsid w:val="009D245A"/>
    <w:rsid w:val="009D33B9"/>
    <w:rsid w:val="009D505A"/>
    <w:rsid w:val="009D54C0"/>
    <w:rsid w:val="009D63F8"/>
    <w:rsid w:val="009D6E1D"/>
    <w:rsid w:val="009D738B"/>
    <w:rsid w:val="009D7DF4"/>
    <w:rsid w:val="009E3036"/>
    <w:rsid w:val="009E30BB"/>
    <w:rsid w:val="009E5323"/>
    <w:rsid w:val="009E54C3"/>
    <w:rsid w:val="009E5BC7"/>
    <w:rsid w:val="009E6852"/>
    <w:rsid w:val="009E773C"/>
    <w:rsid w:val="009E7E28"/>
    <w:rsid w:val="009F170C"/>
    <w:rsid w:val="009F19AE"/>
    <w:rsid w:val="009F3E2F"/>
    <w:rsid w:val="009F40FD"/>
    <w:rsid w:val="009F55DA"/>
    <w:rsid w:val="009F63AD"/>
    <w:rsid w:val="009F71B7"/>
    <w:rsid w:val="009F740D"/>
    <w:rsid w:val="00A0000C"/>
    <w:rsid w:val="00A03050"/>
    <w:rsid w:val="00A07E8E"/>
    <w:rsid w:val="00A07FF0"/>
    <w:rsid w:val="00A15BD9"/>
    <w:rsid w:val="00A22484"/>
    <w:rsid w:val="00A238AD"/>
    <w:rsid w:val="00A267C4"/>
    <w:rsid w:val="00A2741E"/>
    <w:rsid w:val="00A274C8"/>
    <w:rsid w:val="00A31298"/>
    <w:rsid w:val="00A3297D"/>
    <w:rsid w:val="00A32989"/>
    <w:rsid w:val="00A32F98"/>
    <w:rsid w:val="00A348C3"/>
    <w:rsid w:val="00A34EB5"/>
    <w:rsid w:val="00A35299"/>
    <w:rsid w:val="00A353FC"/>
    <w:rsid w:val="00A36EB3"/>
    <w:rsid w:val="00A372B4"/>
    <w:rsid w:val="00A41B3B"/>
    <w:rsid w:val="00A423F6"/>
    <w:rsid w:val="00A42ACA"/>
    <w:rsid w:val="00A46968"/>
    <w:rsid w:val="00A47619"/>
    <w:rsid w:val="00A50502"/>
    <w:rsid w:val="00A505F0"/>
    <w:rsid w:val="00A50917"/>
    <w:rsid w:val="00A545A7"/>
    <w:rsid w:val="00A57B81"/>
    <w:rsid w:val="00A62988"/>
    <w:rsid w:val="00A62D25"/>
    <w:rsid w:val="00A64F7F"/>
    <w:rsid w:val="00A660F6"/>
    <w:rsid w:val="00A66145"/>
    <w:rsid w:val="00A67501"/>
    <w:rsid w:val="00A676EF"/>
    <w:rsid w:val="00A67F69"/>
    <w:rsid w:val="00A70DE5"/>
    <w:rsid w:val="00A73E8F"/>
    <w:rsid w:val="00A745FD"/>
    <w:rsid w:val="00A75CDB"/>
    <w:rsid w:val="00A7754A"/>
    <w:rsid w:val="00A77BBB"/>
    <w:rsid w:val="00A81575"/>
    <w:rsid w:val="00A839BC"/>
    <w:rsid w:val="00A85E00"/>
    <w:rsid w:val="00A86957"/>
    <w:rsid w:val="00A931E6"/>
    <w:rsid w:val="00A938E8"/>
    <w:rsid w:val="00A939B7"/>
    <w:rsid w:val="00A967F8"/>
    <w:rsid w:val="00A96D0D"/>
    <w:rsid w:val="00AA01BB"/>
    <w:rsid w:val="00AA0B1C"/>
    <w:rsid w:val="00AA645D"/>
    <w:rsid w:val="00AA6B04"/>
    <w:rsid w:val="00AB2DD4"/>
    <w:rsid w:val="00AB3168"/>
    <w:rsid w:val="00AB4C65"/>
    <w:rsid w:val="00AB54CE"/>
    <w:rsid w:val="00AC0D26"/>
    <w:rsid w:val="00AC156B"/>
    <w:rsid w:val="00AC1BDA"/>
    <w:rsid w:val="00AC3A1F"/>
    <w:rsid w:val="00AC7336"/>
    <w:rsid w:val="00AC7BBC"/>
    <w:rsid w:val="00AD36E0"/>
    <w:rsid w:val="00AD59AD"/>
    <w:rsid w:val="00AE0146"/>
    <w:rsid w:val="00AE2730"/>
    <w:rsid w:val="00AE2DB9"/>
    <w:rsid w:val="00AE5D95"/>
    <w:rsid w:val="00AE7B27"/>
    <w:rsid w:val="00AF6323"/>
    <w:rsid w:val="00AF66A3"/>
    <w:rsid w:val="00AF6791"/>
    <w:rsid w:val="00AF6DE8"/>
    <w:rsid w:val="00AF7050"/>
    <w:rsid w:val="00B01DB4"/>
    <w:rsid w:val="00B047FE"/>
    <w:rsid w:val="00B0720D"/>
    <w:rsid w:val="00B07892"/>
    <w:rsid w:val="00B11565"/>
    <w:rsid w:val="00B21EBF"/>
    <w:rsid w:val="00B22AA3"/>
    <w:rsid w:val="00B23177"/>
    <w:rsid w:val="00B24E19"/>
    <w:rsid w:val="00B24FDF"/>
    <w:rsid w:val="00B25332"/>
    <w:rsid w:val="00B26CBE"/>
    <w:rsid w:val="00B2794D"/>
    <w:rsid w:val="00B30706"/>
    <w:rsid w:val="00B30AAF"/>
    <w:rsid w:val="00B3354C"/>
    <w:rsid w:val="00B3459B"/>
    <w:rsid w:val="00B34F8D"/>
    <w:rsid w:val="00B35036"/>
    <w:rsid w:val="00B35D7D"/>
    <w:rsid w:val="00B36405"/>
    <w:rsid w:val="00B36F36"/>
    <w:rsid w:val="00B46DED"/>
    <w:rsid w:val="00B512BE"/>
    <w:rsid w:val="00B521E1"/>
    <w:rsid w:val="00B52CF4"/>
    <w:rsid w:val="00B545A4"/>
    <w:rsid w:val="00B60FE0"/>
    <w:rsid w:val="00B61A45"/>
    <w:rsid w:val="00B6248A"/>
    <w:rsid w:val="00B6300A"/>
    <w:rsid w:val="00B634FD"/>
    <w:rsid w:val="00B6433A"/>
    <w:rsid w:val="00B66400"/>
    <w:rsid w:val="00B6750E"/>
    <w:rsid w:val="00B70FC6"/>
    <w:rsid w:val="00B7144D"/>
    <w:rsid w:val="00B740F0"/>
    <w:rsid w:val="00B77273"/>
    <w:rsid w:val="00B77AD5"/>
    <w:rsid w:val="00B81CAB"/>
    <w:rsid w:val="00B826CE"/>
    <w:rsid w:val="00B845E5"/>
    <w:rsid w:val="00B85207"/>
    <w:rsid w:val="00B85E3D"/>
    <w:rsid w:val="00B87D83"/>
    <w:rsid w:val="00B91C3F"/>
    <w:rsid w:val="00B91DEC"/>
    <w:rsid w:val="00B9414E"/>
    <w:rsid w:val="00B953D3"/>
    <w:rsid w:val="00B966C0"/>
    <w:rsid w:val="00BA5556"/>
    <w:rsid w:val="00BA5890"/>
    <w:rsid w:val="00BB059A"/>
    <w:rsid w:val="00BB08AA"/>
    <w:rsid w:val="00BB1411"/>
    <w:rsid w:val="00BB2C99"/>
    <w:rsid w:val="00BB349B"/>
    <w:rsid w:val="00BB39A1"/>
    <w:rsid w:val="00BB5609"/>
    <w:rsid w:val="00BB6B43"/>
    <w:rsid w:val="00BC0ED3"/>
    <w:rsid w:val="00BC260D"/>
    <w:rsid w:val="00BC5DBA"/>
    <w:rsid w:val="00BC6875"/>
    <w:rsid w:val="00BC7179"/>
    <w:rsid w:val="00BC7384"/>
    <w:rsid w:val="00BD017B"/>
    <w:rsid w:val="00BD01DD"/>
    <w:rsid w:val="00BD204C"/>
    <w:rsid w:val="00BD4FC0"/>
    <w:rsid w:val="00BD57A1"/>
    <w:rsid w:val="00BE0E64"/>
    <w:rsid w:val="00BE562A"/>
    <w:rsid w:val="00BE7814"/>
    <w:rsid w:val="00BF0286"/>
    <w:rsid w:val="00BF0C6E"/>
    <w:rsid w:val="00BF1BD2"/>
    <w:rsid w:val="00BF21F0"/>
    <w:rsid w:val="00BF3E30"/>
    <w:rsid w:val="00BF496A"/>
    <w:rsid w:val="00BF4A94"/>
    <w:rsid w:val="00BF5595"/>
    <w:rsid w:val="00BF6B62"/>
    <w:rsid w:val="00BF7354"/>
    <w:rsid w:val="00BF7982"/>
    <w:rsid w:val="00C007B6"/>
    <w:rsid w:val="00C02412"/>
    <w:rsid w:val="00C025BB"/>
    <w:rsid w:val="00C1064F"/>
    <w:rsid w:val="00C1115E"/>
    <w:rsid w:val="00C123FA"/>
    <w:rsid w:val="00C15FBA"/>
    <w:rsid w:val="00C177DF"/>
    <w:rsid w:val="00C2006D"/>
    <w:rsid w:val="00C20553"/>
    <w:rsid w:val="00C2153E"/>
    <w:rsid w:val="00C219D8"/>
    <w:rsid w:val="00C2239B"/>
    <w:rsid w:val="00C2380F"/>
    <w:rsid w:val="00C26B36"/>
    <w:rsid w:val="00C2717D"/>
    <w:rsid w:val="00C27E59"/>
    <w:rsid w:val="00C27F7A"/>
    <w:rsid w:val="00C31770"/>
    <w:rsid w:val="00C31FE5"/>
    <w:rsid w:val="00C3448E"/>
    <w:rsid w:val="00C374FE"/>
    <w:rsid w:val="00C37B32"/>
    <w:rsid w:val="00C411C4"/>
    <w:rsid w:val="00C41CDC"/>
    <w:rsid w:val="00C420E7"/>
    <w:rsid w:val="00C43375"/>
    <w:rsid w:val="00C44007"/>
    <w:rsid w:val="00C4577D"/>
    <w:rsid w:val="00C474AD"/>
    <w:rsid w:val="00C5011E"/>
    <w:rsid w:val="00C50270"/>
    <w:rsid w:val="00C54C0C"/>
    <w:rsid w:val="00C55F13"/>
    <w:rsid w:val="00C578C0"/>
    <w:rsid w:val="00C579DC"/>
    <w:rsid w:val="00C60DE7"/>
    <w:rsid w:val="00C6116D"/>
    <w:rsid w:val="00C61950"/>
    <w:rsid w:val="00C61ED4"/>
    <w:rsid w:val="00C64A14"/>
    <w:rsid w:val="00C666CB"/>
    <w:rsid w:val="00C66D55"/>
    <w:rsid w:val="00C674AC"/>
    <w:rsid w:val="00C67EFD"/>
    <w:rsid w:val="00C70A3A"/>
    <w:rsid w:val="00C72A0F"/>
    <w:rsid w:val="00C72AB5"/>
    <w:rsid w:val="00C72EC1"/>
    <w:rsid w:val="00C742AC"/>
    <w:rsid w:val="00C744ED"/>
    <w:rsid w:val="00C74C92"/>
    <w:rsid w:val="00C7571A"/>
    <w:rsid w:val="00C8316B"/>
    <w:rsid w:val="00C8365D"/>
    <w:rsid w:val="00C94F55"/>
    <w:rsid w:val="00C97DAF"/>
    <w:rsid w:val="00CA2A0C"/>
    <w:rsid w:val="00CA3033"/>
    <w:rsid w:val="00CA474B"/>
    <w:rsid w:val="00CA5F6E"/>
    <w:rsid w:val="00CA6F2A"/>
    <w:rsid w:val="00CA7789"/>
    <w:rsid w:val="00CA7FA9"/>
    <w:rsid w:val="00CB2A38"/>
    <w:rsid w:val="00CB4FCC"/>
    <w:rsid w:val="00CB5019"/>
    <w:rsid w:val="00CB5442"/>
    <w:rsid w:val="00CC05CE"/>
    <w:rsid w:val="00CC0C2A"/>
    <w:rsid w:val="00CC324C"/>
    <w:rsid w:val="00CC41A7"/>
    <w:rsid w:val="00CC45EC"/>
    <w:rsid w:val="00CC48D6"/>
    <w:rsid w:val="00CD2314"/>
    <w:rsid w:val="00CD27F3"/>
    <w:rsid w:val="00CD2939"/>
    <w:rsid w:val="00CD3F50"/>
    <w:rsid w:val="00CD4925"/>
    <w:rsid w:val="00CD5135"/>
    <w:rsid w:val="00CD518B"/>
    <w:rsid w:val="00CD6A47"/>
    <w:rsid w:val="00CD6C95"/>
    <w:rsid w:val="00CD7AE8"/>
    <w:rsid w:val="00CE2024"/>
    <w:rsid w:val="00CE34AC"/>
    <w:rsid w:val="00CE5418"/>
    <w:rsid w:val="00CE66D6"/>
    <w:rsid w:val="00CE674D"/>
    <w:rsid w:val="00CE678B"/>
    <w:rsid w:val="00CF24FA"/>
    <w:rsid w:val="00CF3537"/>
    <w:rsid w:val="00CF3C72"/>
    <w:rsid w:val="00CF4950"/>
    <w:rsid w:val="00D03B06"/>
    <w:rsid w:val="00D053B4"/>
    <w:rsid w:val="00D0608F"/>
    <w:rsid w:val="00D077D2"/>
    <w:rsid w:val="00D0794B"/>
    <w:rsid w:val="00D1031E"/>
    <w:rsid w:val="00D105ED"/>
    <w:rsid w:val="00D1100B"/>
    <w:rsid w:val="00D12A0B"/>
    <w:rsid w:val="00D12BFE"/>
    <w:rsid w:val="00D12D33"/>
    <w:rsid w:val="00D137D6"/>
    <w:rsid w:val="00D17A66"/>
    <w:rsid w:val="00D2089B"/>
    <w:rsid w:val="00D20C29"/>
    <w:rsid w:val="00D20CE1"/>
    <w:rsid w:val="00D22FFD"/>
    <w:rsid w:val="00D24EC0"/>
    <w:rsid w:val="00D26F57"/>
    <w:rsid w:val="00D3349E"/>
    <w:rsid w:val="00D348AC"/>
    <w:rsid w:val="00D365E6"/>
    <w:rsid w:val="00D3735A"/>
    <w:rsid w:val="00D4343B"/>
    <w:rsid w:val="00D43D46"/>
    <w:rsid w:val="00D51A67"/>
    <w:rsid w:val="00D574DC"/>
    <w:rsid w:val="00D576E1"/>
    <w:rsid w:val="00D579FB"/>
    <w:rsid w:val="00D607D5"/>
    <w:rsid w:val="00D60E7A"/>
    <w:rsid w:val="00D61C46"/>
    <w:rsid w:val="00D6281E"/>
    <w:rsid w:val="00D63254"/>
    <w:rsid w:val="00D6570F"/>
    <w:rsid w:val="00D703F3"/>
    <w:rsid w:val="00D71834"/>
    <w:rsid w:val="00D740C8"/>
    <w:rsid w:val="00D83439"/>
    <w:rsid w:val="00D8678C"/>
    <w:rsid w:val="00D87D2F"/>
    <w:rsid w:val="00D90D25"/>
    <w:rsid w:val="00D9277A"/>
    <w:rsid w:val="00D962FA"/>
    <w:rsid w:val="00DA1A55"/>
    <w:rsid w:val="00DA2532"/>
    <w:rsid w:val="00DA25BA"/>
    <w:rsid w:val="00DA2E9C"/>
    <w:rsid w:val="00DA3B46"/>
    <w:rsid w:val="00DA403C"/>
    <w:rsid w:val="00DA4DFD"/>
    <w:rsid w:val="00DA64D8"/>
    <w:rsid w:val="00DA7B90"/>
    <w:rsid w:val="00DA7C61"/>
    <w:rsid w:val="00DB002E"/>
    <w:rsid w:val="00DB04D5"/>
    <w:rsid w:val="00DB4024"/>
    <w:rsid w:val="00DB5B2D"/>
    <w:rsid w:val="00DC034D"/>
    <w:rsid w:val="00DC035F"/>
    <w:rsid w:val="00DC245B"/>
    <w:rsid w:val="00DC4446"/>
    <w:rsid w:val="00DC4722"/>
    <w:rsid w:val="00DC4779"/>
    <w:rsid w:val="00DC540D"/>
    <w:rsid w:val="00DD06C2"/>
    <w:rsid w:val="00DD2D2C"/>
    <w:rsid w:val="00DD3E08"/>
    <w:rsid w:val="00DD5EC2"/>
    <w:rsid w:val="00DD6AE9"/>
    <w:rsid w:val="00DD78CC"/>
    <w:rsid w:val="00DE31B1"/>
    <w:rsid w:val="00DE49FD"/>
    <w:rsid w:val="00DE6EC9"/>
    <w:rsid w:val="00DE715D"/>
    <w:rsid w:val="00DE791E"/>
    <w:rsid w:val="00DF23F4"/>
    <w:rsid w:val="00DF4E21"/>
    <w:rsid w:val="00DF5D16"/>
    <w:rsid w:val="00DF7192"/>
    <w:rsid w:val="00DF7BF3"/>
    <w:rsid w:val="00E01020"/>
    <w:rsid w:val="00E04342"/>
    <w:rsid w:val="00E06CD0"/>
    <w:rsid w:val="00E079B3"/>
    <w:rsid w:val="00E079D0"/>
    <w:rsid w:val="00E1142B"/>
    <w:rsid w:val="00E1287D"/>
    <w:rsid w:val="00E210E1"/>
    <w:rsid w:val="00E227B6"/>
    <w:rsid w:val="00E23AE3"/>
    <w:rsid w:val="00E2415D"/>
    <w:rsid w:val="00E24C20"/>
    <w:rsid w:val="00E2699A"/>
    <w:rsid w:val="00E277CA"/>
    <w:rsid w:val="00E31FE6"/>
    <w:rsid w:val="00E32C2D"/>
    <w:rsid w:val="00E34B9E"/>
    <w:rsid w:val="00E37791"/>
    <w:rsid w:val="00E37A34"/>
    <w:rsid w:val="00E40596"/>
    <w:rsid w:val="00E40710"/>
    <w:rsid w:val="00E40A91"/>
    <w:rsid w:val="00E41BAC"/>
    <w:rsid w:val="00E424F9"/>
    <w:rsid w:val="00E42C40"/>
    <w:rsid w:val="00E43F48"/>
    <w:rsid w:val="00E44209"/>
    <w:rsid w:val="00E44A77"/>
    <w:rsid w:val="00E44F86"/>
    <w:rsid w:val="00E45EEE"/>
    <w:rsid w:val="00E45FCB"/>
    <w:rsid w:val="00E46EA1"/>
    <w:rsid w:val="00E51AB1"/>
    <w:rsid w:val="00E53705"/>
    <w:rsid w:val="00E53A9B"/>
    <w:rsid w:val="00E54ED4"/>
    <w:rsid w:val="00E56553"/>
    <w:rsid w:val="00E5784A"/>
    <w:rsid w:val="00E6081B"/>
    <w:rsid w:val="00E6104C"/>
    <w:rsid w:val="00E61647"/>
    <w:rsid w:val="00E64C74"/>
    <w:rsid w:val="00E66EA9"/>
    <w:rsid w:val="00E67EC1"/>
    <w:rsid w:val="00E718C3"/>
    <w:rsid w:val="00E721F6"/>
    <w:rsid w:val="00E7489C"/>
    <w:rsid w:val="00E7509D"/>
    <w:rsid w:val="00E76D23"/>
    <w:rsid w:val="00E81F73"/>
    <w:rsid w:val="00E8228F"/>
    <w:rsid w:val="00E83C5C"/>
    <w:rsid w:val="00E841A9"/>
    <w:rsid w:val="00E85870"/>
    <w:rsid w:val="00E9181A"/>
    <w:rsid w:val="00E94152"/>
    <w:rsid w:val="00E94A17"/>
    <w:rsid w:val="00E94FA4"/>
    <w:rsid w:val="00E95A82"/>
    <w:rsid w:val="00EA2D9B"/>
    <w:rsid w:val="00EA321C"/>
    <w:rsid w:val="00EA551C"/>
    <w:rsid w:val="00EA5BCB"/>
    <w:rsid w:val="00EA6C1B"/>
    <w:rsid w:val="00EA6CFD"/>
    <w:rsid w:val="00EA7371"/>
    <w:rsid w:val="00EA7BEE"/>
    <w:rsid w:val="00EA7E09"/>
    <w:rsid w:val="00EB09C8"/>
    <w:rsid w:val="00EB2530"/>
    <w:rsid w:val="00EB28D8"/>
    <w:rsid w:val="00EB3075"/>
    <w:rsid w:val="00EB5112"/>
    <w:rsid w:val="00EB7378"/>
    <w:rsid w:val="00EC08D9"/>
    <w:rsid w:val="00EC3466"/>
    <w:rsid w:val="00EC37B9"/>
    <w:rsid w:val="00EC5F2C"/>
    <w:rsid w:val="00EC6BFD"/>
    <w:rsid w:val="00ED00BE"/>
    <w:rsid w:val="00ED0FAE"/>
    <w:rsid w:val="00ED1E32"/>
    <w:rsid w:val="00ED4520"/>
    <w:rsid w:val="00ED6B1E"/>
    <w:rsid w:val="00ED76A7"/>
    <w:rsid w:val="00ED7C57"/>
    <w:rsid w:val="00EE308D"/>
    <w:rsid w:val="00EE356A"/>
    <w:rsid w:val="00EE3FD8"/>
    <w:rsid w:val="00EE7663"/>
    <w:rsid w:val="00EF3070"/>
    <w:rsid w:val="00EF3F9D"/>
    <w:rsid w:val="00EF58A2"/>
    <w:rsid w:val="00EF7B68"/>
    <w:rsid w:val="00F00BEB"/>
    <w:rsid w:val="00F02313"/>
    <w:rsid w:val="00F0535F"/>
    <w:rsid w:val="00F0712C"/>
    <w:rsid w:val="00F10F31"/>
    <w:rsid w:val="00F11536"/>
    <w:rsid w:val="00F1451D"/>
    <w:rsid w:val="00F15D8B"/>
    <w:rsid w:val="00F168FF"/>
    <w:rsid w:val="00F16CF0"/>
    <w:rsid w:val="00F22BED"/>
    <w:rsid w:val="00F2354B"/>
    <w:rsid w:val="00F2386B"/>
    <w:rsid w:val="00F240BA"/>
    <w:rsid w:val="00F252FA"/>
    <w:rsid w:val="00F25332"/>
    <w:rsid w:val="00F256A2"/>
    <w:rsid w:val="00F25D35"/>
    <w:rsid w:val="00F25FC1"/>
    <w:rsid w:val="00F2684D"/>
    <w:rsid w:val="00F27346"/>
    <w:rsid w:val="00F3074A"/>
    <w:rsid w:val="00F34BF5"/>
    <w:rsid w:val="00F36A7B"/>
    <w:rsid w:val="00F40D76"/>
    <w:rsid w:val="00F427B0"/>
    <w:rsid w:val="00F4331D"/>
    <w:rsid w:val="00F456CE"/>
    <w:rsid w:val="00F47941"/>
    <w:rsid w:val="00F502AD"/>
    <w:rsid w:val="00F522AE"/>
    <w:rsid w:val="00F5295E"/>
    <w:rsid w:val="00F52FA1"/>
    <w:rsid w:val="00F534CF"/>
    <w:rsid w:val="00F54A34"/>
    <w:rsid w:val="00F60A63"/>
    <w:rsid w:val="00F672DD"/>
    <w:rsid w:val="00F67C77"/>
    <w:rsid w:val="00F715B0"/>
    <w:rsid w:val="00F72B7D"/>
    <w:rsid w:val="00F7463E"/>
    <w:rsid w:val="00F7637F"/>
    <w:rsid w:val="00F7677A"/>
    <w:rsid w:val="00F76B1F"/>
    <w:rsid w:val="00F77C56"/>
    <w:rsid w:val="00F804D4"/>
    <w:rsid w:val="00F84A8E"/>
    <w:rsid w:val="00F84E14"/>
    <w:rsid w:val="00F84E9A"/>
    <w:rsid w:val="00F87388"/>
    <w:rsid w:val="00F87C62"/>
    <w:rsid w:val="00F906DC"/>
    <w:rsid w:val="00F94248"/>
    <w:rsid w:val="00F9561E"/>
    <w:rsid w:val="00F95DFC"/>
    <w:rsid w:val="00F96040"/>
    <w:rsid w:val="00F97453"/>
    <w:rsid w:val="00FA4E3C"/>
    <w:rsid w:val="00FA5234"/>
    <w:rsid w:val="00FA53B0"/>
    <w:rsid w:val="00FA744D"/>
    <w:rsid w:val="00FA7BEE"/>
    <w:rsid w:val="00FB1D7F"/>
    <w:rsid w:val="00FB3187"/>
    <w:rsid w:val="00FB3487"/>
    <w:rsid w:val="00FB431E"/>
    <w:rsid w:val="00FB4D05"/>
    <w:rsid w:val="00FB57CC"/>
    <w:rsid w:val="00FC3493"/>
    <w:rsid w:val="00FC362C"/>
    <w:rsid w:val="00FC39EE"/>
    <w:rsid w:val="00FC4792"/>
    <w:rsid w:val="00FC4B91"/>
    <w:rsid w:val="00FC530D"/>
    <w:rsid w:val="00FC565C"/>
    <w:rsid w:val="00FC6472"/>
    <w:rsid w:val="00FC7AAE"/>
    <w:rsid w:val="00FD1954"/>
    <w:rsid w:val="00FD2F51"/>
    <w:rsid w:val="00FD43A4"/>
    <w:rsid w:val="00FD627B"/>
    <w:rsid w:val="00FD6BCF"/>
    <w:rsid w:val="00FD6E32"/>
    <w:rsid w:val="00FE0B55"/>
    <w:rsid w:val="00FE1AD4"/>
    <w:rsid w:val="00FE4BE1"/>
    <w:rsid w:val="00FE5649"/>
    <w:rsid w:val="00FE56DA"/>
    <w:rsid w:val="00FE6AC5"/>
    <w:rsid w:val="00FF0D6A"/>
    <w:rsid w:val="00FF170F"/>
    <w:rsid w:val="00FF17A7"/>
    <w:rsid w:val="00FF3BC7"/>
    <w:rsid w:val="00FF6031"/>
    <w:rsid w:val="00FF6948"/>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042"/>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4"/>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5"/>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bCs/>
      <w:color w:val="5B7F95" w:themeColor="accent1"/>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bCs/>
      <w:color w:val="5B7F95" w:themeColor="accent1"/>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8D1CA2"/>
    <w:pPr>
      <w:spacing w:after="100"/>
    </w:pPr>
  </w:style>
  <w:style w:type="paragraph" w:styleId="TM2">
    <w:name w:val="toc 2"/>
    <w:basedOn w:val="Normal"/>
    <w:next w:val="Normal"/>
    <w:autoRedefine/>
    <w:uiPriority w:val="39"/>
    <w:unhideWhenUsed/>
    <w:rsid w:val="008D1CA2"/>
    <w:pPr>
      <w:spacing w:after="100"/>
      <w:ind w:left="220"/>
    </w:pPr>
  </w:style>
  <w:style w:type="paragraph" w:styleId="TM3">
    <w:name w:val="toc 3"/>
    <w:basedOn w:val="Normal"/>
    <w:next w:val="Normal"/>
    <w:autoRedefine/>
    <w:uiPriority w:val="39"/>
    <w:unhideWhenUsed/>
    <w:rsid w:val="008D1CA2"/>
    <w:pPr>
      <w:spacing w:after="100"/>
      <w:ind w:left="440"/>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6"/>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5B7F95" w:themeColor="text1"/>
      <w:sz w:val="36"/>
      <w:szCs w:val="28"/>
    </w:rPr>
  </w:style>
  <w:style w:type="paragraph" w:customStyle="1" w:styleId="3DSTitle1">
    <w:name w:val="3DS Title 1"/>
    <w:basedOn w:val="Titre11"/>
    <w:link w:val="3DSTitle1Car"/>
    <w:qFormat/>
    <w:rsid w:val="004D1196"/>
    <w:pPr>
      <w:numPr>
        <w:numId w:val="8"/>
      </w:numPr>
    </w:pPr>
    <w:rPr>
      <w:color w:val="005386"/>
      <w:sz w:val="32"/>
    </w:rPr>
  </w:style>
  <w:style w:type="paragraph" w:customStyle="1" w:styleId="3DSTitle2">
    <w:name w:val="3DS Title 2"/>
    <w:basedOn w:val="Titre11"/>
    <w:link w:val="3DSTitle2Car"/>
    <w:qFormat/>
    <w:rsid w:val="00FD627B"/>
    <w:pPr>
      <w:numPr>
        <w:ilvl w:val="1"/>
        <w:numId w:val="8"/>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8"/>
      </w:numPr>
    </w:pPr>
    <w:rPr>
      <w:b w:val="0"/>
      <w:sz w:val="24"/>
    </w:rPr>
  </w:style>
  <w:style w:type="character" w:customStyle="1" w:styleId="3DSTitle2Car">
    <w:name w:val="3DS Title 2 Car"/>
    <w:basedOn w:val="Titre1Char"/>
    <w:link w:val="3DSTitle2"/>
    <w:rsid w:val="00FD627B"/>
    <w:rPr>
      <w:rFonts w:ascii="Arial" w:eastAsiaTheme="majorEastAsia" w:hAnsi="Arial" w:cs="Arial"/>
      <w:b/>
      <w:bCs/>
      <w:color w:val="5B7F95" w:themeColor="text1"/>
      <w:sz w:val="28"/>
      <w:szCs w:val="28"/>
    </w:rPr>
  </w:style>
  <w:style w:type="character" w:customStyle="1" w:styleId="3DSTitle3Car">
    <w:name w:val="3DS Title 3 Car"/>
    <w:basedOn w:val="Titre1Char"/>
    <w:link w:val="3DSTitle3"/>
    <w:rsid w:val="00FD627B"/>
    <w:rPr>
      <w:rFonts w:ascii="Arial" w:eastAsiaTheme="majorEastAsia" w:hAnsi="Arial" w:cs="Arial"/>
      <w:b/>
      <w:bCs/>
      <w:color w:val="5B7F95" w:themeColor="text1"/>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 w:type="paragraph" w:styleId="Objetducommentaire">
    <w:name w:val="annotation subject"/>
    <w:basedOn w:val="Commentaire"/>
    <w:next w:val="Commentaire"/>
    <w:link w:val="ObjetducommentaireCar"/>
    <w:uiPriority w:val="99"/>
    <w:semiHidden/>
    <w:unhideWhenUsed/>
    <w:rsid w:val="004A1A87"/>
    <w:pPr>
      <w:spacing w:after="200"/>
    </w:pPr>
    <w:rPr>
      <w:rFonts w:ascii="Arial" w:eastAsia="SimSun" w:hAnsi="Arial" w:cstheme="minorBidi"/>
      <w:b/>
      <w:bCs/>
      <w:sz w:val="20"/>
    </w:rPr>
  </w:style>
  <w:style w:type="character" w:customStyle="1" w:styleId="ObjetducommentaireCar">
    <w:name w:val="Objet du commentaire Car"/>
    <w:basedOn w:val="CommentaireCar"/>
    <w:link w:val="Objetducommentaire"/>
    <w:uiPriority w:val="99"/>
    <w:semiHidden/>
    <w:rsid w:val="004A1A87"/>
    <w:rPr>
      <w:rFonts w:ascii="Arial" w:eastAsia="Times New Roman"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comments" Target="comments.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5.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0</TotalTime>
  <Pages>39</Pages>
  <Words>8746</Words>
  <Characters>49858</Characters>
  <Application>Microsoft Office Word</Application>
  <DocSecurity>0</DocSecurity>
  <Lines>415</Lines>
  <Paragraphs>116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3DS Word templates</vt:lpstr>
      <vt:lpstr>3DS Word templates</vt:lpstr>
    </vt:vector>
  </TitlesOfParts>
  <Manager>MARQUES Claudia;</Manager>
  <Company>Dassault Systemes</Company>
  <LinksUpToDate>false</LinksUpToDate>
  <CharactersWithSpaces>58488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3DS Word templates</dc:title>
  <dc:subject/>
  <dc:creator>ALLAIN Marine</dc:creator>
  <cp:keywords>3DS template; Word; 2024</cp:keywords>
  <dc:description/>
  <cp:lastModifiedBy>HUANG He (INTERN)</cp:lastModifiedBy>
  <cp:revision>2</cp:revision>
  <cp:lastPrinted>2025-07-07T12:40:00Z</cp:lastPrinted>
  <dcterms:created xsi:type="dcterms:W3CDTF">2025-07-30T15:44:00Z</dcterms:created>
  <dcterms:modified xsi:type="dcterms:W3CDTF">2025-07-30T15:44:00Z</dcterms:modified>
  <dc:language>English</dc:language>
</cp:coreProperties>
</file>